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rFonts w:asciiTheme="majorHAnsi" w:hAnsiTheme="majorHAnsi" w:cstheme="majorBidi"/>
          <w:color w:val="005CB9" w:themeColor="text2"/>
        </w:rPr>
        <w:id w:val="-47148453"/>
        <w:docPartObj>
          <w:docPartGallery w:val="Cover Pages"/>
          <w:docPartUnique/>
        </w:docPartObj>
      </w:sdtPr>
      <w:sdtEndPr>
        <w:rPr>
          <w:b/>
          <w:bCs/>
          <w:sz w:val="20"/>
          <w:szCs w:val="20"/>
        </w:rPr>
      </w:sdtEndPr>
      <w:sdtContent>
        <w:p w14:paraId="207082F3" w14:textId="166407F1" w:rsidR="00ED5CC7" w:rsidRPr="000E0C04" w:rsidRDefault="000E0C04" w:rsidP="3E5CDDB8">
          <w:pPr>
            <w:rPr>
              <w:rFonts w:asciiTheme="majorHAnsi" w:hAnsiTheme="majorHAnsi" w:cstheme="majorBidi"/>
              <w:color w:val="005CB9" w:themeColor="text2"/>
            </w:rPr>
          </w:pPr>
          <w:r w:rsidRPr="000E0C04">
            <w:rPr>
              <w:noProof/>
              <w:color w:val="005CB9" w:themeColor="text2"/>
              <w:shd w:val="clear" w:color="auto" w:fill="E6E6E6"/>
            </w:rPr>
            <mc:AlternateContent>
              <mc:Choice Requires="wps">
                <w:drawing>
                  <wp:anchor distT="0" distB="0" distL="114300" distR="114300" simplePos="0" relativeHeight="251658240" behindDoc="0" locked="0" layoutInCell="1" allowOverlap="1" wp14:anchorId="089E4C4C" wp14:editId="73F9EAD1">
                    <wp:simplePos x="0" y="0"/>
                    <wp:positionH relativeFrom="page">
                      <wp:posOffset>268564</wp:posOffset>
                    </wp:positionH>
                    <wp:positionV relativeFrom="paragraph">
                      <wp:posOffset>-2478679</wp:posOffset>
                    </wp:positionV>
                    <wp:extent cx="7560310" cy="7153275"/>
                    <wp:effectExtent l="0" t="0" r="2540" b="9525"/>
                    <wp:wrapNone/>
                    <wp:docPr id="16" name="Rectangle 16"/>
                    <wp:cNvGraphicFramePr/>
                    <a:graphic xmlns:a="http://schemas.openxmlformats.org/drawingml/2006/main">
                      <a:graphicData uri="http://schemas.microsoft.com/office/word/2010/wordprocessingShape">
                        <wps:wsp>
                          <wps:cNvSpPr/>
                          <wps:spPr>
                            <a:xfrm>
                              <a:off x="0" y="0"/>
                              <a:ext cx="7560310" cy="7153275"/>
                            </a:xfrm>
                            <a:prstGeom prst="rect">
                              <a:avLst/>
                            </a:prstGeom>
                            <a:blipFill dpi="0" rotWithShape="1">
                              <a:blip r:embed="rId13"/>
                              <a:srcRect/>
                              <a:tile tx="0" ty="0" sx="50000" sy="50000" flip="none" algn="r"/>
                            </a:blipFill>
                            <a:ln>
                              <a:noFill/>
                            </a:ln>
                            <a:effectLst/>
                          </wps:spPr>
                          <wps:style>
                            <a:lnRef idx="1">
                              <a:schemeClr val="accent1"/>
                            </a:lnRef>
                            <a:fillRef idx="3">
                              <a:schemeClr val="accent1"/>
                            </a:fillRef>
                            <a:effectRef idx="2">
                              <a:schemeClr val="accent1"/>
                            </a:effectRef>
                            <a:fontRef idx="minor">
                              <a:schemeClr val="lt1"/>
                            </a:fontRef>
                          </wps:style>
                          <wps:txbx>
                            <w:txbxContent>
                              <w:p w14:paraId="51293AB3" w14:textId="77777777" w:rsidR="005C54B2" w:rsidRPr="001A36EA" w:rsidRDefault="005C54B2" w:rsidP="005C54B2">
                                <w:pP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E4C4C" id="Rectangle 16" o:spid="_x0000_s1026" style="position:absolute;margin-left:21.15pt;margin-top:-195.15pt;width:595.3pt;height:563.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" stroked="f">
                    <v:fill r:id="rId14" o:title="" recolor="t" rotate="t" type="tile"/>
                    <v:textbox>
                      <w:txbxContent>
                        <w:p w14:paraId="51293AB3" w14:textId="77777777" w:rsidR="005C54B2" w:rsidRPr="001A36EA" w:rsidRDefault="005C54B2" w:rsidP="005C54B2">
                          <w:pPr>
                            <w:rPr>
                              <w:lang w:val="en-GB"/>
                            </w:rPr>
                          </w:pPr>
                        </w:p>
                      </w:txbxContent>
                    </v:textbox>
                    <w10:wrap anchorx="page"/>
                  </v:rect>
                </w:pict>
              </mc:Fallback>
            </mc:AlternateContent>
          </w:r>
        </w:p>
        <w:p w14:paraId="5DFF837B" w14:textId="77777777" w:rsidR="00646171" w:rsidRPr="000E0C04" w:rsidRDefault="00646171" w:rsidP="3E5CDDB8">
          <w:pPr>
            <w:rPr>
              <w:rFonts w:asciiTheme="majorHAnsi" w:hAnsiTheme="majorHAnsi" w:cstheme="majorBidi"/>
              <w:color w:val="005CB9" w:themeColor="text2"/>
            </w:rPr>
          </w:pPr>
        </w:p>
        <w:p w14:paraId="2E63F0AF" w14:textId="77777777" w:rsidR="00646171" w:rsidRPr="000E0C04" w:rsidRDefault="00646171" w:rsidP="3E5CDDB8">
          <w:pPr>
            <w:rPr>
              <w:rFonts w:asciiTheme="majorHAnsi" w:hAnsiTheme="majorHAnsi" w:cstheme="majorBidi"/>
              <w:color w:val="005CB9" w:themeColor="text2"/>
            </w:rPr>
          </w:pPr>
        </w:p>
        <w:p w14:paraId="063BB40D" w14:textId="24387F2A" w:rsidR="00646171" w:rsidRPr="000E0C04" w:rsidRDefault="00646171" w:rsidP="3E5CDDB8">
          <w:pPr>
            <w:rPr>
              <w:rFonts w:asciiTheme="majorHAnsi" w:hAnsiTheme="majorHAnsi" w:cstheme="majorBidi"/>
              <w:color w:val="005CB9" w:themeColor="text2"/>
            </w:rPr>
          </w:pPr>
        </w:p>
        <w:p w14:paraId="3B7707A7" w14:textId="77777777" w:rsidR="00646171" w:rsidRPr="000E0C04" w:rsidRDefault="00646171" w:rsidP="3E5CDDB8">
          <w:pPr>
            <w:rPr>
              <w:rFonts w:asciiTheme="majorHAnsi" w:hAnsiTheme="majorHAnsi" w:cstheme="majorBidi"/>
              <w:color w:val="005CB9" w:themeColor="text2"/>
            </w:rPr>
          </w:pPr>
        </w:p>
        <w:p w14:paraId="606D5C98" w14:textId="77777777" w:rsidR="00646171" w:rsidRPr="000E0C04" w:rsidRDefault="00646171" w:rsidP="3E5CDDB8">
          <w:pPr>
            <w:rPr>
              <w:rFonts w:asciiTheme="majorHAnsi" w:hAnsiTheme="majorHAnsi" w:cstheme="majorBidi"/>
              <w:color w:val="005CB9" w:themeColor="text2"/>
            </w:rPr>
          </w:pPr>
        </w:p>
        <w:p w14:paraId="5E8625A2" w14:textId="77777777" w:rsidR="00646171" w:rsidRPr="000E0C04" w:rsidRDefault="00646171" w:rsidP="3E5CDDB8">
          <w:pPr>
            <w:rPr>
              <w:rFonts w:asciiTheme="majorHAnsi" w:hAnsiTheme="majorHAnsi" w:cstheme="majorBidi"/>
              <w:color w:val="005CB9" w:themeColor="text2"/>
            </w:rPr>
          </w:pPr>
        </w:p>
        <w:p w14:paraId="5B5E9FB3" w14:textId="77777777" w:rsidR="00646171" w:rsidRPr="000E0C04" w:rsidRDefault="00646171" w:rsidP="3E5CDDB8">
          <w:pPr>
            <w:rPr>
              <w:rFonts w:asciiTheme="majorHAnsi" w:hAnsiTheme="majorHAnsi" w:cstheme="majorBidi"/>
              <w:color w:val="005CB9" w:themeColor="text2"/>
            </w:rPr>
          </w:pPr>
        </w:p>
        <w:p w14:paraId="58218CCA" w14:textId="77777777" w:rsidR="00646171" w:rsidRPr="000E0C04" w:rsidRDefault="00646171" w:rsidP="3E5CDDB8">
          <w:pPr>
            <w:rPr>
              <w:rFonts w:asciiTheme="majorHAnsi" w:hAnsiTheme="majorHAnsi" w:cstheme="majorBidi"/>
              <w:color w:val="005CB9" w:themeColor="text2"/>
            </w:rPr>
          </w:pPr>
        </w:p>
        <w:p w14:paraId="1A22F767" w14:textId="6D20B44C" w:rsidR="00646171" w:rsidRPr="000E0C04" w:rsidRDefault="00646171" w:rsidP="3E5CDDB8">
          <w:pPr>
            <w:rPr>
              <w:rFonts w:asciiTheme="majorHAnsi" w:hAnsiTheme="majorHAnsi" w:cstheme="majorBidi"/>
              <w:color w:val="005CB9" w:themeColor="text2"/>
            </w:rPr>
          </w:pPr>
        </w:p>
        <w:p w14:paraId="4A79F1F9" w14:textId="77777777" w:rsidR="00646171" w:rsidRPr="000E0C04" w:rsidRDefault="00646171" w:rsidP="3E5CDDB8">
          <w:pPr>
            <w:rPr>
              <w:rFonts w:asciiTheme="majorHAnsi" w:hAnsiTheme="majorHAnsi" w:cstheme="majorBidi"/>
              <w:color w:val="005CB9" w:themeColor="text2"/>
            </w:rPr>
          </w:pPr>
        </w:p>
        <w:p w14:paraId="4344C934" w14:textId="77777777" w:rsidR="00646171" w:rsidRPr="000E0C04" w:rsidRDefault="00646171" w:rsidP="3E5CDDB8">
          <w:pPr>
            <w:rPr>
              <w:rFonts w:asciiTheme="majorHAnsi" w:hAnsiTheme="majorHAnsi" w:cstheme="majorBidi"/>
              <w:color w:val="005CB9" w:themeColor="text2"/>
            </w:rPr>
          </w:pPr>
        </w:p>
        <w:p w14:paraId="40E7B15F" w14:textId="77777777" w:rsidR="00646171" w:rsidRDefault="00646171" w:rsidP="3E5CDDB8">
          <w:pPr>
            <w:rPr>
              <w:rFonts w:asciiTheme="majorHAnsi" w:hAnsiTheme="majorHAnsi" w:cstheme="majorBidi"/>
              <w:color w:val="005CB9" w:themeColor="text2"/>
            </w:rPr>
          </w:pPr>
        </w:p>
        <w:p w14:paraId="185484F9" w14:textId="77777777" w:rsidR="000E0C04" w:rsidRDefault="000E0C04" w:rsidP="3E5CDDB8">
          <w:pPr>
            <w:rPr>
              <w:rFonts w:asciiTheme="majorHAnsi" w:hAnsiTheme="majorHAnsi" w:cstheme="majorBidi"/>
              <w:color w:val="005CB9" w:themeColor="text2"/>
            </w:rPr>
          </w:pPr>
        </w:p>
        <w:p w14:paraId="6AA17117" w14:textId="77777777" w:rsidR="000E0C04" w:rsidRDefault="000E0C04" w:rsidP="3E5CDDB8">
          <w:pPr>
            <w:rPr>
              <w:rFonts w:asciiTheme="majorHAnsi" w:hAnsiTheme="majorHAnsi" w:cstheme="majorBidi"/>
              <w:color w:val="005CB9" w:themeColor="text2"/>
            </w:rPr>
          </w:pPr>
        </w:p>
        <w:p w14:paraId="162885CD" w14:textId="77777777" w:rsidR="000E0C04" w:rsidRDefault="000E0C04" w:rsidP="3E5CDDB8">
          <w:pPr>
            <w:rPr>
              <w:rFonts w:asciiTheme="majorHAnsi" w:hAnsiTheme="majorHAnsi" w:cstheme="majorBidi"/>
              <w:color w:val="005CB9" w:themeColor="text2"/>
            </w:rPr>
          </w:pPr>
        </w:p>
        <w:p w14:paraId="780B3A3D" w14:textId="77777777" w:rsidR="000E0C04" w:rsidRDefault="000E0C04" w:rsidP="3E5CDDB8">
          <w:pPr>
            <w:rPr>
              <w:rFonts w:asciiTheme="majorHAnsi" w:hAnsiTheme="majorHAnsi" w:cstheme="majorBidi"/>
              <w:color w:val="005CB9" w:themeColor="text2"/>
            </w:rPr>
          </w:pPr>
        </w:p>
        <w:p w14:paraId="09D5F9EB" w14:textId="2A0C4F10" w:rsidR="000E0C04" w:rsidRPr="000E0C04" w:rsidRDefault="000E0C04" w:rsidP="3E5CDDB8">
          <w:pPr>
            <w:rPr>
              <w:rFonts w:asciiTheme="majorHAnsi" w:hAnsiTheme="majorHAnsi" w:cstheme="majorBidi"/>
              <w:color w:val="005CB9" w:themeColor="text2"/>
            </w:rPr>
          </w:pPr>
        </w:p>
        <w:p w14:paraId="138C6F6B" w14:textId="678F1E28" w:rsidR="00646171" w:rsidRPr="000E0C04" w:rsidRDefault="00646171" w:rsidP="3E5CDDB8">
          <w:pPr>
            <w:rPr>
              <w:rFonts w:asciiTheme="majorHAnsi" w:hAnsiTheme="majorHAnsi" w:cstheme="majorBidi"/>
              <w:color w:val="005CB9" w:themeColor="text2"/>
            </w:rPr>
          </w:pPr>
        </w:p>
        <w:p w14:paraId="0D9B108D" w14:textId="022ABEFB" w:rsidR="00646171" w:rsidRPr="000E0C04" w:rsidRDefault="00646171" w:rsidP="3E5CDDB8">
          <w:pPr>
            <w:rPr>
              <w:rFonts w:asciiTheme="majorHAnsi" w:hAnsiTheme="majorHAnsi" w:cstheme="majorBidi"/>
              <w:color w:val="005CB9" w:themeColor="text2"/>
            </w:rPr>
          </w:pPr>
        </w:p>
        <w:p w14:paraId="10D698F0" w14:textId="77777777" w:rsidR="00646171" w:rsidRPr="000E0C04" w:rsidRDefault="00646171" w:rsidP="3E5CDDB8">
          <w:pPr>
            <w:rPr>
              <w:rFonts w:asciiTheme="majorHAnsi" w:hAnsiTheme="majorHAnsi" w:cstheme="majorBidi"/>
              <w:color w:val="005CB9" w:themeColor="text2"/>
            </w:rPr>
          </w:pPr>
        </w:p>
        <w:p w14:paraId="13B5ED02" w14:textId="1A533110" w:rsidR="00646171" w:rsidRPr="000E0C04" w:rsidRDefault="001C49EE" w:rsidP="3E5CDDB8">
          <w:pPr>
            <w:rPr>
              <w:rFonts w:asciiTheme="majorHAnsi" w:hAnsiTheme="majorHAnsi" w:cstheme="majorBidi"/>
              <w:color w:val="005CB9" w:themeColor="text2"/>
            </w:rPr>
          </w:pPr>
          <w:r>
            <w:rPr>
              <w:rFonts w:asciiTheme="majorHAnsi" w:hAnsiTheme="majorHAnsi" w:cstheme="majorHAnsi"/>
              <w:noProof/>
              <w:color w:val="005CB9" w:themeColor="text2"/>
            </w:rPr>
            <mc:AlternateContent>
              <mc:Choice Requires="wps">
                <w:drawing>
                  <wp:anchor distT="0" distB="0" distL="114300" distR="114300" simplePos="0" relativeHeight="251658242" behindDoc="0" locked="0" layoutInCell="1" allowOverlap="1" wp14:anchorId="481290F6" wp14:editId="7ADB83B3">
                    <wp:simplePos x="0" y="0"/>
                    <wp:positionH relativeFrom="column">
                      <wp:posOffset>-523875</wp:posOffset>
                    </wp:positionH>
                    <wp:positionV relativeFrom="paragraph">
                      <wp:posOffset>1206500</wp:posOffset>
                    </wp:positionV>
                    <wp:extent cx="6815138" cy="1033463"/>
                    <wp:effectExtent l="0" t="0" r="24130" b="14605"/>
                    <wp:wrapNone/>
                    <wp:docPr id="441534582" name="Text Box 2"/>
                    <wp:cNvGraphicFramePr/>
                    <a:graphic xmlns:a="http://schemas.openxmlformats.org/drawingml/2006/main">
                      <a:graphicData uri="http://schemas.microsoft.com/office/word/2010/wordprocessingShape">
                        <wps:wsp>
                          <wps:cNvSpPr txBox="1"/>
                          <wps:spPr>
                            <a:xfrm>
                              <a:off x="0" y="0"/>
                              <a:ext cx="6815138" cy="1033463"/>
                            </a:xfrm>
                            <a:prstGeom prst="rect">
                              <a:avLst/>
                            </a:prstGeom>
                            <a:solidFill>
                              <a:schemeClr val="lt1"/>
                            </a:solidFill>
                            <a:ln w="6350">
                              <a:solidFill>
                                <a:schemeClr val="bg1"/>
                              </a:solidFill>
                            </a:ln>
                          </wps:spPr>
                          <wps:txbx>
                            <w:txbxContent>
                              <w:p w14:paraId="2B4161E2" w14:textId="475250B2" w:rsidR="00D420C9" w:rsidRPr="008F0DB8" w:rsidRDefault="005004AA" w:rsidP="001D7D41">
                                <w:pPr>
                                  <w:rPr>
                                    <w:b/>
                                    <w:bCs/>
                                    <w:color w:val="005CB9" w:themeColor="text2"/>
                                    <w:sz w:val="48"/>
                                    <w:szCs w:val="48"/>
                                    <w:lang w:val="fr-CH"/>
                                  </w:rPr>
                                </w:pPr>
                                <w:r w:rsidRPr="008F0DB8">
                                  <w:rPr>
                                    <w:b/>
                                    <w:bCs/>
                                    <w:color w:val="005CB9" w:themeColor="text2"/>
                                    <w:sz w:val="48"/>
                                    <w:szCs w:val="48"/>
                                    <w:lang w:val="fr-CH"/>
                                  </w:rPr>
                                  <w:t>N</w:t>
                                </w:r>
                                <w:r w:rsidR="00D420C9" w:rsidRPr="008F0DB8">
                                  <w:rPr>
                                    <w:b/>
                                    <w:bCs/>
                                    <w:color w:val="005CB9" w:themeColor="text2"/>
                                    <w:sz w:val="48"/>
                                    <w:szCs w:val="48"/>
                                    <w:lang w:val="fr-CH"/>
                                  </w:rPr>
                                  <w:t xml:space="preserve">arratif </w:t>
                                </w:r>
                                <w:r w:rsidR="008D7A08">
                                  <w:rPr>
                                    <w:b/>
                                    <w:bCs/>
                                    <w:color w:val="005CB9" w:themeColor="text2"/>
                                    <w:sz w:val="48"/>
                                    <w:szCs w:val="48"/>
                                    <w:lang w:val="fr-CH"/>
                                  </w:rPr>
                                  <w:t xml:space="preserve">pour l’octroi </w:t>
                                </w:r>
                                <w:r w:rsidR="00D420C9" w:rsidRPr="008F0DB8">
                                  <w:rPr>
                                    <w:b/>
                                    <w:bCs/>
                                    <w:color w:val="005CB9" w:themeColor="text2"/>
                                    <w:sz w:val="48"/>
                                    <w:szCs w:val="48"/>
                                    <w:lang w:val="fr-CH"/>
                                  </w:rPr>
                                  <w:t>de</w:t>
                                </w:r>
                                <w:r w:rsidR="00D83889">
                                  <w:rPr>
                                    <w:b/>
                                    <w:bCs/>
                                    <w:color w:val="005CB9" w:themeColor="text2"/>
                                    <w:sz w:val="48"/>
                                    <w:szCs w:val="48"/>
                                    <w:lang w:val="fr-CH"/>
                                  </w:rPr>
                                  <w:t xml:space="preserve"> </w:t>
                                </w:r>
                                <w:r w:rsidR="00D420C9" w:rsidRPr="008F0DB8">
                                  <w:rPr>
                                    <w:b/>
                                    <w:bCs/>
                                    <w:color w:val="005CB9" w:themeColor="text2"/>
                                    <w:sz w:val="48"/>
                                    <w:szCs w:val="48"/>
                                    <w:lang w:val="fr-CH"/>
                                  </w:rPr>
                                  <w:t xml:space="preserve">subvention de transition </w:t>
                                </w:r>
                                <w:r w:rsidR="00DF72C6" w:rsidRPr="008F0DB8">
                                  <w:rPr>
                                    <w:b/>
                                    <w:bCs/>
                                    <w:color w:val="005CB9" w:themeColor="text2"/>
                                    <w:sz w:val="48"/>
                                    <w:szCs w:val="48"/>
                                    <w:lang w:val="fr-CH"/>
                                  </w:rPr>
                                  <w:t>R</w:t>
                                </w:r>
                                <w:r w:rsidR="00D420C9" w:rsidRPr="008F0DB8">
                                  <w:rPr>
                                    <w:b/>
                                    <w:bCs/>
                                    <w:color w:val="005CB9" w:themeColor="text2"/>
                                    <w:sz w:val="48"/>
                                    <w:szCs w:val="48"/>
                                    <w:lang w:val="fr-CH"/>
                                  </w:rPr>
                                  <w:t xml:space="preserve">SS, </w:t>
                                </w:r>
                                <w:r w:rsidR="00DF72C6" w:rsidRPr="008F0DB8">
                                  <w:rPr>
                                    <w:b/>
                                    <w:bCs/>
                                    <w:color w:val="005CB9" w:themeColor="text2"/>
                                    <w:sz w:val="48"/>
                                    <w:szCs w:val="48"/>
                                    <w:lang w:val="fr-CH"/>
                                  </w:rPr>
                                  <w:t>FAE</w:t>
                                </w:r>
                                <w:r w:rsidR="00D420C9" w:rsidRPr="008F0DB8">
                                  <w:rPr>
                                    <w:b/>
                                    <w:bCs/>
                                    <w:color w:val="005CB9" w:themeColor="text2"/>
                                    <w:sz w:val="48"/>
                                    <w:szCs w:val="48"/>
                                    <w:lang w:val="fr-CH"/>
                                  </w:rPr>
                                  <w:t xml:space="preserve"> ET A</w:t>
                                </w:r>
                                <w:r w:rsidR="00DF72C6" w:rsidRPr="008F0DB8">
                                  <w:rPr>
                                    <w:b/>
                                    <w:bCs/>
                                    <w:color w:val="005CB9" w:themeColor="text2"/>
                                    <w:sz w:val="48"/>
                                    <w:szCs w:val="48"/>
                                    <w:lang w:val="fr-CH"/>
                                  </w:rPr>
                                  <w:t>CP</w:t>
                                </w:r>
                                <w:r w:rsidRPr="008F0DB8">
                                  <w:rPr>
                                    <w:b/>
                                    <w:bCs/>
                                    <w:color w:val="005CB9" w:themeColor="text2"/>
                                    <w:sz w:val="48"/>
                                    <w:szCs w:val="48"/>
                                    <w:lang w:val="fr-CH"/>
                                  </w:rPr>
                                  <w:t xml:space="preserve"> </w:t>
                                </w:r>
                                <w:r w:rsidR="008F0DB8" w:rsidRPr="008F0DB8">
                                  <w:rPr>
                                    <w:b/>
                                    <w:bCs/>
                                    <w:color w:val="005CB9" w:themeColor="text2"/>
                                    <w:sz w:val="48"/>
                                    <w:szCs w:val="48"/>
                                    <w:lang w:val="fr-CH"/>
                                  </w:rPr>
                                  <w:t>de la RD Congo</w:t>
                                </w:r>
                              </w:p>
                              <w:p w14:paraId="164B83C9" w14:textId="77777777" w:rsidR="00D420C9" w:rsidRPr="00DF72C6" w:rsidRDefault="00D420C9">
                                <w:pPr>
                                  <w:rPr>
                                    <w:lang w:val="fr-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1290F6" id="_x0000_t202" coordsize="21600,21600" o:spt="202" path="m,l,21600r21600,l21600,xe">
                    <v:stroke joinstyle="miter"/>
                    <v:path gradientshapeok="t" o:connecttype="rect"/>
                  </v:shapetype>
                  <v:shape id="Text Box 2" o:spid="_x0000_s1027" type="#_x0000_t202" style="position:absolute;margin-left:-41.25pt;margin-top:95pt;width:536.65pt;height:81.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" fillcolor="white [3201]" strokecolor="white [3212]" strokeweight=".5pt">
                    <v:textbox>
                      <w:txbxContent>
                        <w:p w14:paraId="2B4161E2" w14:textId="475250B2" w:rsidR="00D420C9" w:rsidRPr="008F0DB8" w:rsidRDefault="005004AA" w:rsidP="001D7D41">
                          <w:pPr>
                            <w:rPr>
                              <w:b/>
                              <w:bCs/>
                              <w:color w:val="005CB9" w:themeColor="text2"/>
                              <w:sz w:val="48"/>
                              <w:szCs w:val="48"/>
                              <w:lang w:val="fr-CH"/>
                            </w:rPr>
                          </w:pPr>
                          <w:r w:rsidRPr="008F0DB8">
                            <w:rPr>
                              <w:b/>
                              <w:bCs/>
                              <w:color w:val="005CB9" w:themeColor="text2"/>
                              <w:sz w:val="48"/>
                              <w:szCs w:val="48"/>
                              <w:lang w:val="fr-CH"/>
                            </w:rPr>
                            <w:t>N</w:t>
                          </w:r>
                          <w:r w:rsidR="00D420C9" w:rsidRPr="008F0DB8">
                            <w:rPr>
                              <w:b/>
                              <w:bCs/>
                              <w:color w:val="005CB9" w:themeColor="text2"/>
                              <w:sz w:val="48"/>
                              <w:szCs w:val="48"/>
                              <w:lang w:val="fr-CH"/>
                            </w:rPr>
                            <w:t xml:space="preserve">arratif </w:t>
                          </w:r>
                          <w:r w:rsidR="008D7A08">
                            <w:rPr>
                              <w:b/>
                              <w:bCs/>
                              <w:color w:val="005CB9" w:themeColor="text2"/>
                              <w:sz w:val="48"/>
                              <w:szCs w:val="48"/>
                              <w:lang w:val="fr-CH"/>
                            </w:rPr>
                            <w:t xml:space="preserve">pour l’octroi </w:t>
                          </w:r>
                          <w:r w:rsidR="00D420C9" w:rsidRPr="008F0DB8">
                            <w:rPr>
                              <w:b/>
                              <w:bCs/>
                              <w:color w:val="005CB9" w:themeColor="text2"/>
                              <w:sz w:val="48"/>
                              <w:szCs w:val="48"/>
                              <w:lang w:val="fr-CH"/>
                            </w:rPr>
                            <w:t>de</w:t>
                          </w:r>
                          <w:r w:rsidR="00D83889">
                            <w:rPr>
                              <w:b/>
                              <w:bCs/>
                              <w:color w:val="005CB9" w:themeColor="text2"/>
                              <w:sz w:val="48"/>
                              <w:szCs w:val="48"/>
                              <w:lang w:val="fr-CH"/>
                            </w:rPr>
                            <w:t xml:space="preserve"> </w:t>
                          </w:r>
                          <w:r w:rsidR="00D420C9" w:rsidRPr="008F0DB8">
                            <w:rPr>
                              <w:b/>
                              <w:bCs/>
                              <w:color w:val="005CB9" w:themeColor="text2"/>
                              <w:sz w:val="48"/>
                              <w:szCs w:val="48"/>
                              <w:lang w:val="fr-CH"/>
                            </w:rPr>
                            <w:t xml:space="preserve">subvention de transition </w:t>
                          </w:r>
                          <w:r w:rsidR="00DF72C6" w:rsidRPr="008F0DB8">
                            <w:rPr>
                              <w:b/>
                              <w:bCs/>
                              <w:color w:val="005CB9" w:themeColor="text2"/>
                              <w:sz w:val="48"/>
                              <w:szCs w:val="48"/>
                              <w:lang w:val="fr-CH"/>
                            </w:rPr>
                            <w:t>R</w:t>
                          </w:r>
                          <w:r w:rsidR="00D420C9" w:rsidRPr="008F0DB8">
                            <w:rPr>
                              <w:b/>
                              <w:bCs/>
                              <w:color w:val="005CB9" w:themeColor="text2"/>
                              <w:sz w:val="48"/>
                              <w:szCs w:val="48"/>
                              <w:lang w:val="fr-CH"/>
                            </w:rPr>
                            <w:t xml:space="preserve">SS, </w:t>
                          </w:r>
                          <w:r w:rsidR="00DF72C6" w:rsidRPr="008F0DB8">
                            <w:rPr>
                              <w:b/>
                              <w:bCs/>
                              <w:color w:val="005CB9" w:themeColor="text2"/>
                              <w:sz w:val="48"/>
                              <w:szCs w:val="48"/>
                              <w:lang w:val="fr-CH"/>
                            </w:rPr>
                            <w:t>FAE</w:t>
                          </w:r>
                          <w:r w:rsidR="00D420C9" w:rsidRPr="008F0DB8">
                            <w:rPr>
                              <w:b/>
                              <w:bCs/>
                              <w:color w:val="005CB9" w:themeColor="text2"/>
                              <w:sz w:val="48"/>
                              <w:szCs w:val="48"/>
                              <w:lang w:val="fr-CH"/>
                            </w:rPr>
                            <w:t xml:space="preserve"> ET A</w:t>
                          </w:r>
                          <w:r w:rsidR="00DF72C6" w:rsidRPr="008F0DB8">
                            <w:rPr>
                              <w:b/>
                              <w:bCs/>
                              <w:color w:val="005CB9" w:themeColor="text2"/>
                              <w:sz w:val="48"/>
                              <w:szCs w:val="48"/>
                              <w:lang w:val="fr-CH"/>
                            </w:rPr>
                            <w:t>CP</w:t>
                          </w:r>
                          <w:r w:rsidRPr="008F0DB8">
                            <w:rPr>
                              <w:b/>
                              <w:bCs/>
                              <w:color w:val="005CB9" w:themeColor="text2"/>
                              <w:sz w:val="48"/>
                              <w:szCs w:val="48"/>
                              <w:lang w:val="fr-CH"/>
                            </w:rPr>
                            <w:t xml:space="preserve"> </w:t>
                          </w:r>
                          <w:r w:rsidR="008F0DB8" w:rsidRPr="008F0DB8">
                            <w:rPr>
                              <w:b/>
                              <w:bCs/>
                              <w:color w:val="005CB9" w:themeColor="text2"/>
                              <w:sz w:val="48"/>
                              <w:szCs w:val="48"/>
                              <w:lang w:val="fr-CH"/>
                            </w:rPr>
                            <w:t>de la RD Congo</w:t>
                          </w:r>
                        </w:p>
                        <w:p w14:paraId="164B83C9" w14:textId="77777777" w:rsidR="00D420C9" w:rsidRPr="00DF72C6" w:rsidRDefault="00D420C9">
                          <w:pPr>
                            <w:rPr>
                              <w:lang w:val="fr-CH"/>
                            </w:rPr>
                          </w:pPr>
                        </w:p>
                      </w:txbxContent>
                    </v:textbox>
                  </v:shape>
                </w:pict>
              </mc:Fallback>
            </mc:AlternateContent>
          </w:r>
          <w:r w:rsidR="001D7D41">
            <w:rPr>
              <w:rFonts w:asciiTheme="majorHAnsi" w:hAnsiTheme="majorHAnsi" w:cstheme="majorHAnsi"/>
              <w:noProof/>
              <w:color w:val="005CB9" w:themeColor="text2"/>
            </w:rPr>
            <mc:AlternateContent>
              <mc:Choice Requires="wps">
                <w:drawing>
                  <wp:anchor distT="0" distB="0" distL="114300" distR="114300" simplePos="0" relativeHeight="251658241" behindDoc="0" locked="0" layoutInCell="1" allowOverlap="1" wp14:anchorId="7F47300F" wp14:editId="711302D0">
                    <wp:simplePos x="0" y="0"/>
                    <wp:positionH relativeFrom="column">
                      <wp:posOffset>-914400</wp:posOffset>
                    </wp:positionH>
                    <wp:positionV relativeFrom="paragraph">
                      <wp:posOffset>1025525</wp:posOffset>
                    </wp:positionV>
                    <wp:extent cx="7560310" cy="971550"/>
                    <wp:effectExtent l="0" t="0" r="2540" b="0"/>
                    <wp:wrapNone/>
                    <wp:docPr id="485589929" name="Rectangle: Rounded Corners 1"/>
                    <wp:cNvGraphicFramePr/>
                    <a:graphic xmlns:a="http://schemas.openxmlformats.org/drawingml/2006/main">
                      <a:graphicData uri="http://schemas.microsoft.com/office/word/2010/wordprocessingShape">
                        <wps:wsp>
                          <wps:cNvSpPr/>
                          <wps:spPr>
                            <a:xfrm>
                              <a:off x="0" y="0"/>
                              <a:ext cx="7560310" cy="971550"/>
                            </a:xfrm>
                            <a:prstGeom prst="round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E8A846A">
                  <v:roundrect id="Rectangle: Rounded Corners 1" style="position:absolute;margin-left:-1in;margin-top:80.75pt;width:595.3pt;height:7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arcsize="10923f" w14:anchorId="2FB7A4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"/>
                </w:pict>
              </mc:Fallback>
            </mc:AlternateContent>
          </w:r>
        </w:p>
        <w:p w14:paraId="36E01AFF" w14:textId="77777777" w:rsidR="00103F1B" w:rsidRPr="00075716" w:rsidRDefault="00103F1B" w:rsidP="3E5CDDB8">
          <w:pPr>
            <w:rPr>
              <w:rFonts w:asciiTheme="majorHAnsi" w:hAnsiTheme="majorHAnsi" w:cstheme="majorBidi"/>
              <w:color w:val="005CB9" w:themeColor="text2"/>
              <w14:shadow w14:blurRad="50800" w14:dist="50800" w14:dir="5400000" w14:sx="0" w14:sy="0" w14:kx="0" w14:ky="0" w14:algn="ctr">
                <w14:srgbClr w14:val="000000">
                  <w14:alpha w14:val="100000"/>
                </w14:srgbClr>
              </w14:shadow>
            </w:rPr>
            <w:sectPr w:rsidR="00103F1B" w:rsidRPr="00075716" w:rsidSect="004950F3">
              <w:headerReference w:type="even" r:id="rId15"/>
              <w:footerReference w:type="even" r:id="rId16"/>
              <w:footerReference w:type="default" r:id="rId17"/>
              <w:headerReference w:type="first" r:id="rId18"/>
              <w:pgSz w:w="11906" w:h="16838" w:code="9"/>
              <w:pgMar w:top="2251" w:right="1440" w:bottom="1440" w:left="1440" w:header="720" w:footer="1701" w:gutter="0"/>
              <w:cols w:space="720"/>
              <w:docGrid w:linePitch="299"/>
            </w:sectPr>
          </w:pPr>
        </w:p>
        <w:p w14:paraId="56B0288C" w14:textId="0DD13F47" w:rsidR="00CE27F4" w:rsidRPr="000E0C04" w:rsidRDefault="00D05F8F" w:rsidP="3E5CDDB8">
          <w:pPr>
            <w:rPr>
              <w:rFonts w:asciiTheme="majorHAnsi" w:hAnsiTheme="majorHAnsi" w:cstheme="majorBidi"/>
              <w:b/>
              <w:bCs/>
              <w:color w:val="005CB9" w:themeColor="text2"/>
            </w:rPr>
          </w:pPr>
        </w:p>
      </w:sdtContent>
    </w:sdt>
    <w:p w14:paraId="02F485C4" w14:textId="17A4CF91" w:rsidR="00B21896" w:rsidRPr="00DF72C6" w:rsidRDefault="003A6E6E" w:rsidP="3E5CDDB8">
      <w:pPr>
        <w:pStyle w:val="Bodycopy"/>
        <w:jc w:val="both"/>
        <w:rPr>
          <w:b/>
          <w:bCs/>
          <w:color w:val="005CB9" w:themeColor="text2"/>
          <w:sz w:val="22"/>
          <w:szCs w:val="22"/>
          <w:lang w:val="fr-CH"/>
        </w:rPr>
      </w:pPr>
      <w:bookmarkStart w:id="0" w:name="_Toc181802638"/>
      <w:r w:rsidRPr="00F2791C">
        <w:rPr>
          <w:b/>
          <w:bCs/>
          <w:color w:val="005BB9"/>
          <w:sz w:val="22"/>
          <w:szCs w:val="22"/>
          <w:lang w:val="fr-FR"/>
          <w:rPrChange w:id="1" w:author="Jude Nkwain" w:date="2025-10-09T13:01:00Z" w16du:dateUtc="2025-10-09T11:01:00Z">
            <w:rPr>
              <w:b/>
              <w:bCs/>
              <w:color w:val="005BB9"/>
              <w:sz w:val="22"/>
              <w:szCs w:val="22"/>
            </w:rPr>
          </w:rPrChange>
        </w:rPr>
        <w:t>N</w:t>
      </w:r>
      <w:proofErr w:type="spellStart"/>
      <w:r w:rsidR="5B6F80FA" w:rsidRPr="00DF72C6">
        <w:rPr>
          <w:b/>
          <w:bCs/>
          <w:color w:val="005BB9"/>
          <w:sz w:val="22"/>
          <w:szCs w:val="22"/>
          <w:lang w:val="fr-CH"/>
        </w:rPr>
        <w:t>arratif</w:t>
      </w:r>
      <w:proofErr w:type="spellEnd"/>
      <w:r w:rsidR="5B6F80FA" w:rsidRPr="00DF72C6">
        <w:rPr>
          <w:b/>
          <w:bCs/>
          <w:color w:val="005BB9"/>
          <w:sz w:val="22"/>
          <w:szCs w:val="22"/>
          <w:lang w:val="fr-CH"/>
        </w:rPr>
        <w:t xml:space="preserve"> pour l'octroi de subventions de transition pour les subventions </w:t>
      </w:r>
      <w:r w:rsidR="00DF72C6">
        <w:rPr>
          <w:b/>
          <w:bCs/>
          <w:color w:val="005BB9"/>
          <w:sz w:val="22"/>
          <w:szCs w:val="22"/>
          <w:lang w:val="fr-CH"/>
        </w:rPr>
        <w:t>R</w:t>
      </w:r>
      <w:r w:rsidR="5B6F80FA" w:rsidRPr="00DF72C6">
        <w:rPr>
          <w:b/>
          <w:bCs/>
          <w:color w:val="005BB9"/>
          <w:sz w:val="22"/>
          <w:szCs w:val="22"/>
          <w:lang w:val="fr-CH"/>
        </w:rPr>
        <w:t xml:space="preserve">SS et/ou TCA.  </w:t>
      </w:r>
      <w:bookmarkEnd w:id="0"/>
    </w:p>
    <w:p w14:paraId="032A45B6" w14:textId="77777777" w:rsidR="002660EB" w:rsidRPr="00DF72C6" w:rsidRDefault="002660EB" w:rsidP="3E5CDDB8">
      <w:pPr>
        <w:pStyle w:val="SecondaryBulletPoint"/>
        <w:numPr>
          <w:ilvl w:val="0"/>
          <w:numId w:val="0"/>
        </w:numPr>
        <w:jc w:val="both"/>
        <w:rPr>
          <w:rFonts w:asciiTheme="majorHAnsi" w:hAnsiTheme="majorHAnsi" w:cstheme="majorBidi"/>
          <w:color w:val="005CB9" w:themeColor="text2"/>
          <w:sz w:val="22"/>
          <w:szCs w:val="22"/>
          <w:lang w:val="fr-CH"/>
        </w:rPr>
      </w:pPr>
    </w:p>
    <w:p w14:paraId="52DF45D2" w14:textId="7FDD1F30" w:rsidR="00EA0219" w:rsidRPr="00DF72C6" w:rsidRDefault="00DF72C6" w:rsidP="7CC04AED">
      <w:pPr>
        <w:pStyle w:val="SecondaryBulletPoint"/>
        <w:numPr>
          <w:ilvl w:val="0"/>
          <w:numId w:val="0"/>
        </w:numPr>
        <w:jc w:val="both"/>
        <w:rPr>
          <w:rFonts w:asciiTheme="majorHAnsi" w:hAnsiTheme="majorHAnsi" w:cstheme="majorBidi"/>
          <w:color w:val="00A1DF" w:themeColor="background2"/>
          <w:sz w:val="22"/>
          <w:szCs w:val="22"/>
          <w:lang w:val="fr-CH"/>
        </w:rPr>
      </w:pPr>
      <w:r>
        <w:rPr>
          <w:rFonts w:asciiTheme="majorHAnsi" w:hAnsiTheme="majorHAnsi" w:cstheme="majorBidi"/>
          <w:color w:val="00A0DF"/>
          <w:sz w:val="22"/>
          <w:szCs w:val="22"/>
          <w:lang w:val="fr-CH"/>
        </w:rPr>
        <w:t xml:space="preserve">Documents </w:t>
      </w:r>
      <w:r w:rsidR="00EA0219" w:rsidRPr="00DF72C6">
        <w:rPr>
          <w:rFonts w:asciiTheme="majorHAnsi" w:hAnsiTheme="majorHAnsi" w:cstheme="majorBidi"/>
          <w:color w:val="00A0DF"/>
          <w:sz w:val="22"/>
          <w:szCs w:val="22"/>
          <w:lang w:val="fr-CH"/>
        </w:rPr>
        <w:t xml:space="preserve">obligatoires pour cette demande : </w:t>
      </w:r>
    </w:p>
    <w:p w14:paraId="7B899C43" w14:textId="6BBB7838" w:rsidR="261E1F58" w:rsidRPr="00DF72C6" w:rsidRDefault="014290B7" w:rsidP="1257FEF6">
      <w:pPr>
        <w:pStyle w:val="paragraph"/>
        <w:numPr>
          <w:ilvl w:val="0"/>
          <w:numId w:val="15"/>
        </w:numPr>
        <w:spacing w:before="0" w:beforeAutospacing="0" w:after="0" w:afterAutospacing="0"/>
        <w:jc w:val="both"/>
        <w:rPr>
          <w:rStyle w:val="eop"/>
          <w:rFonts w:ascii="Arial" w:hAnsi="Arial" w:cs="Arial"/>
          <w:sz w:val="22"/>
          <w:szCs w:val="22"/>
          <w:lang w:val="fr-CH"/>
        </w:rPr>
      </w:pPr>
      <w:r w:rsidRPr="00DF72C6">
        <w:rPr>
          <w:rStyle w:val="normaltextrun"/>
          <w:rFonts w:ascii="Arial" w:hAnsi="Arial" w:cs="Arial"/>
          <w:color w:val="000000" w:themeColor="text1"/>
          <w:sz w:val="22"/>
          <w:szCs w:val="22"/>
          <w:lang w:val="fr-CH"/>
        </w:rPr>
        <w:t xml:space="preserve">Un budget </w:t>
      </w:r>
      <w:r w:rsidR="00DF72C6">
        <w:rPr>
          <w:rStyle w:val="normaltextrun"/>
          <w:rFonts w:ascii="Arial" w:hAnsi="Arial" w:cs="Arial"/>
          <w:color w:val="000000" w:themeColor="text1"/>
          <w:sz w:val="22"/>
          <w:szCs w:val="22"/>
          <w:lang w:val="fr-CH"/>
        </w:rPr>
        <w:t>Renforcement du système de santé (RSS) et Financement accélérateur de l’Equité (</w:t>
      </w:r>
      <w:r w:rsidRPr="00DF72C6">
        <w:rPr>
          <w:rStyle w:val="normaltextrun"/>
          <w:rFonts w:ascii="Arial" w:hAnsi="Arial" w:cs="Arial"/>
          <w:color w:val="000000" w:themeColor="text1"/>
          <w:sz w:val="22"/>
          <w:szCs w:val="22"/>
          <w:lang w:val="fr-CH"/>
        </w:rPr>
        <w:t>F</w:t>
      </w:r>
      <w:r w:rsidR="00DF72C6">
        <w:rPr>
          <w:rStyle w:val="normaltextrun"/>
          <w:rFonts w:ascii="Arial" w:hAnsi="Arial" w:cs="Arial"/>
          <w:color w:val="000000" w:themeColor="text1"/>
          <w:sz w:val="22"/>
          <w:szCs w:val="22"/>
          <w:lang w:val="fr-CH"/>
        </w:rPr>
        <w:t>AE)</w:t>
      </w:r>
      <w:r w:rsidRPr="00DF72C6">
        <w:rPr>
          <w:rStyle w:val="normaltextrun"/>
          <w:rFonts w:ascii="Arial" w:hAnsi="Arial" w:cs="Arial"/>
          <w:color w:val="000000" w:themeColor="text1"/>
          <w:sz w:val="22"/>
          <w:szCs w:val="22"/>
          <w:lang w:val="fr-CH"/>
        </w:rPr>
        <w:t xml:space="preserve"> actualisé utilisant le format existant, limité aux activités proposées pour la transition </w:t>
      </w:r>
    </w:p>
    <w:p w14:paraId="1C8BB278" w14:textId="58DC4ABC" w:rsidR="261E1F58" w:rsidRPr="00DF72C6" w:rsidRDefault="261E1F58" w:rsidP="00DF72C6">
      <w:pPr>
        <w:pStyle w:val="paragraph"/>
        <w:spacing w:before="0" w:beforeAutospacing="0" w:after="0" w:afterAutospacing="0"/>
        <w:ind w:left="720"/>
        <w:jc w:val="both"/>
        <w:rPr>
          <w:rStyle w:val="eop"/>
          <w:rFonts w:ascii="Arial" w:hAnsi="Arial" w:cs="Arial"/>
          <w:sz w:val="22"/>
          <w:szCs w:val="22"/>
          <w:lang w:val="fr-CH"/>
        </w:rPr>
      </w:pPr>
    </w:p>
    <w:p w14:paraId="0A324A92" w14:textId="19C71A97" w:rsidR="261E1F58" w:rsidRPr="00DF72C6" w:rsidRDefault="032ECEE3" w:rsidP="277D0F9C">
      <w:pPr>
        <w:pStyle w:val="paragraph"/>
        <w:numPr>
          <w:ilvl w:val="0"/>
          <w:numId w:val="15"/>
        </w:numPr>
        <w:spacing w:before="0" w:beforeAutospacing="0" w:after="0" w:afterAutospacing="0"/>
        <w:jc w:val="both"/>
        <w:rPr>
          <w:rStyle w:val="eop"/>
          <w:rFonts w:ascii="Arial" w:hAnsi="Arial" w:cs="Arial"/>
          <w:color w:val="000000" w:themeColor="text1"/>
          <w:sz w:val="22"/>
          <w:szCs w:val="22"/>
          <w:lang w:val="fr-CH"/>
        </w:rPr>
      </w:pPr>
      <w:r w:rsidRPr="00DF72C6">
        <w:rPr>
          <w:rStyle w:val="eop"/>
          <w:rFonts w:ascii="Arial" w:hAnsi="Arial" w:cs="Arial"/>
          <w:color w:val="000000" w:themeColor="text1"/>
          <w:sz w:val="22"/>
          <w:szCs w:val="22"/>
          <w:lang w:val="fr-CH"/>
        </w:rPr>
        <w:t xml:space="preserve">Un budget </w:t>
      </w:r>
      <w:r w:rsidR="00DF72C6">
        <w:rPr>
          <w:rStyle w:val="eop"/>
          <w:rFonts w:ascii="Arial" w:hAnsi="Arial" w:cs="Arial"/>
          <w:color w:val="000000" w:themeColor="text1"/>
          <w:sz w:val="22"/>
          <w:szCs w:val="22"/>
          <w:lang w:val="fr-CH"/>
        </w:rPr>
        <w:t>Plateforme d’optimisation des équipements de la chaine du froid (</w:t>
      </w:r>
      <w:r w:rsidRPr="00DF72C6">
        <w:rPr>
          <w:rStyle w:val="eop"/>
          <w:rFonts w:ascii="Arial" w:hAnsi="Arial" w:cs="Arial"/>
          <w:color w:val="000000" w:themeColor="text1"/>
          <w:sz w:val="22"/>
          <w:szCs w:val="22"/>
          <w:lang w:val="fr-CH"/>
        </w:rPr>
        <w:t>CCEOP</w:t>
      </w:r>
      <w:r w:rsidR="00DF72C6">
        <w:rPr>
          <w:rStyle w:val="eop"/>
          <w:rFonts w:ascii="Arial" w:hAnsi="Arial" w:cs="Arial"/>
          <w:color w:val="000000" w:themeColor="text1"/>
          <w:sz w:val="22"/>
          <w:szCs w:val="22"/>
          <w:lang w:val="fr-CH"/>
        </w:rPr>
        <w:t>)</w:t>
      </w:r>
      <w:r w:rsidRPr="00DF72C6">
        <w:rPr>
          <w:rStyle w:val="eop"/>
          <w:rFonts w:ascii="Arial" w:hAnsi="Arial" w:cs="Arial"/>
          <w:color w:val="000000" w:themeColor="text1"/>
          <w:sz w:val="22"/>
          <w:szCs w:val="22"/>
          <w:lang w:val="fr-CH"/>
        </w:rPr>
        <w:t xml:space="preserve"> actualisé, en utilisant le format existant, pour la période de transition ainsi que les documents obligatoires (lettre d'engagement pour l'investissement conjoint, lettre d'exonération fiscale et ODP final pour la période de transition)</w:t>
      </w:r>
    </w:p>
    <w:p w14:paraId="6135D26D" w14:textId="77777777" w:rsidR="00A417E8" w:rsidRPr="00DF72C6" w:rsidRDefault="00A417E8" w:rsidP="00A417E8">
      <w:pPr>
        <w:pStyle w:val="paragraph"/>
        <w:spacing w:before="0" w:beforeAutospacing="0" w:after="0" w:afterAutospacing="0"/>
        <w:ind w:left="720"/>
        <w:jc w:val="both"/>
        <w:textAlignment w:val="baseline"/>
        <w:rPr>
          <w:rFonts w:ascii="Arial" w:hAnsi="Arial" w:cs="Arial"/>
          <w:sz w:val="22"/>
          <w:szCs w:val="22"/>
          <w:lang w:val="fr-CH"/>
        </w:rPr>
      </w:pPr>
    </w:p>
    <w:p w14:paraId="693CBCB0" w14:textId="20F3B19C" w:rsidR="00D503DE" w:rsidRPr="00DF72C6" w:rsidRDefault="00D503DE" w:rsidP="00D503DE">
      <w:pPr>
        <w:pStyle w:val="paragraph"/>
        <w:numPr>
          <w:ilvl w:val="0"/>
          <w:numId w:val="15"/>
        </w:numPr>
        <w:spacing w:before="0" w:beforeAutospacing="0" w:after="0" w:afterAutospacing="0"/>
        <w:jc w:val="both"/>
        <w:textAlignment w:val="baseline"/>
        <w:rPr>
          <w:rStyle w:val="normaltextrun"/>
          <w:rFonts w:ascii="Arial" w:hAnsi="Arial" w:cs="Arial"/>
          <w:sz w:val="22"/>
          <w:szCs w:val="22"/>
          <w:lang w:val="fr-CH"/>
        </w:rPr>
      </w:pPr>
      <w:r w:rsidRPr="00DF72C6">
        <w:rPr>
          <w:rStyle w:val="normaltextrun"/>
          <w:rFonts w:ascii="Arial" w:hAnsi="Arial" w:cs="Arial"/>
          <w:color w:val="000000"/>
          <w:sz w:val="22"/>
          <w:szCs w:val="22"/>
          <w:lang w:val="fr-CH"/>
        </w:rPr>
        <w:t>Un plan d'A</w:t>
      </w:r>
      <w:r w:rsidR="00DF72C6">
        <w:rPr>
          <w:rStyle w:val="normaltextrun"/>
          <w:rFonts w:ascii="Arial" w:hAnsi="Arial" w:cs="Arial"/>
          <w:color w:val="000000"/>
          <w:sz w:val="22"/>
          <w:szCs w:val="22"/>
          <w:lang w:val="fr-CH"/>
        </w:rPr>
        <w:t xml:space="preserve">ssistance ciblée au pays (ACP) </w:t>
      </w:r>
      <w:r w:rsidRPr="00DF72C6">
        <w:rPr>
          <w:rStyle w:val="normaltextrun"/>
          <w:rFonts w:ascii="Arial" w:hAnsi="Arial" w:cs="Arial"/>
          <w:color w:val="000000"/>
          <w:sz w:val="22"/>
          <w:szCs w:val="22"/>
          <w:lang w:val="fr-CH"/>
        </w:rPr>
        <w:t>mis à jour utilisant le format existant, limité aux activités proposées pour l'extension, indiquant les partenaires qui fournissent actuellement des fonctions clés d'AT.</w:t>
      </w:r>
    </w:p>
    <w:p w14:paraId="26F75412" w14:textId="77777777" w:rsidR="00DF72C6" w:rsidRDefault="00DF72C6" w:rsidP="00DF72C6">
      <w:pPr>
        <w:pStyle w:val="Paragraphedeliste"/>
        <w:rPr>
          <w:rStyle w:val="eop"/>
          <w:lang w:val="fr-CH"/>
        </w:rPr>
      </w:pPr>
    </w:p>
    <w:p w14:paraId="46B511AF" w14:textId="49FDDA6B" w:rsidR="00A97671" w:rsidRPr="0006588E" w:rsidRDefault="00A97671" w:rsidP="0006588E">
      <w:pPr>
        <w:pStyle w:val="Bodycopy"/>
        <w:numPr>
          <w:ilvl w:val="0"/>
          <w:numId w:val="3"/>
        </w:numPr>
        <w:spacing w:after="0"/>
        <w:jc w:val="both"/>
        <w:rPr>
          <w:sz w:val="22"/>
          <w:szCs w:val="22"/>
          <w:lang w:val="fr-CH"/>
        </w:rPr>
      </w:pPr>
      <w:r w:rsidRPr="00DF72C6">
        <w:rPr>
          <w:sz w:val="22"/>
          <w:szCs w:val="22"/>
          <w:lang w:val="fr-CH"/>
        </w:rPr>
        <w:t xml:space="preserve">Signature du </w:t>
      </w:r>
      <w:proofErr w:type="gramStart"/>
      <w:r w:rsidR="00710CD5">
        <w:rPr>
          <w:sz w:val="22"/>
          <w:szCs w:val="22"/>
          <w:lang w:val="fr-CH"/>
        </w:rPr>
        <w:t>M</w:t>
      </w:r>
      <w:r w:rsidRPr="00DF72C6">
        <w:rPr>
          <w:sz w:val="22"/>
          <w:szCs w:val="22"/>
          <w:lang w:val="fr-CH"/>
        </w:rPr>
        <w:t>inist</w:t>
      </w:r>
      <w:r w:rsidRPr="0006588E">
        <w:rPr>
          <w:sz w:val="22"/>
          <w:szCs w:val="22"/>
          <w:lang w:val="fr-CH"/>
        </w:rPr>
        <w:t>re</w:t>
      </w:r>
      <w:proofErr w:type="gramEnd"/>
      <w:r w:rsidRPr="0006588E">
        <w:rPr>
          <w:sz w:val="22"/>
          <w:szCs w:val="22"/>
          <w:lang w:val="fr-CH"/>
        </w:rPr>
        <w:t xml:space="preserve"> de la Santé (ou autorité déléguée) </w:t>
      </w:r>
    </w:p>
    <w:p w14:paraId="3C68F68E" w14:textId="77777777" w:rsidR="001D4F34" w:rsidRDefault="001D4F34" w:rsidP="001D4F34">
      <w:pPr>
        <w:pStyle w:val="Bodycopy"/>
        <w:spacing w:after="0"/>
        <w:ind w:left="720"/>
        <w:jc w:val="both"/>
        <w:rPr>
          <w:sz w:val="22"/>
          <w:szCs w:val="22"/>
          <w:lang w:val="fr-CH"/>
        </w:rPr>
      </w:pPr>
    </w:p>
    <w:p w14:paraId="5649F576" w14:textId="2AB11995" w:rsidR="00DF72C6" w:rsidRPr="00DF72C6" w:rsidRDefault="00DF72C6" w:rsidP="00DF72C6">
      <w:pPr>
        <w:pStyle w:val="Bodycopy"/>
        <w:numPr>
          <w:ilvl w:val="0"/>
          <w:numId w:val="3"/>
        </w:numPr>
        <w:jc w:val="both"/>
        <w:rPr>
          <w:color w:val="000000" w:themeColor="text1"/>
          <w:lang w:val="fr-CH"/>
        </w:rPr>
      </w:pPr>
      <w:r w:rsidRPr="00DF72C6">
        <w:rPr>
          <w:color w:val="000000" w:themeColor="text1"/>
          <w:sz w:val="22"/>
          <w:szCs w:val="22"/>
          <w:lang w:val="fr-CH"/>
        </w:rPr>
        <w:t xml:space="preserve">Signature du </w:t>
      </w:r>
      <w:proofErr w:type="gramStart"/>
      <w:r>
        <w:rPr>
          <w:color w:val="000000" w:themeColor="text1"/>
          <w:sz w:val="22"/>
          <w:szCs w:val="22"/>
          <w:lang w:val="fr-CH"/>
        </w:rPr>
        <w:t>M</w:t>
      </w:r>
      <w:r w:rsidRPr="00DF72C6">
        <w:rPr>
          <w:color w:val="000000" w:themeColor="text1"/>
          <w:sz w:val="22"/>
          <w:szCs w:val="22"/>
          <w:lang w:val="fr-CH"/>
        </w:rPr>
        <w:t>inistre</w:t>
      </w:r>
      <w:proofErr w:type="gramEnd"/>
      <w:r w:rsidRPr="00DF72C6">
        <w:rPr>
          <w:color w:val="000000" w:themeColor="text1"/>
          <w:sz w:val="22"/>
          <w:szCs w:val="22"/>
          <w:lang w:val="fr-CH"/>
        </w:rPr>
        <w:t xml:space="preserve"> des Finances (ou autorité déléguée)</w:t>
      </w:r>
    </w:p>
    <w:p w14:paraId="2D18C461" w14:textId="23E26B30" w:rsidR="00592423" w:rsidRPr="00DF72C6" w:rsidRDefault="00592423" w:rsidP="3E5CDDB8">
      <w:pPr>
        <w:pStyle w:val="Titre2"/>
        <w:spacing w:before="0" w:after="0"/>
        <w:jc w:val="both"/>
        <w:rPr>
          <w:color w:val="005CB9" w:themeColor="text2"/>
          <w:sz w:val="22"/>
          <w:szCs w:val="22"/>
          <w:lang w:val="fr-CH"/>
        </w:rPr>
      </w:pPr>
    </w:p>
    <w:p w14:paraId="160EEE05" w14:textId="4985D045" w:rsidR="277D0F9C" w:rsidRPr="00DF72C6" w:rsidRDefault="277D0F9C">
      <w:pPr>
        <w:rPr>
          <w:lang w:val="fr-CH"/>
        </w:rPr>
      </w:pPr>
      <w:r w:rsidRPr="00DF72C6">
        <w:rPr>
          <w:lang w:val="fr-CH"/>
        </w:rPr>
        <w:br w:type="page"/>
      </w:r>
    </w:p>
    <w:p w14:paraId="6C277C5F" w14:textId="2D2566AA" w:rsidR="00592423" w:rsidRPr="00DF72C6" w:rsidRDefault="764DB68E" w:rsidP="4402B931">
      <w:pPr>
        <w:rPr>
          <w:rFonts w:asciiTheme="majorHAnsi" w:hAnsiTheme="majorHAnsi" w:cstheme="majorBidi"/>
          <w:b/>
          <w:bCs/>
          <w:color w:val="00A1DF" w:themeColor="background2"/>
          <w:lang w:val="fr-CH"/>
        </w:rPr>
      </w:pPr>
      <w:bookmarkStart w:id="2" w:name="_Hlk210072601"/>
      <w:r w:rsidRPr="00DF72C6">
        <w:rPr>
          <w:rFonts w:asciiTheme="majorHAnsi" w:hAnsiTheme="majorHAnsi" w:cstheme="majorBidi"/>
          <w:b/>
          <w:bCs/>
          <w:color w:val="00A0DF"/>
          <w:u w:val="single"/>
          <w:lang w:val="fr-CH"/>
        </w:rPr>
        <w:lastRenderedPageBreak/>
        <w:t xml:space="preserve">Exposé des motifs de la demande de </w:t>
      </w:r>
      <w:r w:rsidR="00DF72C6">
        <w:rPr>
          <w:rFonts w:asciiTheme="majorHAnsi" w:hAnsiTheme="majorHAnsi" w:cstheme="majorBidi"/>
          <w:b/>
          <w:bCs/>
          <w:color w:val="00A0DF"/>
          <w:u w:val="single"/>
          <w:lang w:val="fr-CH"/>
        </w:rPr>
        <w:t>subvention de t</w:t>
      </w:r>
      <w:r w:rsidRPr="00DF72C6">
        <w:rPr>
          <w:rFonts w:asciiTheme="majorHAnsi" w:hAnsiTheme="majorHAnsi" w:cstheme="majorBidi"/>
          <w:b/>
          <w:bCs/>
          <w:color w:val="00A0DF"/>
          <w:u w:val="single"/>
          <w:lang w:val="fr-CH"/>
        </w:rPr>
        <w:t>ransition</w:t>
      </w:r>
    </w:p>
    <w:bookmarkEnd w:id="2"/>
    <w:p w14:paraId="0DF056FF" w14:textId="77777777" w:rsidR="00592423" w:rsidRPr="00DF72C6" w:rsidRDefault="00592423" w:rsidP="3E5CDDB8">
      <w:pPr>
        <w:rPr>
          <w:color w:val="005CB9" w:themeColor="text2"/>
          <w:lang w:val="fr-CH"/>
        </w:rPr>
      </w:pPr>
    </w:p>
    <w:p w14:paraId="146F3757" w14:textId="37F1331B" w:rsidR="00C97889" w:rsidRPr="00DF72C6" w:rsidRDefault="00C97889" w:rsidP="05E3258E">
      <w:pPr>
        <w:rPr>
          <w:rFonts w:asciiTheme="minorHAnsi" w:eastAsia="Segoe UI" w:hAnsiTheme="minorHAnsi" w:cstheme="minorBidi"/>
          <w:b/>
          <w:bCs/>
          <w:color w:val="005CB9" w:themeColor="text2"/>
          <w:lang w:val="fr-CH"/>
        </w:rPr>
      </w:pPr>
    </w:p>
    <w:p w14:paraId="109758C1" w14:textId="3B137A87" w:rsidR="00D129A1" w:rsidRPr="00D8799A" w:rsidRDefault="00D129A1" w:rsidP="05E3258E">
      <w:pPr>
        <w:pStyle w:val="Titre2"/>
        <w:spacing w:before="0" w:after="0"/>
        <w:jc w:val="both"/>
        <w:rPr>
          <w:b/>
          <w:bCs/>
          <w:color w:val="005BB9"/>
          <w:sz w:val="20"/>
          <w:szCs w:val="20"/>
          <w:lang w:val="fr-CH"/>
        </w:rPr>
      </w:pPr>
      <w:r w:rsidRPr="00D8799A">
        <w:rPr>
          <w:b/>
          <w:bCs/>
          <w:color w:val="005BB9"/>
          <w:sz w:val="20"/>
          <w:szCs w:val="20"/>
          <w:lang w:val="fr-CH"/>
        </w:rPr>
        <w:t>Activités prioritaires d</w:t>
      </w:r>
      <w:r w:rsidR="00DF72C6" w:rsidRPr="00D8799A">
        <w:rPr>
          <w:b/>
          <w:bCs/>
          <w:color w:val="005BB9"/>
          <w:sz w:val="20"/>
          <w:szCs w:val="20"/>
          <w:lang w:val="fr-CH"/>
        </w:rPr>
        <w:t xml:space="preserve">’ACP </w:t>
      </w:r>
      <w:r w:rsidR="00530E62" w:rsidRPr="00D8799A">
        <w:rPr>
          <w:b/>
          <w:bCs/>
          <w:color w:val="005BB9"/>
          <w:sz w:val="20"/>
          <w:szCs w:val="20"/>
          <w:lang w:val="fr-CH"/>
        </w:rPr>
        <w:t xml:space="preserve">(Assistance </w:t>
      </w:r>
      <w:r w:rsidR="00943C18" w:rsidRPr="00D8799A">
        <w:rPr>
          <w:b/>
          <w:bCs/>
          <w:color w:val="005BB9"/>
          <w:sz w:val="20"/>
          <w:szCs w:val="20"/>
          <w:lang w:val="fr-CH"/>
        </w:rPr>
        <w:t>Technique</w:t>
      </w:r>
      <w:r w:rsidR="00530E62" w:rsidRPr="00D8799A">
        <w:rPr>
          <w:b/>
          <w:bCs/>
          <w:color w:val="005BB9"/>
          <w:sz w:val="20"/>
          <w:szCs w:val="20"/>
          <w:lang w:val="fr-CH"/>
        </w:rPr>
        <w:t xml:space="preserve"> </w:t>
      </w:r>
      <w:r w:rsidR="0005352C" w:rsidRPr="00D8799A">
        <w:rPr>
          <w:b/>
          <w:bCs/>
          <w:color w:val="005BB9"/>
          <w:sz w:val="20"/>
          <w:szCs w:val="20"/>
          <w:lang w:val="fr-CH"/>
        </w:rPr>
        <w:t>ciblée</w:t>
      </w:r>
      <w:r w:rsidR="00530E62" w:rsidRPr="00D8799A">
        <w:rPr>
          <w:b/>
          <w:bCs/>
          <w:color w:val="005BB9"/>
          <w:sz w:val="20"/>
          <w:szCs w:val="20"/>
          <w:lang w:val="fr-CH"/>
        </w:rPr>
        <w:t xml:space="preserve"> au pays) </w:t>
      </w:r>
      <w:r w:rsidRPr="00D8799A">
        <w:rPr>
          <w:b/>
          <w:bCs/>
          <w:color w:val="005BB9"/>
          <w:sz w:val="20"/>
          <w:szCs w:val="20"/>
          <w:lang w:val="fr-CH"/>
        </w:rPr>
        <w:t xml:space="preserve">programmées dans le cadre de la transition </w:t>
      </w:r>
    </w:p>
    <w:p w14:paraId="38ED3E75" w14:textId="77777777" w:rsidR="00866B37" w:rsidRPr="00D8799A" w:rsidRDefault="00866B37" w:rsidP="00866B37">
      <w:pPr>
        <w:rPr>
          <w:sz w:val="20"/>
          <w:szCs w:val="20"/>
          <w:lang w:val="fr-CH"/>
        </w:rPr>
      </w:pPr>
    </w:p>
    <w:p w14:paraId="296DB36E" w14:textId="219E6A0E" w:rsidR="0005352C" w:rsidRPr="00F2791C" w:rsidRDefault="20CABB6B" w:rsidP="0005352C">
      <w:pPr>
        <w:rPr>
          <w:ins w:id="3" w:author="Jean Serge NGAIMA" w:date="2025-10-06T12:15:00Z" w16du:dateUtc="2025-10-06T11:15:00Z"/>
          <w:sz w:val="20"/>
          <w:szCs w:val="20"/>
          <w:lang w:val="fr-FR"/>
          <w:rPrChange w:id="4" w:author="Jude Nkwain" w:date="2025-10-09T13:01:00Z" w16du:dateUtc="2025-10-09T11:01:00Z">
            <w:rPr>
              <w:ins w:id="5" w:author="Jean Serge NGAIMA" w:date="2025-10-06T12:15:00Z" w16du:dateUtc="2025-10-06T11:15:00Z"/>
              <w:sz w:val="20"/>
              <w:szCs w:val="20"/>
            </w:rPr>
          </w:rPrChange>
        </w:rPr>
      </w:pPr>
      <w:bookmarkStart w:id="6" w:name="_Hlk210857603"/>
      <w:ins w:id="7" w:author="Jean Serge NGAIMA" w:date="2025-10-07T10:53:00Z" w16du:dateUtc="2025-10-07T09:53:00Z">
        <w:r w:rsidRPr="4EF77C7B">
          <w:rPr>
            <w:sz w:val="20"/>
            <w:szCs w:val="20"/>
            <w:lang w:val="fr-FR"/>
            <w:rPrChange w:id="8" w:author="Jude Nkwain" w:date="2025-10-09T13:01:00Z">
              <w:rPr>
                <w:sz w:val="20"/>
                <w:szCs w:val="20"/>
              </w:rPr>
            </w:rPrChange>
          </w:rPr>
          <w:t>L’A</w:t>
        </w:r>
      </w:ins>
      <w:ins w:id="9" w:author="Jean Serge NGAIMA" w:date="2025-10-07T10:54:00Z" w16du:dateUtc="2025-10-07T09:54:00Z">
        <w:r w:rsidR="72E65376" w:rsidRPr="4EF77C7B">
          <w:rPr>
            <w:sz w:val="20"/>
            <w:szCs w:val="20"/>
            <w:lang w:val="fr-FR"/>
            <w:rPrChange w:id="10" w:author="Jude Nkwain" w:date="2025-10-09T13:01:00Z">
              <w:rPr>
                <w:sz w:val="20"/>
                <w:szCs w:val="20"/>
              </w:rPr>
            </w:rPrChange>
          </w:rPr>
          <w:t>CP</w:t>
        </w:r>
      </w:ins>
      <w:ins w:id="11" w:author="Jean Serge NGAIMA" w:date="2025-10-07T10:53:00Z" w16du:dateUtc="2025-10-07T09:53:00Z">
        <w:r w:rsidRPr="4EF77C7B">
          <w:rPr>
            <w:sz w:val="20"/>
            <w:szCs w:val="20"/>
            <w:lang w:val="fr-FR"/>
            <w:rPrChange w:id="12" w:author="Jude Nkwain" w:date="2025-10-09T13:01:00Z">
              <w:rPr>
                <w:sz w:val="20"/>
                <w:szCs w:val="20"/>
              </w:rPr>
            </w:rPrChange>
          </w:rPr>
          <w:t xml:space="preserve"> au c</w:t>
        </w:r>
      </w:ins>
      <w:ins w:id="13" w:author="Jean Serge NGAIMA" w:date="2025-10-08T22:40:00Z" w16du:dateUtc="2025-10-08T21:40:00Z">
        <w:r w:rsidR="2F5890E6" w:rsidRPr="4EF77C7B">
          <w:rPr>
            <w:sz w:val="20"/>
            <w:szCs w:val="20"/>
            <w:lang w:val="fr-FR"/>
            <w:rPrChange w:id="14" w:author="Jude Nkwain" w:date="2025-10-09T13:01:00Z">
              <w:rPr>
                <w:sz w:val="20"/>
                <w:szCs w:val="20"/>
              </w:rPr>
            </w:rPrChange>
          </w:rPr>
          <w:t>ours</w:t>
        </w:r>
      </w:ins>
      <w:ins w:id="15" w:author="Jean Serge NGAIMA" w:date="2025-10-07T10:53:00Z">
        <w:r w:rsidRPr="4EF77C7B">
          <w:rPr>
            <w:sz w:val="20"/>
            <w:szCs w:val="20"/>
            <w:lang w:val="fr-FR"/>
            <w:rPrChange w:id="16" w:author="Jude Nkwain" w:date="2025-10-09T13:01:00Z">
              <w:rPr>
                <w:sz w:val="20"/>
                <w:szCs w:val="20"/>
              </w:rPr>
            </w:rPrChange>
          </w:rPr>
          <w:t xml:space="preserve"> de la </w:t>
        </w:r>
        <w:del w:id="17" w:author="Clarisse Veylon (Consultant)" w:date="2025-10-09T12:07:00Z">
          <w:r w:rsidR="00062B32" w:rsidRPr="4EF77C7B" w:rsidDel="20CABB6B">
            <w:rPr>
              <w:sz w:val="20"/>
              <w:szCs w:val="20"/>
              <w:lang w:val="fr-FR"/>
              <w:rPrChange w:id="18" w:author="Jude Nkwain" w:date="2025-10-09T13:01:00Z">
                <w:rPr>
                  <w:sz w:val="20"/>
                  <w:szCs w:val="20"/>
                </w:rPr>
              </w:rPrChange>
            </w:rPr>
            <w:delText>tarnsition</w:delText>
          </w:r>
        </w:del>
      </w:ins>
      <w:ins w:id="19" w:author="Clarisse Veylon (Consultant)" w:date="2025-10-09T12:07:00Z">
        <w:r w:rsidR="1C054BEE" w:rsidRPr="4EF77C7B">
          <w:rPr>
            <w:sz w:val="20"/>
            <w:szCs w:val="20"/>
            <w:lang w:val="fr-FR"/>
          </w:rPr>
          <w:t>transition</w:t>
        </w:r>
      </w:ins>
      <w:ins w:id="20" w:author="Jean Serge NGAIMA" w:date="2025-10-07T10:53:00Z" w16du:dateUtc="2025-10-07T09:53:00Z">
        <w:r w:rsidRPr="4EF77C7B">
          <w:rPr>
            <w:sz w:val="20"/>
            <w:szCs w:val="20"/>
            <w:lang w:val="fr-FR"/>
            <w:rPrChange w:id="21" w:author="Jude Nkwain" w:date="2025-10-09T13:01:00Z">
              <w:rPr>
                <w:sz w:val="20"/>
                <w:szCs w:val="20"/>
              </w:rPr>
            </w:rPrChange>
          </w:rPr>
          <w:t xml:space="preserve"> sera assurée à l’aide d</w:t>
        </w:r>
      </w:ins>
      <w:ins w:id="22" w:author="Jean Serge NGAIMA" w:date="2025-10-07T10:54:00Z" w16du:dateUtc="2025-10-07T09:54:00Z">
        <w:r w:rsidRPr="4EF77C7B">
          <w:rPr>
            <w:sz w:val="20"/>
            <w:szCs w:val="20"/>
            <w:lang w:val="fr-FR"/>
            <w:rPrChange w:id="23" w:author="Jude Nkwain" w:date="2025-10-09T13:01:00Z">
              <w:rPr>
                <w:sz w:val="20"/>
                <w:szCs w:val="20"/>
              </w:rPr>
            </w:rPrChange>
          </w:rPr>
          <w:t>e</w:t>
        </w:r>
      </w:ins>
      <w:ins w:id="24" w:author="Jean Serge NGAIMA" w:date="2025-10-07T10:53:00Z">
        <w:r w:rsidRPr="4EF77C7B">
          <w:rPr>
            <w:sz w:val="20"/>
            <w:szCs w:val="20"/>
            <w:lang w:val="fr-FR"/>
            <w:rPrChange w:id="25" w:author="Jude Nkwain" w:date="2025-10-09T13:01:00Z">
              <w:rPr>
                <w:sz w:val="20"/>
                <w:szCs w:val="20"/>
              </w:rPr>
            </w:rPrChange>
          </w:rPr>
          <w:t xml:space="preserve"> 14 </w:t>
        </w:r>
        <w:proofErr w:type="gramStart"/>
        <w:r w:rsidRPr="4EF77C7B">
          <w:rPr>
            <w:sz w:val="20"/>
            <w:szCs w:val="20"/>
            <w:lang w:val="fr-FR"/>
            <w:rPrChange w:id="26" w:author="Jude Nkwain" w:date="2025-10-09T13:01:00Z">
              <w:rPr>
                <w:sz w:val="20"/>
                <w:szCs w:val="20"/>
              </w:rPr>
            </w:rPrChange>
          </w:rPr>
          <w:t xml:space="preserve">activités </w:t>
        </w:r>
      </w:ins>
      <w:ins w:id="27" w:author="Jean Serge NGAIMA" w:date="2025-10-07T10:55:00Z">
        <w:r w:rsidR="7F8C9AB6" w:rsidRPr="4EF77C7B">
          <w:rPr>
            <w:sz w:val="20"/>
            <w:szCs w:val="20"/>
            <w:lang w:val="fr-FR"/>
            <w:rPrChange w:id="28" w:author="Jude Nkwain" w:date="2025-10-09T13:01:00Z">
              <w:rPr>
                <w:sz w:val="20"/>
                <w:szCs w:val="20"/>
              </w:rPr>
            </w:rPrChange>
          </w:rPr>
          <w:t>.</w:t>
        </w:r>
        <w:proofErr w:type="gramEnd"/>
        <w:r w:rsidR="7F8C9AB6" w:rsidRPr="4EF77C7B">
          <w:rPr>
            <w:sz w:val="20"/>
            <w:szCs w:val="20"/>
            <w:lang w:val="fr-FR"/>
            <w:rPrChange w:id="29" w:author="Jude Nkwain" w:date="2025-10-09T13:01:00Z">
              <w:rPr>
                <w:sz w:val="20"/>
                <w:szCs w:val="20"/>
              </w:rPr>
            </w:rPrChange>
          </w:rPr>
          <w:t xml:space="preserve"> Dou</w:t>
        </w:r>
      </w:ins>
      <w:ins w:id="30" w:author="Jean Serge NGAIMA" w:date="2025-10-07T10:56:00Z" w16du:dateUtc="2025-10-07T09:56:00Z">
        <w:r w:rsidR="7F8C9AB6" w:rsidRPr="4EF77C7B">
          <w:rPr>
            <w:sz w:val="20"/>
            <w:szCs w:val="20"/>
            <w:lang w:val="fr-FR"/>
            <w:rPrChange w:id="31" w:author="Jude Nkwain" w:date="2025-10-09T13:01:00Z">
              <w:rPr>
                <w:sz w:val="20"/>
                <w:szCs w:val="20"/>
              </w:rPr>
            </w:rPrChange>
          </w:rPr>
          <w:t xml:space="preserve">ze activités </w:t>
        </w:r>
      </w:ins>
      <w:ins w:id="32" w:author="Jean Serge NGAIMA" w:date="2025-10-07T10:54:00Z" w16du:dateUtc="2025-10-07T09:54:00Z">
        <w:r w:rsidR="72E65376" w:rsidRPr="4EF77C7B">
          <w:rPr>
            <w:sz w:val="20"/>
            <w:szCs w:val="20"/>
            <w:lang w:val="fr-FR"/>
            <w:rPrChange w:id="33" w:author="Jude Nkwain" w:date="2025-10-09T13:01:00Z">
              <w:rPr>
                <w:sz w:val="20"/>
                <w:szCs w:val="20"/>
              </w:rPr>
            </w:rPrChange>
          </w:rPr>
          <w:t>sont issues de FPP-RSS4</w:t>
        </w:r>
      </w:ins>
      <w:ins w:id="34" w:author="Jean Serge NGAIMA" w:date="2025-10-07T10:55:00Z">
        <w:r w:rsidR="3AE3B6D2" w:rsidRPr="4EF77C7B">
          <w:rPr>
            <w:sz w:val="20"/>
            <w:szCs w:val="20"/>
            <w:lang w:val="fr-FR"/>
            <w:rPrChange w:id="35" w:author="Jude Nkwain" w:date="2025-10-09T13:01:00Z">
              <w:rPr>
                <w:sz w:val="20"/>
                <w:szCs w:val="20"/>
              </w:rPr>
            </w:rPrChange>
          </w:rPr>
          <w:t xml:space="preserve"> </w:t>
        </w:r>
        <w:proofErr w:type="gramStart"/>
        <w:r w:rsidR="3AE3B6D2" w:rsidRPr="4EF77C7B">
          <w:rPr>
            <w:sz w:val="20"/>
            <w:szCs w:val="20"/>
            <w:lang w:val="fr-FR"/>
            <w:rPrChange w:id="36" w:author="Jude Nkwain" w:date="2025-10-09T13:01:00Z">
              <w:rPr>
                <w:sz w:val="20"/>
                <w:szCs w:val="20"/>
              </w:rPr>
            </w:rPrChange>
          </w:rPr>
          <w:t>sur  32</w:t>
        </w:r>
        <w:proofErr w:type="gramEnd"/>
        <w:r w:rsidR="3AE3B6D2" w:rsidRPr="4EF77C7B">
          <w:rPr>
            <w:sz w:val="20"/>
            <w:szCs w:val="20"/>
            <w:lang w:val="fr-FR"/>
            <w:rPrChange w:id="37" w:author="Jude Nkwain" w:date="2025-10-09T13:01:00Z">
              <w:rPr>
                <w:sz w:val="20"/>
                <w:szCs w:val="20"/>
              </w:rPr>
            </w:rPrChange>
          </w:rPr>
          <w:t xml:space="preserve"> </w:t>
        </w:r>
        <w:r w:rsidR="7F8C9AB6" w:rsidRPr="4EF77C7B">
          <w:rPr>
            <w:sz w:val="20"/>
            <w:szCs w:val="20"/>
            <w:lang w:val="fr-FR"/>
            <w:rPrChange w:id="38" w:author="Jude Nkwain" w:date="2025-10-09T13:01:00Z">
              <w:rPr>
                <w:sz w:val="20"/>
                <w:szCs w:val="20"/>
              </w:rPr>
            </w:rPrChange>
          </w:rPr>
          <w:t>soit 38%.</w:t>
        </w:r>
      </w:ins>
      <w:ins w:id="39" w:author="Jean Serge NGAIMA" w:date="2025-10-07T10:54:00Z" w16du:dateUtc="2025-10-07T09:54:00Z">
        <w:r w:rsidR="72E65376" w:rsidRPr="4EF77C7B">
          <w:rPr>
            <w:sz w:val="20"/>
            <w:szCs w:val="20"/>
            <w:lang w:val="fr-FR"/>
            <w:rPrChange w:id="40" w:author="Jude Nkwain" w:date="2025-10-09T13:01:00Z">
              <w:rPr>
                <w:sz w:val="20"/>
                <w:szCs w:val="20"/>
              </w:rPr>
            </w:rPrChange>
          </w:rPr>
          <w:t xml:space="preserve">  </w:t>
        </w:r>
      </w:ins>
      <w:del w:id="41" w:author="Jean Serge NGAIMA" w:date="2025-10-07T10:56:00Z" w16du:dateUtc="2025-10-07T09:56:00Z">
        <w:r w:rsidR="00062B32" w:rsidRPr="4EF77C7B" w:rsidDel="61BA8652">
          <w:rPr>
            <w:sz w:val="20"/>
            <w:szCs w:val="20"/>
            <w:lang w:val="fr-FR"/>
            <w:rPrChange w:id="42" w:author="Jude Nkwain" w:date="2025-10-09T13:01:00Z">
              <w:rPr>
                <w:sz w:val="20"/>
                <w:szCs w:val="20"/>
              </w:rPr>
            </w:rPrChange>
          </w:rPr>
          <w:delText xml:space="preserve">Les activités d’ACP </w:delText>
        </w:r>
        <w:r w:rsidR="00062B32" w:rsidRPr="4EF77C7B" w:rsidDel="35787D77">
          <w:rPr>
            <w:sz w:val="20"/>
            <w:szCs w:val="20"/>
            <w:lang w:val="fr-FR"/>
            <w:rPrChange w:id="43" w:author="Jude Nkwain" w:date="2025-10-09T13:01:00Z">
              <w:rPr>
                <w:sz w:val="20"/>
                <w:szCs w:val="20"/>
              </w:rPr>
            </w:rPrChange>
          </w:rPr>
          <w:delText xml:space="preserve">sélectionnées </w:delText>
        </w:r>
        <w:r w:rsidR="00062B32" w:rsidRPr="4EF77C7B" w:rsidDel="61BA8652">
          <w:rPr>
            <w:sz w:val="20"/>
            <w:szCs w:val="20"/>
            <w:lang w:val="fr-FR"/>
            <w:rPrChange w:id="44" w:author="Jude Nkwain" w:date="2025-10-09T13:01:00Z">
              <w:rPr>
                <w:sz w:val="20"/>
                <w:szCs w:val="20"/>
              </w:rPr>
            </w:rPrChange>
          </w:rPr>
          <w:delText xml:space="preserve">pour la subvention de transition s’élèvent à </w:delText>
        </w:r>
        <w:r w:rsidR="00062B32" w:rsidRPr="4EF77C7B" w:rsidDel="61BA8652">
          <w:rPr>
            <w:sz w:val="20"/>
            <w:szCs w:val="20"/>
            <w:lang w:val="fr-FR"/>
            <w:rPrChange w:id="45" w:author="Jude Nkwain" w:date="2025-10-09T13:01:00Z">
              <w:rPr>
                <w:sz w:val="20"/>
                <w:szCs w:val="20"/>
                <w:highlight w:val="yellow"/>
              </w:rPr>
            </w:rPrChange>
          </w:rPr>
          <w:delText>1</w:delText>
        </w:r>
      </w:del>
      <w:del w:id="46" w:author="Jean Serge NGAIMA" w:date="2025-10-07T10:49:00Z" w16du:dateUtc="2025-10-07T09:49:00Z">
        <w:r w:rsidR="00062B32" w:rsidRPr="4EF77C7B" w:rsidDel="270FDCFB">
          <w:rPr>
            <w:sz w:val="20"/>
            <w:szCs w:val="20"/>
            <w:lang w:val="fr-FR"/>
            <w:rPrChange w:id="47" w:author="Jude Nkwain" w:date="2025-10-09T13:01:00Z">
              <w:rPr>
                <w:sz w:val="20"/>
                <w:szCs w:val="20"/>
                <w:highlight w:val="yellow"/>
              </w:rPr>
            </w:rPrChange>
          </w:rPr>
          <w:delText>3</w:delText>
        </w:r>
      </w:del>
      <w:del w:id="48" w:author="Jean Serge NGAIMA" w:date="2025-10-07T10:56:00Z" w16du:dateUtc="2025-10-07T09:56:00Z">
        <w:r w:rsidR="00062B32" w:rsidRPr="4EF77C7B" w:rsidDel="61BA8652">
          <w:rPr>
            <w:sz w:val="20"/>
            <w:szCs w:val="20"/>
            <w:lang w:val="fr-FR"/>
            <w:rPrChange w:id="49" w:author="Jude Nkwain" w:date="2025-10-09T13:01:00Z">
              <w:rPr>
                <w:sz w:val="20"/>
                <w:szCs w:val="20"/>
                <w:highlight w:val="yellow"/>
              </w:rPr>
            </w:rPrChange>
          </w:rPr>
          <w:delText xml:space="preserve"> retenues sur 32</w:delText>
        </w:r>
        <w:r w:rsidR="00062B32" w:rsidRPr="4EF77C7B" w:rsidDel="61BA8652">
          <w:rPr>
            <w:sz w:val="20"/>
            <w:szCs w:val="20"/>
            <w:lang w:val="fr-FR"/>
            <w:rPrChange w:id="50" w:author="Jude Nkwain" w:date="2025-10-09T13:01:00Z">
              <w:rPr>
                <w:sz w:val="20"/>
                <w:szCs w:val="20"/>
              </w:rPr>
            </w:rPrChange>
          </w:rPr>
          <w:delText xml:space="preserve"> pour </w:delText>
        </w:r>
        <w:r w:rsidR="00062B32" w:rsidRPr="4EF77C7B" w:rsidDel="634B78F8">
          <w:rPr>
            <w:sz w:val="20"/>
            <w:szCs w:val="20"/>
            <w:lang w:val="fr-FR"/>
            <w:rPrChange w:id="51" w:author="Jude Nkwain" w:date="2025-10-09T13:01:00Z">
              <w:rPr>
                <w:sz w:val="20"/>
                <w:szCs w:val="20"/>
              </w:rPr>
            </w:rPrChange>
          </w:rPr>
          <w:delText>FPP-</w:delText>
        </w:r>
        <w:r w:rsidR="00062B32" w:rsidRPr="4EF77C7B" w:rsidDel="61BA8652">
          <w:rPr>
            <w:sz w:val="20"/>
            <w:szCs w:val="20"/>
            <w:lang w:val="fr-FR"/>
            <w:rPrChange w:id="52" w:author="Jude Nkwain" w:date="2025-10-09T13:01:00Z">
              <w:rPr>
                <w:sz w:val="20"/>
                <w:szCs w:val="20"/>
              </w:rPr>
            </w:rPrChange>
          </w:rPr>
          <w:delText xml:space="preserve">RSS4 soit </w:delText>
        </w:r>
      </w:del>
      <w:del w:id="53" w:author="Jean Serge NGAIMA" w:date="2025-10-07T10:50:00Z" w16du:dateUtc="2025-10-07T09:50:00Z">
        <w:r w:rsidR="00062B32" w:rsidRPr="4EF77C7B" w:rsidDel="61BA8652">
          <w:rPr>
            <w:sz w:val="20"/>
            <w:szCs w:val="20"/>
            <w:lang w:val="fr-FR"/>
            <w:rPrChange w:id="54" w:author="Jude Nkwain" w:date="2025-10-09T13:01:00Z">
              <w:rPr>
                <w:sz w:val="20"/>
                <w:szCs w:val="20"/>
                <w:highlight w:val="yellow"/>
              </w:rPr>
            </w:rPrChange>
          </w:rPr>
          <w:delText>53</w:delText>
        </w:r>
      </w:del>
      <w:del w:id="55" w:author="Jean Serge NGAIMA" w:date="2025-10-07T10:56:00Z" w16du:dateUtc="2025-10-07T09:56:00Z">
        <w:r w:rsidR="00062B32" w:rsidRPr="4EF77C7B" w:rsidDel="61BA8652">
          <w:rPr>
            <w:sz w:val="20"/>
            <w:szCs w:val="20"/>
            <w:lang w:val="fr-FR"/>
            <w:rPrChange w:id="56" w:author="Jude Nkwain" w:date="2025-10-09T13:01:00Z">
              <w:rPr>
                <w:sz w:val="20"/>
                <w:szCs w:val="20"/>
                <w:highlight w:val="yellow"/>
              </w:rPr>
            </w:rPrChange>
          </w:rPr>
          <w:delText>%</w:delText>
        </w:r>
        <w:r w:rsidR="00062B32" w:rsidRPr="4EF77C7B" w:rsidDel="61BA8652">
          <w:rPr>
            <w:sz w:val="20"/>
            <w:szCs w:val="20"/>
            <w:lang w:val="fr-FR"/>
            <w:rPrChange w:id="57" w:author="Jude Nkwain" w:date="2025-10-09T13:01:00Z">
              <w:rPr>
                <w:sz w:val="20"/>
                <w:szCs w:val="20"/>
              </w:rPr>
            </w:rPrChange>
          </w:rPr>
          <w:delText xml:space="preserve">. </w:delText>
        </w:r>
      </w:del>
      <w:r w:rsidR="61BA8652" w:rsidRPr="00F2791C">
        <w:rPr>
          <w:sz w:val="20"/>
          <w:szCs w:val="20"/>
          <w:lang w:val="fr-FR"/>
          <w:rPrChange w:id="58" w:author="Jude Nkwain" w:date="2025-10-09T13:01:00Z">
            <w:rPr>
              <w:sz w:val="20"/>
              <w:szCs w:val="20"/>
            </w:rPr>
          </w:rPrChange>
        </w:rPr>
        <w:t xml:space="preserve">Le taux de réduction est de </w:t>
      </w:r>
      <w:ins w:id="59" w:author="Jean Serge NGAIMA" w:date="2025-10-07T10:50:00Z" w16du:dateUtc="2025-10-07T09:50:00Z">
        <w:r w:rsidR="4A92DEE8" w:rsidRPr="4EF77C7B">
          <w:rPr>
            <w:sz w:val="20"/>
            <w:szCs w:val="20"/>
            <w:lang w:val="fr-FR"/>
            <w:rPrChange w:id="60" w:author="Jude Nkwain" w:date="2025-10-09T13:01:00Z">
              <w:rPr>
                <w:sz w:val="20"/>
                <w:szCs w:val="20"/>
                <w:highlight w:val="yellow"/>
              </w:rPr>
            </w:rPrChange>
          </w:rPr>
          <w:t>62</w:t>
        </w:r>
      </w:ins>
      <w:del w:id="61" w:author="Jean Serge NGAIMA" w:date="2025-10-07T10:50:00Z" w16du:dateUtc="2025-10-07T09:50:00Z">
        <w:r w:rsidR="00062B32" w:rsidRPr="4EF77C7B" w:rsidDel="61BA8652">
          <w:rPr>
            <w:sz w:val="20"/>
            <w:szCs w:val="20"/>
            <w:lang w:val="fr-FR"/>
            <w:rPrChange w:id="62" w:author="Jude Nkwain" w:date="2025-10-09T13:01:00Z">
              <w:rPr>
                <w:sz w:val="20"/>
                <w:szCs w:val="20"/>
                <w:highlight w:val="yellow"/>
              </w:rPr>
            </w:rPrChange>
          </w:rPr>
          <w:delText>47</w:delText>
        </w:r>
      </w:del>
      <w:r w:rsidR="61BA8652" w:rsidRPr="00F2791C">
        <w:rPr>
          <w:sz w:val="20"/>
          <w:szCs w:val="20"/>
          <w:lang w:val="fr-FR"/>
          <w:rPrChange w:id="63" w:author="Jude Nkwain" w:date="2025-10-09T13:01:00Z">
            <w:rPr>
              <w:sz w:val="20"/>
              <w:szCs w:val="20"/>
              <w:highlight w:val="yellow"/>
            </w:rPr>
          </w:rPrChange>
        </w:rPr>
        <w:t>%</w:t>
      </w:r>
      <w:r w:rsidR="61BA8652" w:rsidRPr="00F2791C">
        <w:rPr>
          <w:sz w:val="20"/>
          <w:szCs w:val="20"/>
          <w:lang w:val="fr-FR"/>
          <w:rPrChange w:id="64" w:author="Jude Nkwain" w:date="2025-10-09T13:01:00Z">
            <w:rPr>
              <w:sz w:val="20"/>
              <w:szCs w:val="20"/>
            </w:rPr>
          </w:rPrChange>
        </w:rPr>
        <w:t xml:space="preserve">. Notons que la subvention de transition intègre </w:t>
      </w:r>
      <w:r w:rsidR="51530CCB" w:rsidRPr="00F2791C">
        <w:rPr>
          <w:sz w:val="20"/>
          <w:szCs w:val="20"/>
          <w:lang w:val="fr-FR"/>
          <w:rPrChange w:id="65" w:author="Jude Nkwain" w:date="2025-10-09T13:01:00Z">
            <w:rPr>
              <w:sz w:val="20"/>
              <w:szCs w:val="20"/>
            </w:rPr>
          </w:rPrChange>
        </w:rPr>
        <w:t xml:space="preserve">deux nouvelles activités à savoir </w:t>
      </w:r>
      <w:r w:rsidR="7DBD1ACD" w:rsidRPr="00F2791C">
        <w:rPr>
          <w:sz w:val="20"/>
          <w:szCs w:val="20"/>
          <w:lang w:val="fr-FR"/>
          <w:rPrChange w:id="66" w:author="Jude Nkwain" w:date="2025-10-09T13:01:00Z">
            <w:rPr>
              <w:sz w:val="20"/>
              <w:szCs w:val="20"/>
            </w:rPr>
          </w:rPrChange>
        </w:rPr>
        <w:t xml:space="preserve">une </w:t>
      </w:r>
      <w:r w:rsidR="11E01311" w:rsidRPr="00F2791C">
        <w:rPr>
          <w:sz w:val="20"/>
          <w:szCs w:val="20"/>
          <w:lang w:val="fr-FR"/>
          <w:rPrChange w:id="67" w:author="Jude Nkwain" w:date="2025-10-09T13:01:00Z">
            <w:rPr>
              <w:sz w:val="20"/>
              <w:szCs w:val="20"/>
            </w:rPr>
          </w:rPrChange>
        </w:rPr>
        <w:t>AT pour</w:t>
      </w:r>
      <w:r w:rsidR="0169DE4D" w:rsidRPr="00F2791C">
        <w:rPr>
          <w:sz w:val="20"/>
          <w:szCs w:val="20"/>
          <w:lang w:val="fr-FR"/>
          <w:rPrChange w:id="68" w:author="Jude Nkwain" w:date="2025-10-09T13:01:00Z">
            <w:rPr>
              <w:sz w:val="20"/>
              <w:szCs w:val="20"/>
            </w:rPr>
          </w:rPrChange>
        </w:rPr>
        <w:t xml:space="preserve"> </w:t>
      </w:r>
      <w:r w:rsidR="632CED1E" w:rsidRPr="00F2791C">
        <w:rPr>
          <w:sz w:val="20"/>
          <w:szCs w:val="20"/>
          <w:lang w:val="fr-FR"/>
          <w:rPrChange w:id="69" w:author="Jude Nkwain" w:date="2025-10-09T13:01:00Z">
            <w:rPr>
              <w:sz w:val="20"/>
              <w:szCs w:val="20"/>
            </w:rPr>
          </w:rPrChange>
        </w:rPr>
        <w:t>l'optimisation du programme des vaccins</w:t>
      </w:r>
      <w:r w:rsidR="00DC6361">
        <w:rPr>
          <w:rStyle w:val="Appelnotedebasdep"/>
          <w:sz w:val="20"/>
          <w:szCs w:val="20"/>
        </w:rPr>
        <w:footnoteReference w:id="2"/>
      </w:r>
      <w:r w:rsidR="3FED44DE" w:rsidRPr="00F2791C">
        <w:rPr>
          <w:sz w:val="20"/>
          <w:szCs w:val="20"/>
          <w:lang w:val="fr-FR"/>
          <w:rPrChange w:id="70" w:author="Jude Nkwain" w:date="2025-10-09T13:01:00Z">
            <w:rPr>
              <w:sz w:val="20"/>
              <w:szCs w:val="20"/>
            </w:rPr>
          </w:rPrChange>
        </w:rPr>
        <w:t xml:space="preserve"> </w:t>
      </w:r>
      <w:r w:rsidR="7DBD1ACD" w:rsidRPr="00F2791C">
        <w:rPr>
          <w:sz w:val="20"/>
          <w:szCs w:val="20"/>
          <w:lang w:val="fr-FR"/>
          <w:rPrChange w:id="71" w:author="Jude Nkwain" w:date="2025-10-09T13:01:00Z">
            <w:rPr>
              <w:sz w:val="20"/>
              <w:szCs w:val="20"/>
            </w:rPr>
          </w:rPrChange>
        </w:rPr>
        <w:t xml:space="preserve">en 2026 </w:t>
      </w:r>
      <w:r w:rsidR="3FED44DE" w:rsidRPr="00F2791C">
        <w:rPr>
          <w:sz w:val="20"/>
          <w:szCs w:val="20"/>
          <w:lang w:val="fr-FR"/>
          <w:rPrChange w:id="72" w:author="Jude Nkwain" w:date="2025-10-09T13:01:00Z">
            <w:rPr>
              <w:sz w:val="20"/>
              <w:szCs w:val="20"/>
            </w:rPr>
          </w:rPrChange>
        </w:rPr>
        <w:t xml:space="preserve">et </w:t>
      </w:r>
      <w:r w:rsidR="7DBD1ACD" w:rsidRPr="00F2791C">
        <w:rPr>
          <w:sz w:val="20"/>
          <w:szCs w:val="20"/>
          <w:lang w:val="fr-FR"/>
          <w:rPrChange w:id="73" w:author="Jude Nkwain" w:date="2025-10-09T13:01:00Z">
            <w:rPr>
              <w:sz w:val="20"/>
              <w:szCs w:val="20"/>
            </w:rPr>
          </w:rPrChange>
        </w:rPr>
        <w:t>une</w:t>
      </w:r>
      <w:r w:rsidR="51530CCB" w:rsidRPr="00F2791C">
        <w:rPr>
          <w:sz w:val="20"/>
          <w:szCs w:val="20"/>
          <w:lang w:val="fr-FR"/>
          <w:rPrChange w:id="74" w:author="Jude Nkwain" w:date="2025-10-09T13:01:00Z">
            <w:rPr>
              <w:sz w:val="20"/>
              <w:szCs w:val="20"/>
            </w:rPr>
          </w:rPrChange>
        </w:rPr>
        <w:t xml:space="preserve"> AT </w:t>
      </w:r>
      <w:r w:rsidR="61BA8652" w:rsidRPr="00F2791C">
        <w:rPr>
          <w:sz w:val="20"/>
          <w:szCs w:val="20"/>
          <w:lang w:val="fr-FR"/>
          <w:rPrChange w:id="75" w:author="Jude Nkwain" w:date="2025-10-09T13:01:00Z">
            <w:rPr>
              <w:sz w:val="20"/>
              <w:szCs w:val="20"/>
            </w:rPr>
          </w:rPrChange>
        </w:rPr>
        <w:t xml:space="preserve">pour le développement de la subvention holistique GAVI 6.0. </w:t>
      </w:r>
      <w:proofErr w:type="gramStart"/>
      <w:r w:rsidR="61BA8652" w:rsidRPr="00F2791C">
        <w:rPr>
          <w:sz w:val="20"/>
          <w:szCs w:val="20"/>
          <w:lang w:val="fr-FR"/>
          <w:rPrChange w:id="76" w:author="Jude Nkwain" w:date="2025-10-09T13:01:00Z">
            <w:rPr>
              <w:sz w:val="20"/>
              <w:szCs w:val="20"/>
            </w:rPr>
          </w:rPrChange>
        </w:rPr>
        <w:t>en</w:t>
      </w:r>
      <w:proofErr w:type="gramEnd"/>
      <w:r w:rsidR="61BA8652" w:rsidRPr="00F2791C">
        <w:rPr>
          <w:sz w:val="20"/>
          <w:szCs w:val="20"/>
          <w:lang w:val="fr-FR"/>
          <w:rPrChange w:id="77" w:author="Jude Nkwain" w:date="2025-10-09T13:01:00Z">
            <w:rPr>
              <w:sz w:val="20"/>
              <w:szCs w:val="20"/>
            </w:rPr>
          </w:rPrChange>
        </w:rPr>
        <w:t xml:space="preserve"> 2027</w:t>
      </w:r>
      <w:r w:rsidR="17365C2B" w:rsidRPr="00F2791C">
        <w:rPr>
          <w:sz w:val="20"/>
          <w:szCs w:val="20"/>
          <w:lang w:val="fr-FR"/>
          <w:rPrChange w:id="78" w:author="Jude Nkwain" w:date="2025-10-09T13:01:00Z">
            <w:rPr>
              <w:sz w:val="20"/>
              <w:szCs w:val="20"/>
            </w:rPr>
          </w:rPrChange>
        </w:rPr>
        <w:t>.</w:t>
      </w:r>
      <w:r w:rsidR="57521D61" w:rsidRPr="00F2791C">
        <w:rPr>
          <w:sz w:val="20"/>
          <w:szCs w:val="20"/>
          <w:lang w:val="fr-FR"/>
          <w:rPrChange w:id="79" w:author="Jude Nkwain" w:date="2025-10-09T13:01:00Z">
            <w:rPr>
              <w:sz w:val="20"/>
              <w:szCs w:val="20"/>
            </w:rPr>
          </w:rPrChange>
        </w:rPr>
        <w:t xml:space="preserve"> </w:t>
      </w:r>
      <w:ins w:id="80" w:author="Jean Serge NGAIMA" w:date="2025-10-07T10:48:00Z" w16du:dateUtc="2025-10-07T09:48:00Z">
        <w:r w:rsidR="318D0FC8" w:rsidRPr="4EF77C7B">
          <w:rPr>
            <w:sz w:val="20"/>
            <w:szCs w:val="20"/>
            <w:lang w:val="fr-FR"/>
            <w:rPrChange w:id="81" w:author="Jude Nkwain" w:date="2025-10-09T13:01:00Z">
              <w:rPr>
                <w:sz w:val="20"/>
                <w:szCs w:val="20"/>
              </w:rPr>
            </w:rPrChange>
          </w:rPr>
          <w:t xml:space="preserve">Six </w:t>
        </w:r>
      </w:ins>
      <w:del w:id="82" w:author="Jean Serge NGAIMA" w:date="2025-10-07T10:48:00Z" w16du:dateUtc="2025-10-07T09:48:00Z">
        <w:r w:rsidR="00062B32" w:rsidRPr="4EF77C7B" w:rsidDel="57521D61">
          <w:rPr>
            <w:sz w:val="20"/>
            <w:szCs w:val="20"/>
            <w:lang w:val="fr-FR"/>
            <w:rPrChange w:id="83" w:author="Jude Nkwain" w:date="2025-10-09T13:01:00Z">
              <w:rPr>
                <w:sz w:val="20"/>
                <w:szCs w:val="20"/>
              </w:rPr>
            </w:rPrChange>
          </w:rPr>
          <w:delText xml:space="preserve">Cinq </w:delText>
        </w:r>
      </w:del>
      <w:r w:rsidR="57521D61" w:rsidRPr="00F2791C">
        <w:rPr>
          <w:sz w:val="20"/>
          <w:szCs w:val="20"/>
          <w:lang w:val="fr-FR"/>
          <w:rPrChange w:id="84" w:author="Jude Nkwain" w:date="2025-10-09T13:01:00Z">
            <w:rPr>
              <w:sz w:val="20"/>
              <w:szCs w:val="20"/>
            </w:rPr>
          </w:rPrChange>
        </w:rPr>
        <w:t xml:space="preserve">domaines sur les huit sont </w:t>
      </w:r>
      <w:proofErr w:type="gramStart"/>
      <w:r w:rsidR="57521D61" w:rsidRPr="00F2791C">
        <w:rPr>
          <w:sz w:val="20"/>
          <w:szCs w:val="20"/>
          <w:lang w:val="fr-FR"/>
          <w:rPrChange w:id="85" w:author="Jude Nkwain" w:date="2025-10-09T13:01:00Z">
            <w:rPr>
              <w:sz w:val="20"/>
              <w:szCs w:val="20"/>
            </w:rPr>
          </w:rPrChange>
        </w:rPr>
        <w:t>concernés ,il</w:t>
      </w:r>
      <w:proofErr w:type="gramEnd"/>
      <w:r w:rsidR="57521D61" w:rsidRPr="00F2791C">
        <w:rPr>
          <w:sz w:val="20"/>
          <w:szCs w:val="20"/>
          <w:lang w:val="fr-FR"/>
          <w:rPrChange w:id="86" w:author="Jude Nkwain" w:date="2025-10-09T13:01:00Z">
            <w:rPr>
              <w:sz w:val="20"/>
              <w:szCs w:val="20"/>
            </w:rPr>
          </w:rPrChange>
        </w:rPr>
        <w:t xml:space="preserve"> s’agit de la Prestation</w:t>
      </w:r>
      <w:r w:rsidR="0428EAC5" w:rsidRPr="00F2791C">
        <w:rPr>
          <w:sz w:val="20"/>
          <w:szCs w:val="20"/>
          <w:lang w:val="fr-FR"/>
          <w:rPrChange w:id="87" w:author="Jude Nkwain" w:date="2025-10-09T13:01:00Z">
            <w:rPr>
              <w:sz w:val="20"/>
              <w:szCs w:val="20"/>
            </w:rPr>
          </w:rPrChange>
        </w:rPr>
        <w:t xml:space="preserve"> de </w:t>
      </w:r>
      <w:proofErr w:type="spellStart"/>
      <w:proofErr w:type="gramStart"/>
      <w:r w:rsidR="0428EAC5" w:rsidRPr="00F2791C">
        <w:rPr>
          <w:sz w:val="20"/>
          <w:szCs w:val="20"/>
          <w:lang w:val="fr-FR"/>
          <w:rPrChange w:id="88" w:author="Jude Nkwain" w:date="2025-10-09T13:01:00Z">
            <w:rPr>
              <w:sz w:val="20"/>
              <w:szCs w:val="20"/>
            </w:rPr>
          </w:rPrChange>
        </w:rPr>
        <w:t>service</w:t>
      </w:r>
      <w:r w:rsidR="57521D61" w:rsidRPr="00F2791C">
        <w:rPr>
          <w:sz w:val="20"/>
          <w:szCs w:val="20"/>
          <w:lang w:val="fr-FR"/>
          <w:rPrChange w:id="89" w:author="Jude Nkwain" w:date="2025-10-09T13:01:00Z">
            <w:rPr>
              <w:sz w:val="20"/>
              <w:szCs w:val="20"/>
            </w:rPr>
          </w:rPrChange>
        </w:rPr>
        <w:t>,</w:t>
      </w:r>
      <w:r w:rsidR="349AAE32" w:rsidRPr="00F2791C">
        <w:rPr>
          <w:sz w:val="20"/>
          <w:szCs w:val="20"/>
          <w:lang w:val="fr-FR"/>
          <w:rPrChange w:id="90" w:author="Jude Nkwain" w:date="2025-10-09T13:01:00Z">
            <w:rPr>
              <w:sz w:val="20"/>
              <w:szCs w:val="20"/>
            </w:rPr>
          </w:rPrChange>
        </w:rPr>
        <w:t>la</w:t>
      </w:r>
      <w:proofErr w:type="spellEnd"/>
      <w:proofErr w:type="gramEnd"/>
      <w:r w:rsidR="349AAE32" w:rsidRPr="00F2791C">
        <w:rPr>
          <w:sz w:val="20"/>
          <w:szCs w:val="20"/>
          <w:lang w:val="fr-FR"/>
          <w:rPrChange w:id="91" w:author="Jude Nkwain" w:date="2025-10-09T13:01:00Z">
            <w:rPr>
              <w:sz w:val="20"/>
              <w:szCs w:val="20"/>
            </w:rPr>
          </w:rPrChange>
        </w:rPr>
        <w:t xml:space="preserve"> chaine </w:t>
      </w:r>
      <w:proofErr w:type="gramStart"/>
      <w:r w:rsidR="55D4A58D" w:rsidRPr="00F2791C">
        <w:rPr>
          <w:sz w:val="20"/>
          <w:szCs w:val="20"/>
          <w:lang w:val="fr-FR"/>
          <w:rPrChange w:id="92" w:author="Jude Nkwain" w:date="2025-10-09T13:01:00Z">
            <w:rPr>
              <w:sz w:val="20"/>
              <w:szCs w:val="20"/>
            </w:rPr>
          </w:rPrChange>
        </w:rPr>
        <w:t>d’</w:t>
      </w:r>
      <w:proofErr w:type="spellStart"/>
      <w:r w:rsidR="55D4A58D" w:rsidRPr="00F2791C">
        <w:rPr>
          <w:sz w:val="20"/>
          <w:szCs w:val="20"/>
          <w:lang w:val="fr-FR"/>
          <w:rPrChange w:id="93" w:author="Jude Nkwain" w:date="2025-10-09T13:01:00Z">
            <w:rPr>
              <w:sz w:val="20"/>
              <w:szCs w:val="20"/>
            </w:rPr>
          </w:rPrChange>
        </w:rPr>
        <w:t>approvisionnement</w:t>
      </w:r>
      <w:r w:rsidR="349AAE32" w:rsidRPr="00F2791C">
        <w:rPr>
          <w:sz w:val="20"/>
          <w:szCs w:val="20"/>
          <w:lang w:val="fr-FR"/>
          <w:rPrChange w:id="94" w:author="Jude Nkwain" w:date="2025-10-09T13:01:00Z">
            <w:rPr>
              <w:sz w:val="20"/>
              <w:szCs w:val="20"/>
            </w:rPr>
          </w:rPrChange>
        </w:rPr>
        <w:t>,le</w:t>
      </w:r>
      <w:proofErr w:type="spellEnd"/>
      <w:proofErr w:type="gramEnd"/>
      <w:r w:rsidR="349AAE32" w:rsidRPr="00F2791C">
        <w:rPr>
          <w:sz w:val="20"/>
          <w:szCs w:val="20"/>
          <w:lang w:val="fr-FR"/>
          <w:rPrChange w:id="95" w:author="Jude Nkwain" w:date="2025-10-09T13:01:00Z">
            <w:rPr>
              <w:sz w:val="20"/>
              <w:szCs w:val="20"/>
            </w:rPr>
          </w:rPrChange>
        </w:rPr>
        <w:t xml:space="preserve"> système d’information </w:t>
      </w:r>
      <w:proofErr w:type="spellStart"/>
      <w:proofErr w:type="gramStart"/>
      <w:r w:rsidR="349AAE32" w:rsidRPr="00F2791C">
        <w:rPr>
          <w:sz w:val="20"/>
          <w:szCs w:val="20"/>
          <w:lang w:val="fr-FR"/>
          <w:rPrChange w:id="96" w:author="Jude Nkwain" w:date="2025-10-09T13:01:00Z">
            <w:rPr>
              <w:sz w:val="20"/>
              <w:szCs w:val="20"/>
            </w:rPr>
          </w:rPrChange>
        </w:rPr>
        <w:t>sanitaire</w:t>
      </w:r>
      <w:r w:rsidR="7EF97A68" w:rsidRPr="00F2791C">
        <w:rPr>
          <w:sz w:val="20"/>
          <w:szCs w:val="20"/>
          <w:lang w:val="fr-FR"/>
          <w:rPrChange w:id="97" w:author="Jude Nkwain" w:date="2025-10-09T13:01:00Z">
            <w:rPr>
              <w:sz w:val="20"/>
              <w:szCs w:val="20"/>
            </w:rPr>
          </w:rPrChange>
        </w:rPr>
        <w:t>,</w:t>
      </w:r>
      <w:ins w:id="98" w:author="Jean Serge NGAIMA" w:date="2025-10-07T10:48:00Z" w16du:dateUtc="2025-10-07T09:48:00Z">
        <w:r w:rsidR="318D0FC8" w:rsidRPr="4EF77C7B">
          <w:rPr>
            <w:sz w:val="20"/>
            <w:szCs w:val="20"/>
            <w:lang w:val="fr-FR"/>
            <w:rPrChange w:id="99" w:author="Jude Nkwain" w:date="2025-10-09T13:01:00Z">
              <w:rPr>
                <w:sz w:val="20"/>
                <w:szCs w:val="20"/>
              </w:rPr>
            </w:rPrChange>
          </w:rPr>
          <w:t>la</w:t>
        </w:r>
        <w:proofErr w:type="spellEnd"/>
        <w:proofErr w:type="gramEnd"/>
        <w:r w:rsidR="318D0FC8" w:rsidRPr="4EF77C7B">
          <w:rPr>
            <w:sz w:val="20"/>
            <w:szCs w:val="20"/>
            <w:lang w:val="fr-FR"/>
            <w:rPrChange w:id="100" w:author="Jude Nkwain" w:date="2025-10-09T13:01:00Z">
              <w:rPr>
                <w:sz w:val="20"/>
                <w:szCs w:val="20"/>
              </w:rPr>
            </w:rPrChange>
          </w:rPr>
          <w:t xml:space="preserve"> </w:t>
        </w:r>
      </w:ins>
      <w:ins w:id="101" w:author="Jean Serge NGAIMA" w:date="2025-10-07T10:58:00Z" w16du:dateUtc="2025-10-07T09:58:00Z">
        <w:r w:rsidR="4A51E09D" w:rsidRPr="4EF77C7B">
          <w:rPr>
            <w:sz w:val="20"/>
            <w:szCs w:val="20"/>
            <w:lang w:val="fr-FR"/>
            <w:rPrChange w:id="102" w:author="Jude Nkwain" w:date="2025-10-09T13:01:00Z">
              <w:rPr>
                <w:sz w:val="20"/>
                <w:szCs w:val="20"/>
              </w:rPr>
            </w:rPrChange>
          </w:rPr>
          <w:t>G</w:t>
        </w:r>
      </w:ins>
      <w:ins w:id="103" w:author="Jean Serge NGAIMA" w:date="2025-10-07T10:48:00Z" w16du:dateUtc="2025-10-07T09:48:00Z">
        <w:r w:rsidR="153FAF21" w:rsidRPr="4EF77C7B">
          <w:rPr>
            <w:sz w:val="20"/>
            <w:szCs w:val="20"/>
            <w:lang w:val="fr-FR"/>
            <w:rPrChange w:id="104" w:author="Jude Nkwain" w:date="2025-10-09T13:01:00Z">
              <w:rPr>
                <w:sz w:val="20"/>
                <w:szCs w:val="20"/>
              </w:rPr>
            </w:rPrChange>
          </w:rPr>
          <w:t xml:space="preserve">énération de la </w:t>
        </w:r>
      </w:ins>
      <w:proofErr w:type="gramStart"/>
      <w:ins w:id="105" w:author="Jean Serge NGAIMA" w:date="2025-10-07T10:58:00Z" w16du:dateUtc="2025-10-07T09:58:00Z">
        <w:r w:rsidR="4A51E09D" w:rsidRPr="4EF77C7B">
          <w:rPr>
            <w:sz w:val="20"/>
            <w:szCs w:val="20"/>
            <w:lang w:val="fr-FR"/>
            <w:rPrChange w:id="106" w:author="Jude Nkwain" w:date="2025-10-09T13:01:00Z">
              <w:rPr>
                <w:sz w:val="20"/>
                <w:szCs w:val="20"/>
              </w:rPr>
            </w:rPrChange>
          </w:rPr>
          <w:t>D</w:t>
        </w:r>
      </w:ins>
      <w:ins w:id="107" w:author="Jean Serge NGAIMA" w:date="2025-10-07T10:48:00Z" w16du:dateUtc="2025-10-07T09:48:00Z">
        <w:r w:rsidR="153FAF21" w:rsidRPr="4EF77C7B">
          <w:rPr>
            <w:sz w:val="20"/>
            <w:szCs w:val="20"/>
            <w:lang w:val="fr-FR"/>
            <w:rPrChange w:id="108" w:author="Jude Nkwain" w:date="2025-10-09T13:01:00Z">
              <w:rPr>
                <w:sz w:val="20"/>
                <w:szCs w:val="20"/>
              </w:rPr>
            </w:rPrChange>
          </w:rPr>
          <w:t xml:space="preserve">emande </w:t>
        </w:r>
      </w:ins>
      <w:ins w:id="109" w:author="Jean Serge NGAIMA" w:date="2025-10-07T10:49:00Z" w16du:dateUtc="2025-10-07T09:49:00Z">
        <w:r w:rsidR="153FAF21" w:rsidRPr="4EF77C7B">
          <w:rPr>
            <w:sz w:val="20"/>
            <w:szCs w:val="20"/>
            <w:lang w:val="fr-FR"/>
            <w:rPrChange w:id="110" w:author="Jude Nkwain" w:date="2025-10-09T13:01:00Z">
              <w:rPr>
                <w:sz w:val="20"/>
                <w:szCs w:val="20"/>
              </w:rPr>
            </w:rPrChange>
          </w:rPr>
          <w:t>,</w:t>
        </w:r>
      </w:ins>
      <w:r w:rsidR="7EF97A68" w:rsidRPr="00F2791C">
        <w:rPr>
          <w:sz w:val="20"/>
          <w:szCs w:val="20"/>
          <w:lang w:val="fr-FR"/>
          <w:rPrChange w:id="111" w:author="Jude Nkwain" w:date="2025-10-09T13:01:00Z">
            <w:rPr>
              <w:sz w:val="20"/>
              <w:szCs w:val="20"/>
            </w:rPr>
          </w:rPrChange>
        </w:rPr>
        <w:t>la</w:t>
      </w:r>
      <w:proofErr w:type="gramEnd"/>
      <w:r w:rsidR="7EF97A68" w:rsidRPr="00F2791C">
        <w:rPr>
          <w:sz w:val="20"/>
          <w:szCs w:val="20"/>
          <w:lang w:val="fr-FR"/>
          <w:rPrChange w:id="112" w:author="Jude Nkwain" w:date="2025-10-09T13:01:00Z">
            <w:rPr>
              <w:sz w:val="20"/>
              <w:szCs w:val="20"/>
            </w:rPr>
          </w:rPrChange>
        </w:rPr>
        <w:t xml:space="preserve"> gouvernance et le financement</w:t>
      </w:r>
      <w:r w:rsidR="3E06724C" w:rsidRPr="00F2791C">
        <w:rPr>
          <w:sz w:val="20"/>
          <w:szCs w:val="20"/>
          <w:lang w:val="fr-FR"/>
          <w:rPrChange w:id="113" w:author="Jude Nkwain" w:date="2025-10-09T13:01:00Z">
            <w:rPr>
              <w:sz w:val="20"/>
              <w:szCs w:val="20"/>
            </w:rPr>
          </w:rPrChange>
        </w:rPr>
        <w:t xml:space="preserve"> de la santé</w:t>
      </w:r>
      <w:r w:rsidR="00115509">
        <w:rPr>
          <w:rStyle w:val="Appelnotedebasdep"/>
          <w:sz w:val="20"/>
          <w:szCs w:val="20"/>
        </w:rPr>
        <w:footnoteReference w:id="3"/>
      </w:r>
      <w:r w:rsidR="7EF97A68" w:rsidRPr="00F2791C">
        <w:rPr>
          <w:sz w:val="20"/>
          <w:szCs w:val="20"/>
          <w:lang w:val="fr-FR"/>
          <w:rPrChange w:id="120" w:author="Jude Nkwain" w:date="2025-10-09T13:01:00Z">
            <w:rPr>
              <w:sz w:val="20"/>
              <w:szCs w:val="20"/>
            </w:rPr>
          </w:rPrChange>
        </w:rPr>
        <w:t>.</w:t>
      </w:r>
    </w:p>
    <w:p w14:paraId="7BCB1A53" w14:textId="77777777" w:rsidR="00411835" w:rsidRPr="00F2791C" w:rsidRDefault="00411835" w:rsidP="0005352C">
      <w:pPr>
        <w:rPr>
          <w:ins w:id="121" w:author="Jean Serge NGAIMA" w:date="2025-10-06T12:15:00Z" w16du:dateUtc="2025-10-06T11:15:00Z"/>
          <w:sz w:val="20"/>
          <w:szCs w:val="20"/>
          <w:lang w:val="fr-FR"/>
          <w:rPrChange w:id="122" w:author="Jude Nkwain" w:date="2025-10-09T13:01:00Z" w16du:dateUtc="2025-10-09T11:01:00Z">
            <w:rPr>
              <w:ins w:id="123" w:author="Jean Serge NGAIMA" w:date="2025-10-06T12:15:00Z" w16du:dateUtc="2025-10-06T11:15:00Z"/>
              <w:sz w:val="20"/>
              <w:szCs w:val="20"/>
            </w:rPr>
          </w:rPrChange>
        </w:rPr>
      </w:pPr>
    </w:p>
    <w:p w14:paraId="45A72E80" w14:textId="33C03ADA" w:rsidR="00411835" w:rsidRPr="00F2791C" w:rsidRDefault="5A9B7CCF" w:rsidP="0005352C">
      <w:pPr>
        <w:rPr>
          <w:sz w:val="20"/>
          <w:szCs w:val="20"/>
          <w:lang w:val="fr-FR"/>
          <w:rPrChange w:id="124" w:author="Jude Nkwain" w:date="2025-10-09T13:01:00Z" w16du:dateUtc="2025-10-09T11:01:00Z">
            <w:rPr>
              <w:sz w:val="20"/>
              <w:szCs w:val="20"/>
            </w:rPr>
          </w:rPrChange>
        </w:rPr>
      </w:pPr>
      <w:ins w:id="125" w:author="Jean Serge NGAIMA" w:date="2025-10-06T12:15:00Z">
        <w:r w:rsidRPr="4EF77C7B">
          <w:rPr>
            <w:sz w:val="20"/>
            <w:szCs w:val="20"/>
            <w:lang w:val="fr-FR"/>
            <w:rPrChange w:id="126" w:author="Jude Nkwain" w:date="2025-10-09T13:01:00Z">
              <w:rPr>
                <w:sz w:val="20"/>
                <w:szCs w:val="20"/>
              </w:rPr>
            </w:rPrChange>
          </w:rPr>
          <w:t>L</w:t>
        </w:r>
      </w:ins>
      <w:ins w:id="127" w:author="Jean Serge NGAIMA" w:date="2025-10-06T12:16:00Z">
        <w:r w:rsidRPr="4EF77C7B">
          <w:rPr>
            <w:sz w:val="20"/>
            <w:szCs w:val="20"/>
            <w:lang w:val="fr-FR"/>
            <w:rPrChange w:id="128" w:author="Jude Nkwain" w:date="2025-10-09T13:01:00Z">
              <w:rPr>
                <w:sz w:val="20"/>
                <w:szCs w:val="20"/>
              </w:rPr>
            </w:rPrChange>
          </w:rPr>
          <w:t xml:space="preserve">es activités </w:t>
        </w:r>
        <w:r w:rsidR="284D3123" w:rsidRPr="4EF77C7B">
          <w:rPr>
            <w:sz w:val="20"/>
            <w:szCs w:val="20"/>
            <w:lang w:val="fr-FR"/>
            <w:rPrChange w:id="129" w:author="Jude Nkwain" w:date="2025-10-09T13:01:00Z">
              <w:rPr>
                <w:sz w:val="20"/>
                <w:szCs w:val="20"/>
              </w:rPr>
            </w:rPrChange>
          </w:rPr>
          <w:t>sont reparties entre les partenaires principaux (</w:t>
        </w:r>
      </w:ins>
      <w:ins w:id="130" w:author="Jean Serge NGAIMA" w:date="2025-10-07T10:51:00Z">
        <w:r w:rsidR="4D487FB0" w:rsidRPr="4EF77C7B">
          <w:rPr>
            <w:sz w:val="20"/>
            <w:szCs w:val="20"/>
            <w:lang w:val="fr-FR"/>
            <w:rPrChange w:id="131" w:author="Jude Nkwain" w:date="2025-10-09T13:01:00Z">
              <w:rPr>
                <w:sz w:val="20"/>
                <w:szCs w:val="20"/>
              </w:rPr>
            </w:rPrChange>
          </w:rPr>
          <w:t xml:space="preserve">3 </w:t>
        </w:r>
      </w:ins>
      <w:ins w:id="132" w:author="Jean Serge NGAIMA" w:date="2025-10-06T12:16:00Z">
        <w:r w:rsidR="284D3123" w:rsidRPr="4EF77C7B">
          <w:rPr>
            <w:sz w:val="20"/>
            <w:szCs w:val="20"/>
            <w:lang w:val="fr-FR"/>
            <w:rPrChange w:id="133" w:author="Jude Nkwain" w:date="2025-10-09T13:01:00Z">
              <w:rPr>
                <w:sz w:val="20"/>
                <w:szCs w:val="20"/>
              </w:rPr>
            </w:rPrChange>
          </w:rPr>
          <w:t>activités</w:t>
        </w:r>
      </w:ins>
      <w:ins w:id="134" w:author="Clarisse Veylon (Consultant)" w:date="2025-10-09T12:08:00Z">
        <w:r w:rsidR="590E965E" w:rsidRPr="4EF77C7B">
          <w:rPr>
            <w:sz w:val="20"/>
            <w:szCs w:val="20"/>
            <w:lang w:val="fr-FR"/>
          </w:rPr>
          <w:t>, soit</w:t>
        </w:r>
      </w:ins>
      <w:ins w:id="135" w:author="Jean Serge NGAIMA" w:date="2025-10-06T12:16:00Z">
        <w:del w:id="136" w:author="Clarisse Veylon (Consultant)" w:date="2025-10-09T12:08:00Z">
          <w:r w:rsidR="00411835" w:rsidRPr="4EF77C7B" w:rsidDel="284D3123">
            <w:rPr>
              <w:sz w:val="20"/>
              <w:szCs w:val="20"/>
              <w:lang w:val="fr-FR"/>
              <w:rPrChange w:id="137" w:author="Jude Nkwain" w:date="2025-10-09T13:01:00Z">
                <w:rPr>
                  <w:sz w:val="20"/>
                  <w:szCs w:val="20"/>
                </w:rPr>
              </w:rPrChange>
            </w:rPr>
            <w:delText xml:space="preserve"> </w:delText>
          </w:r>
        </w:del>
      </w:ins>
      <w:ins w:id="138" w:author="Jean Serge NGAIMA" w:date="2025-10-07T10:57:00Z">
        <w:del w:id="139" w:author="Clarisse Veylon (Consultant)" w:date="2025-10-09T12:08:00Z">
          <w:r w:rsidR="00411835" w:rsidRPr="4EF77C7B" w:rsidDel="4A51E09D">
            <w:rPr>
              <w:sz w:val="20"/>
              <w:szCs w:val="20"/>
              <w:lang w:val="fr-FR"/>
              <w:rPrChange w:id="140" w:author="Jude Nkwain" w:date="2025-10-09T13:01:00Z">
                <w:rPr>
                  <w:sz w:val="20"/>
                  <w:szCs w:val="20"/>
                </w:rPr>
              </w:rPrChange>
            </w:rPr>
            <w:delText xml:space="preserve"> et </w:delText>
          </w:r>
        </w:del>
      </w:ins>
      <w:ins w:id="141" w:author="Jean Serge NGAIMA" w:date="2025-10-07T10:51:00Z">
        <w:r w:rsidR="5081D36A" w:rsidRPr="4EF77C7B">
          <w:rPr>
            <w:sz w:val="20"/>
            <w:szCs w:val="20"/>
            <w:lang w:val="fr-FR"/>
            <w:rPrChange w:id="142" w:author="Jude Nkwain" w:date="2025-10-09T13:01:00Z">
              <w:rPr>
                <w:sz w:val="20"/>
                <w:szCs w:val="20"/>
              </w:rPr>
            </w:rPrChange>
          </w:rPr>
          <w:t xml:space="preserve">25 </w:t>
        </w:r>
      </w:ins>
      <w:ins w:id="143" w:author="Jean Serge NGAIMA" w:date="2025-10-06T12:16:00Z">
        <w:r w:rsidR="284D3123" w:rsidRPr="4EF77C7B">
          <w:rPr>
            <w:sz w:val="20"/>
            <w:szCs w:val="20"/>
            <w:lang w:val="fr-FR"/>
            <w:rPrChange w:id="144" w:author="Jude Nkwain" w:date="2025-10-09T13:01:00Z">
              <w:rPr>
                <w:sz w:val="20"/>
                <w:szCs w:val="20"/>
              </w:rPr>
            </w:rPrChange>
          </w:rPr>
          <w:t>%</w:t>
        </w:r>
      </w:ins>
      <w:ins w:id="145" w:author="Jean Serge NGAIMA" w:date="2025-10-07T09:45:00Z">
        <w:r w:rsidR="679E819D" w:rsidRPr="4EF77C7B">
          <w:rPr>
            <w:sz w:val="20"/>
            <w:szCs w:val="20"/>
            <w:lang w:val="fr-FR"/>
            <w:rPrChange w:id="146" w:author="Jude Nkwain" w:date="2025-10-09T13:01:00Z">
              <w:rPr>
                <w:sz w:val="20"/>
                <w:szCs w:val="20"/>
              </w:rPr>
            </w:rPrChange>
          </w:rPr>
          <w:t xml:space="preserve">) </w:t>
        </w:r>
      </w:ins>
      <w:ins w:id="147" w:author="Jean Serge NGAIMA" w:date="2025-10-07T09:46:00Z">
        <w:r w:rsidR="679E819D" w:rsidRPr="4EF77C7B">
          <w:rPr>
            <w:sz w:val="20"/>
            <w:szCs w:val="20"/>
            <w:lang w:val="fr-FR"/>
            <w:rPrChange w:id="148" w:author="Jude Nkwain" w:date="2025-10-09T13:01:00Z">
              <w:rPr>
                <w:sz w:val="20"/>
                <w:szCs w:val="20"/>
              </w:rPr>
            </w:rPrChange>
          </w:rPr>
          <w:t xml:space="preserve">et les partenaires </w:t>
        </w:r>
        <w:proofErr w:type="gramStart"/>
        <w:r w:rsidR="679E819D" w:rsidRPr="4EF77C7B">
          <w:rPr>
            <w:sz w:val="20"/>
            <w:szCs w:val="20"/>
            <w:lang w:val="fr-FR"/>
            <w:rPrChange w:id="149" w:author="Jude Nkwain" w:date="2025-10-09T13:01:00Z">
              <w:rPr>
                <w:sz w:val="20"/>
                <w:szCs w:val="20"/>
              </w:rPr>
            </w:rPrChange>
          </w:rPr>
          <w:t>élargis(</w:t>
        </w:r>
      </w:ins>
      <w:proofErr w:type="gramEnd"/>
      <w:ins w:id="150" w:author="Jean Serge NGAIMA" w:date="2025-10-07T10:57:00Z">
        <w:r w:rsidR="2A6F11F0" w:rsidRPr="4EF77C7B">
          <w:rPr>
            <w:sz w:val="20"/>
            <w:szCs w:val="20"/>
            <w:lang w:val="fr-FR"/>
            <w:rPrChange w:id="151" w:author="Jude Nkwain" w:date="2025-10-09T13:01:00Z">
              <w:rPr>
                <w:sz w:val="20"/>
                <w:szCs w:val="20"/>
              </w:rPr>
            </w:rPrChange>
          </w:rPr>
          <w:t>11</w:t>
        </w:r>
      </w:ins>
      <w:ins w:id="152" w:author="Jean Serge NGAIMA" w:date="2025-10-07T09:46:00Z">
        <w:r w:rsidR="679E819D" w:rsidRPr="4EF77C7B">
          <w:rPr>
            <w:sz w:val="20"/>
            <w:szCs w:val="20"/>
            <w:lang w:val="fr-FR"/>
            <w:rPrChange w:id="153" w:author="Jude Nkwain" w:date="2025-10-09T13:01:00Z">
              <w:rPr>
                <w:sz w:val="20"/>
                <w:szCs w:val="20"/>
              </w:rPr>
            </w:rPrChange>
          </w:rPr>
          <w:t xml:space="preserve"> activités</w:t>
        </w:r>
      </w:ins>
      <w:ins w:id="154" w:author="Clarisse Veylon (Consultant)" w:date="2025-10-09T12:08:00Z">
        <w:r w:rsidR="32AA100F" w:rsidRPr="4EF77C7B">
          <w:rPr>
            <w:sz w:val="20"/>
            <w:szCs w:val="20"/>
            <w:lang w:val="fr-FR"/>
          </w:rPr>
          <w:t>, soit</w:t>
        </w:r>
      </w:ins>
      <w:ins w:id="155" w:author="Jean Serge NGAIMA" w:date="2025-10-07T09:46:00Z">
        <w:del w:id="156" w:author="Clarisse Veylon (Consultant)" w:date="2025-10-09T12:08:00Z">
          <w:r w:rsidR="00411835" w:rsidRPr="4EF77C7B" w:rsidDel="679E819D">
            <w:rPr>
              <w:sz w:val="20"/>
              <w:szCs w:val="20"/>
              <w:lang w:val="fr-FR"/>
              <w:rPrChange w:id="157" w:author="Jude Nkwain" w:date="2025-10-09T13:01:00Z">
                <w:rPr>
                  <w:sz w:val="20"/>
                  <w:szCs w:val="20"/>
                </w:rPr>
              </w:rPrChange>
            </w:rPr>
            <w:delText xml:space="preserve"> et </w:delText>
          </w:r>
        </w:del>
      </w:ins>
      <w:ins w:id="158" w:author="Jean Serge NGAIMA" w:date="2025-10-07T10:57:00Z">
        <w:r w:rsidR="4A51E09D" w:rsidRPr="4EF77C7B">
          <w:rPr>
            <w:sz w:val="20"/>
            <w:szCs w:val="20"/>
            <w:lang w:val="fr-FR"/>
            <w:rPrChange w:id="159" w:author="Jude Nkwain" w:date="2025-10-09T13:01:00Z">
              <w:rPr>
                <w:sz w:val="20"/>
                <w:szCs w:val="20"/>
              </w:rPr>
            </w:rPrChange>
          </w:rPr>
          <w:t>75</w:t>
        </w:r>
      </w:ins>
      <w:ins w:id="160" w:author="Jean Serge NGAIMA" w:date="2025-10-07T09:46:00Z">
        <w:r w:rsidR="679E819D" w:rsidRPr="4EF77C7B">
          <w:rPr>
            <w:sz w:val="20"/>
            <w:szCs w:val="20"/>
            <w:lang w:val="fr-FR"/>
            <w:rPrChange w:id="161" w:author="Jude Nkwain" w:date="2025-10-09T13:01:00Z">
              <w:rPr>
                <w:sz w:val="20"/>
                <w:szCs w:val="20"/>
              </w:rPr>
            </w:rPrChange>
          </w:rPr>
          <w:t>%</w:t>
        </w:r>
        <w:proofErr w:type="gramStart"/>
        <w:r w:rsidR="679E819D" w:rsidRPr="4EF77C7B">
          <w:rPr>
            <w:sz w:val="20"/>
            <w:szCs w:val="20"/>
            <w:lang w:val="fr-FR"/>
            <w:rPrChange w:id="162" w:author="Jude Nkwain" w:date="2025-10-09T13:01:00Z">
              <w:rPr>
                <w:sz w:val="20"/>
                <w:szCs w:val="20"/>
              </w:rPr>
            </w:rPrChange>
          </w:rPr>
          <w:t>).L’ACP</w:t>
        </w:r>
        <w:proofErr w:type="gramEnd"/>
        <w:r w:rsidR="679E819D" w:rsidRPr="4EF77C7B">
          <w:rPr>
            <w:sz w:val="20"/>
            <w:szCs w:val="20"/>
            <w:lang w:val="fr-FR"/>
            <w:rPrChange w:id="163" w:author="Jude Nkwain" w:date="2025-10-09T13:01:00Z">
              <w:rPr>
                <w:sz w:val="20"/>
                <w:szCs w:val="20"/>
              </w:rPr>
            </w:rPrChange>
          </w:rPr>
          <w:t xml:space="preserve"> proposé</w:t>
        </w:r>
      </w:ins>
      <w:ins w:id="164" w:author="Jean Serge NGAIMA" w:date="2025-10-07T10:57:00Z">
        <w:r w:rsidR="4A51E09D" w:rsidRPr="4EF77C7B">
          <w:rPr>
            <w:sz w:val="20"/>
            <w:szCs w:val="20"/>
            <w:lang w:val="fr-FR"/>
            <w:rPrChange w:id="165" w:author="Jude Nkwain" w:date="2025-10-09T13:01:00Z">
              <w:rPr>
                <w:sz w:val="20"/>
                <w:szCs w:val="20"/>
              </w:rPr>
            </w:rPrChange>
          </w:rPr>
          <w:t xml:space="preserve">e </w:t>
        </w:r>
      </w:ins>
      <w:ins w:id="166" w:author="Jean Serge NGAIMA" w:date="2025-10-07T09:46:00Z">
        <w:r w:rsidR="679E819D" w:rsidRPr="4EF77C7B">
          <w:rPr>
            <w:sz w:val="20"/>
            <w:szCs w:val="20"/>
            <w:lang w:val="fr-FR"/>
            <w:rPrChange w:id="167" w:author="Jude Nkwain" w:date="2025-10-09T13:01:00Z">
              <w:rPr>
                <w:sz w:val="20"/>
                <w:szCs w:val="20"/>
              </w:rPr>
            </w:rPrChange>
          </w:rPr>
          <w:t xml:space="preserve">est complémentaire au country </w:t>
        </w:r>
        <w:proofErr w:type="spellStart"/>
        <w:r w:rsidR="679E819D" w:rsidRPr="4EF77C7B">
          <w:rPr>
            <w:sz w:val="20"/>
            <w:szCs w:val="20"/>
            <w:lang w:val="fr-FR"/>
            <w:rPrChange w:id="168" w:author="Jude Nkwain" w:date="2025-10-09T13:01:00Z">
              <w:rPr>
                <w:sz w:val="20"/>
                <w:szCs w:val="20"/>
              </w:rPr>
            </w:rPrChange>
          </w:rPr>
          <w:t>foundations</w:t>
        </w:r>
        <w:proofErr w:type="spellEnd"/>
        <w:r w:rsidR="679E819D" w:rsidRPr="4EF77C7B">
          <w:rPr>
            <w:sz w:val="20"/>
            <w:szCs w:val="20"/>
            <w:lang w:val="fr-FR"/>
            <w:rPrChange w:id="169" w:author="Jude Nkwain" w:date="2025-10-09T13:01:00Z">
              <w:rPr>
                <w:sz w:val="20"/>
                <w:szCs w:val="20"/>
              </w:rPr>
            </w:rPrChange>
          </w:rPr>
          <w:t xml:space="preserve"> déjà alloués à OMS et UNICEF pour le premier semestre 2026.</w:t>
        </w:r>
      </w:ins>
    </w:p>
    <w:p w14:paraId="7BF77C73" w14:textId="77777777" w:rsidR="002F6F4B" w:rsidRPr="00F2791C" w:rsidRDefault="002F6F4B" w:rsidP="0005352C">
      <w:pPr>
        <w:rPr>
          <w:sz w:val="20"/>
          <w:szCs w:val="20"/>
          <w:lang w:val="fr-FR"/>
          <w:rPrChange w:id="170" w:author="Jude Nkwain" w:date="2025-10-09T13:01:00Z" w16du:dateUtc="2025-10-09T11:01:00Z">
            <w:rPr>
              <w:sz w:val="20"/>
              <w:szCs w:val="20"/>
            </w:rPr>
          </w:rPrChange>
        </w:rPr>
      </w:pPr>
    </w:p>
    <w:p w14:paraId="7D07C62A" w14:textId="77777777" w:rsidR="00173F7F" w:rsidRPr="00F2791C" w:rsidRDefault="00173F7F" w:rsidP="0005352C">
      <w:pPr>
        <w:rPr>
          <w:sz w:val="20"/>
          <w:szCs w:val="20"/>
          <w:lang w:val="fr-FR"/>
          <w:rPrChange w:id="171" w:author="Jude Nkwain" w:date="2025-10-09T13:01:00Z" w16du:dateUtc="2025-10-09T11:01:00Z">
            <w:rPr>
              <w:sz w:val="20"/>
              <w:szCs w:val="20"/>
            </w:rPr>
          </w:rPrChange>
        </w:rPr>
      </w:pPr>
    </w:p>
    <w:p w14:paraId="5D449DFA" w14:textId="0D20CCF7" w:rsidR="0005352C" w:rsidRPr="00D8799A" w:rsidRDefault="00173F7F" w:rsidP="0005352C">
      <w:pPr>
        <w:rPr>
          <w:b/>
          <w:bCs/>
          <w:sz w:val="20"/>
          <w:szCs w:val="20"/>
          <w:lang w:val="fr-CH"/>
        </w:rPr>
      </w:pPr>
      <w:r w:rsidRPr="00F2791C">
        <w:rPr>
          <w:b/>
          <w:bCs/>
          <w:sz w:val="20"/>
          <w:szCs w:val="20"/>
          <w:lang w:val="fr-FR"/>
          <w:rPrChange w:id="172" w:author="Jude Nkwain" w:date="2025-10-09T13:01:00Z" w16du:dateUtc="2025-10-09T11:01:00Z">
            <w:rPr>
              <w:b/>
              <w:bCs/>
              <w:sz w:val="20"/>
              <w:szCs w:val="20"/>
            </w:rPr>
          </w:rPrChange>
        </w:rPr>
        <w:t>L</w:t>
      </w:r>
      <w:r w:rsidR="000C3CDF" w:rsidRPr="00F2791C">
        <w:rPr>
          <w:b/>
          <w:bCs/>
          <w:sz w:val="20"/>
          <w:szCs w:val="20"/>
          <w:lang w:val="fr-FR"/>
          <w:rPrChange w:id="173" w:author="Jude Nkwain" w:date="2025-10-09T13:01:00Z" w16du:dateUtc="2025-10-09T11:01:00Z">
            <w:rPr>
              <w:b/>
              <w:bCs/>
              <w:sz w:val="20"/>
              <w:szCs w:val="20"/>
            </w:rPr>
          </w:rPrChange>
        </w:rPr>
        <w:t>a liste linéaire d’</w:t>
      </w:r>
      <w:r w:rsidRPr="00F2791C">
        <w:rPr>
          <w:b/>
          <w:bCs/>
          <w:sz w:val="20"/>
          <w:szCs w:val="20"/>
          <w:lang w:val="fr-FR"/>
          <w:rPrChange w:id="174" w:author="Jude Nkwain" w:date="2025-10-09T13:01:00Z" w16du:dateUtc="2025-10-09T11:01:00Z">
            <w:rPr>
              <w:b/>
              <w:bCs/>
              <w:sz w:val="20"/>
              <w:szCs w:val="20"/>
            </w:rPr>
          </w:rPrChange>
        </w:rPr>
        <w:t xml:space="preserve">activités </w:t>
      </w:r>
      <w:proofErr w:type="gramStart"/>
      <w:r w:rsidRPr="00F2791C">
        <w:rPr>
          <w:b/>
          <w:bCs/>
          <w:sz w:val="20"/>
          <w:szCs w:val="20"/>
          <w:lang w:val="fr-FR"/>
          <w:rPrChange w:id="175" w:author="Jude Nkwain" w:date="2025-10-09T13:01:00Z" w16du:dateUtc="2025-10-09T11:01:00Z">
            <w:rPr>
              <w:b/>
              <w:bCs/>
              <w:sz w:val="20"/>
              <w:szCs w:val="20"/>
            </w:rPr>
          </w:rPrChange>
        </w:rPr>
        <w:t xml:space="preserve">ACP </w:t>
      </w:r>
      <w:r w:rsidR="000C3CDF" w:rsidRPr="00F2791C">
        <w:rPr>
          <w:b/>
          <w:bCs/>
          <w:sz w:val="20"/>
          <w:szCs w:val="20"/>
          <w:lang w:val="fr-FR"/>
          <w:rPrChange w:id="176" w:author="Jude Nkwain" w:date="2025-10-09T13:01:00Z" w16du:dateUtc="2025-10-09T11:01:00Z">
            <w:rPr>
              <w:b/>
              <w:bCs/>
              <w:sz w:val="20"/>
              <w:szCs w:val="20"/>
            </w:rPr>
          </w:rPrChange>
        </w:rPr>
        <w:t xml:space="preserve"> se</w:t>
      </w:r>
      <w:proofErr w:type="gramEnd"/>
      <w:r w:rsidR="000C3CDF" w:rsidRPr="00F2791C">
        <w:rPr>
          <w:b/>
          <w:bCs/>
          <w:sz w:val="20"/>
          <w:szCs w:val="20"/>
          <w:lang w:val="fr-FR"/>
          <w:rPrChange w:id="177" w:author="Jude Nkwain" w:date="2025-10-09T13:01:00Z" w16du:dateUtc="2025-10-09T11:01:00Z">
            <w:rPr>
              <w:b/>
              <w:bCs/>
              <w:sz w:val="20"/>
              <w:szCs w:val="20"/>
            </w:rPr>
          </w:rPrChange>
        </w:rPr>
        <w:t xml:space="preserve"> présente comme suit</w:t>
      </w:r>
      <w:r w:rsidRPr="00F2791C">
        <w:rPr>
          <w:b/>
          <w:bCs/>
          <w:sz w:val="20"/>
          <w:szCs w:val="20"/>
          <w:lang w:val="fr-FR"/>
          <w:rPrChange w:id="178" w:author="Jude Nkwain" w:date="2025-10-09T13:01:00Z" w16du:dateUtc="2025-10-09T11:01:00Z">
            <w:rPr>
              <w:b/>
              <w:bCs/>
              <w:sz w:val="20"/>
              <w:szCs w:val="20"/>
            </w:rPr>
          </w:rPrChange>
        </w:rPr>
        <w:t xml:space="preserve"> : </w:t>
      </w:r>
    </w:p>
    <w:tbl>
      <w:tblPr>
        <w:tblStyle w:val="Grilledutableau"/>
        <w:tblW w:w="9062" w:type="dxa"/>
        <w:tblLook w:val="04A0" w:firstRow="1" w:lastRow="0" w:firstColumn="1" w:lastColumn="0" w:noHBand="0" w:noVBand="1"/>
        <w:tblPrChange w:id="179" w:author="Jean Serge NGAIMA" w:date="2025-10-07T10:40:00Z" w16du:dateUtc="2025-10-07T09:40:00Z">
          <w:tblPr>
            <w:tblStyle w:val="Grilledutableau"/>
            <w:tblW w:w="9062" w:type="dxa"/>
            <w:tblLook w:val="04A0" w:firstRow="1" w:lastRow="0" w:firstColumn="1" w:lastColumn="0" w:noHBand="0" w:noVBand="1"/>
          </w:tblPr>
        </w:tblPrChange>
      </w:tblPr>
      <w:tblGrid>
        <w:gridCol w:w="661"/>
        <w:gridCol w:w="8401"/>
        <w:tblGridChange w:id="180">
          <w:tblGrid>
            <w:gridCol w:w="360"/>
            <w:gridCol w:w="301"/>
            <w:gridCol w:w="419"/>
            <w:gridCol w:w="7982"/>
          </w:tblGrid>
        </w:tblGridChange>
      </w:tblGrid>
      <w:tr w:rsidR="00245A26" w:rsidRPr="00D8799A" w14:paraId="08C1307F" w14:textId="77777777" w:rsidTr="4EF77C7B">
        <w:trPr>
          <w:trHeight w:val="315"/>
          <w:tblHeader/>
          <w:trPrChange w:id="181" w:author="Jean Serge NGAIMA" w:date="2025-10-07T10:40:00Z" w16du:dateUtc="2025-10-07T09:40:00Z">
            <w:trPr>
              <w:gridAfter w:val="0"/>
              <w:trHeight w:val="315"/>
              <w:tblHeader/>
            </w:trPr>
          </w:trPrChange>
        </w:trPr>
        <w:tc>
          <w:tcPr>
            <w:tcW w:w="661" w:type="dxa"/>
            <w:shd w:val="clear" w:color="auto" w:fill="00448A" w:themeFill="text2" w:themeFillShade="BF"/>
            <w:tcPrChange w:id="182" w:author="Jean Serge NGAIMA" w:date="2025-10-07T10:40:00Z" w16du:dateUtc="2025-10-07T09:40:00Z">
              <w:tcPr>
                <w:tcW w:w="439" w:type="dxa"/>
                <w:shd w:val="clear" w:color="auto" w:fill="00448A" w:themeFill="text2" w:themeFillShade="BF"/>
              </w:tcPr>
            </w:tcPrChange>
          </w:tcPr>
          <w:p w14:paraId="248166AE" w14:textId="77777777" w:rsidR="000B6CB1" w:rsidRPr="00D8799A" w:rsidRDefault="000B6CB1">
            <w:pPr>
              <w:rPr>
                <w:b/>
                <w:bCs/>
                <w:color w:val="FFFFFF" w:themeColor="background1"/>
                <w:sz w:val="20"/>
                <w:szCs w:val="20"/>
              </w:rPr>
            </w:pPr>
            <w:r w:rsidRPr="00D8799A">
              <w:rPr>
                <w:b/>
                <w:bCs/>
                <w:color w:val="FFFFFF" w:themeColor="background1"/>
                <w:sz w:val="20"/>
                <w:szCs w:val="20"/>
              </w:rPr>
              <w:t>N°</w:t>
            </w:r>
          </w:p>
        </w:tc>
        <w:tc>
          <w:tcPr>
            <w:tcW w:w="8401" w:type="dxa"/>
            <w:shd w:val="clear" w:color="auto" w:fill="00448A" w:themeFill="text2" w:themeFillShade="BF"/>
            <w:hideMark/>
            <w:tcPrChange w:id="183" w:author="Jean Serge NGAIMA" w:date="2025-10-07T10:40:00Z" w16du:dateUtc="2025-10-07T09:40:00Z">
              <w:tcPr>
                <w:tcW w:w="8623" w:type="dxa"/>
                <w:gridSpan w:val="2"/>
                <w:shd w:val="clear" w:color="auto" w:fill="00448A" w:themeFill="text2" w:themeFillShade="BF"/>
                <w:hideMark/>
              </w:tcPr>
            </w:tcPrChange>
          </w:tcPr>
          <w:p w14:paraId="134CEA32" w14:textId="77777777" w:rsidR="000B6CB1" w:rsidRPr="00D8799A" w:rsidRDefault="17492A74" w:rsidP="4EF77C7B">
            <w:pPr>
              <w:rPr>
                <w:b/>
                <w:bCs/>
                <w:color w:val="FFFFFF" w:themeColor="background1"/>
                <w:sz w:val="20"/>
                <w:szCs w:val="20"/>
                <w:lang w:val="en-US"/>
              </w:rPr>
            </w:pPr>
            <w:proofErr w:type="spellStart"/>
            <w:r w:rsidRPr="4EF77C7B">
              <w:rPr>
                <w:b/>
                <w:bCs/>
                <w:color w:val="FFFFFF" w:themeColor="background1"/>
                <w:sz w:val="20"/>
                <w:szCs w:val="20"/>
                <w:lang w:val="en-US"/>
              </w:rPr>
              <w:t>Activités</w:t>
            </w:r>
            <w:proofErr w:type="spellEnd"/>
            <w:r w:rsidRPr="4EF77C7B">
              <w:rPr>
                <w:b/>
                <w:bCs/>
                <w:color w:val="FFFFFF" w:themeColor="background1"/>
                <w:sz w:val="20"/>
                <w:szCs w:val="20"/>
                <w:lang w:val="en-US"/>
              </w:rPr>
              <w:t xml:space="preserve"> TCA</w:t>
            </w:r>
          </w:p>
        </w:tc>
      </w:tr>
      <w:tr w:rsidR="00620BFA" w:rsidRPr="00D8799A" w14:paraId="27F2355D" w14:textId="77777777" w:rsidTr="4EF77C7B">
        <w:trPr>
          <w:trHeight w:val="208"/>
        </w:trPr>
        <w:tc>
          <w:tcPr>
            <w:tcW w:w="9062" w:type="dxa"/>
            <w:gridSpan w:val="2"/>
          </w:tcPr>
          <w:p w14:paraId="7C74CD3A" w14:textId="6976253E" w:rsidR="00620BFA" w:rsidRPr="00741647" w:rsidRDefault="00620BFA">
            <w:pPr>
              <w:rPr>
                <w:b/>
                <w:bCs/>
                <w:sz w:val="20"/>
                <w:szCs w:val="20"/>
              </w:rPr>
            </w:pPr>
            <w:r>
              <w:rPr>
                <w:b/>
                <w:bCs/>
                <w:sz w:val="20"/>
                <w:szCs w:val="20"/>
              </w:rPr>
              <w:t xml:space="preserve"> </w:t>
            </w:r>
            <w:r w:rsidR="000C6147">
              <w:rPr>
                <w:b/>
                <w:bCs/>
                <w:sz w:val="20"/>
                <w:szCs w:val="20"/>
              </w:rPr>
              <w:t xml:space="preserve">Domaine </w:t>
            </w:r>
            <w:r>
              <w:rPr>
                <w:b/>
                <w:bCs/>
                <w:sz w:val="20"/>
                <w:szCs w:val="20"/>
              </w:rPr>
              <w:t xml:space="preserve">1. </w:t>
            </w:r>
            <w:r w:rsidRPr="00741647">
              <w:rPr>
                <w:b/>
                <w:bCs/>
                <w:sz w:val="20"/>
                <w:szCs w:val="20"/>
              </w:rPr>
              <w:t>Prestation de service</w:t>
            </w:r>
          </w:p>
        </w:tc>
      </w:tr>
      <w:tr w:rsidR="00245A26" w:rsidRPr="00F2791C" w14:paraId="4D6FD278" w14:textId="77777777" w:rsidTr="4EF77C7B">
        <w:trPr>
          <w:trHeight w:val="497"/>
        </w:trPr>
        <w:tc>
          <w:tcPr>
            <w:tcW w:w="661" w:type="dxa"/>
          </w:tcPr>
          <w:p w14:paraId="1ED09CD9" w14:textId="2FF9656F" w:rsidR="00741647" w:rsidRPr="00D8799A" w:rsidRDefault="00741647" w:rsidP="00741647">
            <w:pPr>
              <w:rPr>
                <w:sz w:val="20"/>
                <w:szCs w:val="20"/>
              </w:rPr>
            </w:pPr>
            <w:r w:rsidRPr="00D8799A">
              <w:rPr>
                <w:sz w:val="20"/>
                <w:szCs w:val="20"/>
              </w:rPr>
              <w:t>1</w:t>
            </w:r>
          </w:p>
        </w:tc>
        <w:tc>
          <w:tcPr>
            <w:tcW w:w="8401" w:type="dxa"/>
          </w:tcPr>
          <w:p w14:paraId="441DFC96" w14:textId="0DB5241A" w:rsidR="00741647" w:rsidRPr="00F2791C" w:rsidRDefault="00741647" w:rsidP="00741647">
            <w:pPr>
              <w:rPr>
                <w:sz w:val="20"/>
                <w:szCs w:val="20"/>
                <w:lang w:val="fr-FR"/>
                <w:rPrChange w:id="184" w:author="Jude Nkwain" w:date="2025-10-09T13:01:00Z" w16du:dateUtc="2025-10-09T11:01:00Z">
                  <w:rPr>
                    <w:sz w:val="20"/>
                    <w:szCs w:val="20"/>
                  </w:rPr>
                </w:rPrChange>
              </w:rPr>
            </w:pPr>
            <w:r w:rsidRPr="00F2791C">
              <w:rPr>
                <w:sz w:val="20"/>
                <w:szCs w:val="20"/>
                <w:lang w:val="fr-FR"/>
                <w:rPrChange w:id="185" w:author="Jude Nkwain" w:date="2025-10-09T13:01:00Z" w16du:dateUtc="2025-10-09T11:01:00Z">
                  <w:rPr>
                    <w:sz w:val="20"/>
                    <w:szCs w:val="20"/>
                  </w:rPr>
                </w:rPrChange>
              </w:rPr>
              <w:t xml:space="preserve">TCA.1.1.  Appuyer la conception, la mise en œuvre et le suivi du plan de relance de la vaccination de routine (plan </w:t>
            </w:r>
            <w:proofErr w:type="spellStart"/>
            <w:r w:rsidRPr="00F2791C">
              <w:rPr>
                <w:sz w:val="20"/>
                <w:szCs w:val="20"/>
                <w:lang w:val="fr-FR"/>
                <w:rPrChange w:id="186" w:author="Jude Nkwain" w:date="2025-10-09T13:01:00Z" w16du:dateUtc="2025-10-09T11:01:00Z">
                  <w:rPr>
                    <w:sz w:val="20"/>
                    <w:szCs w:val="20"/>
                  </w:rPr>
                </w:rPrChange>
              </w:rPr>
              <w:t>Mashako</w:t>
            </w:r>
            <w:proofErr w:type="spellEnd"/>
            <w:r w:rsidRPr="00F2791C">
              <w:rPr>
                <w:sz w:val="20"/>
                <w:szCs w:val="20"/>
                <w:lang w:val="fr-FR"/>
                <w:rPrChange w:id="187" w:author="Jude Nkwain" w:date="2025-10-09T13:01:00Z" w16du:dateUtc="2025-10-09T11:01:00Z">
                  <w:rPr>
                    <w:sz w:val="20"/>
                    <w:szCs w:val="20"/>
                  </w:rPr>
                </w:rPrChange>
              </w:rPr>
              <w:t xml:space="preserve"> 3.0) aux niveaux national et décentralisé.</w:t>
            </w:r>
          </w:p>
        </w:tc>
      </w:tr>
      <w:tr w:rsidR="00245A26" w:rsidRPr="00F2791C" w14:paraId="450586DE" w14:textId="77777777" w:rsidTr="4EF77C7B">
        <w:trPr>
          <w:trHeight w:val="419"/>
        </w:trPr>
        <w:tc>
          <w:tcPr>
            <w:tcW w:w="661" w:type="dxa"/>
          </w:tcPr>
          <w:p w14:paraId="11F5FE0A" w14:textId="06287FA7" w:rsidR="00741647" w:rsidRPr="00D8799A" w:rsidRDefault="00741647" w:rsidP="00741647">
            <w:pPr>
              <w:rPr>
                <w:sz w:val="20"/>
                <w:szCs w:val="20"/>
              </w:rPr>
            </w:pPr>
            <w:r>
              <w:rPr>
                <w:sz w:val="20"/>
                <w:szCs w:val="20"/>
              </w:rPr>
              <w:t>2</w:t>
            </w:r>
          </w:p>
        </w:tc>
        <w:tc>
          <w:tcPr>
            <w:tcW w:w="8401" w:type="dxa"/>
            <w:hideMark/>
          </w:tcPr>
          <w:p w14:paraId="251F8387" w14:textId="5C4925C4" w:rsidR="00741647" w:rsidRPr="00F2791C" w:rsidRDefault="00741647" w:rsidP="00741647">
            <w:pPr>
              <w:rPr>
                <w:sz w:val="20"/>
                <w:szCs w:val="20"/>
                <w:lang w:val="fr-FR"/>
                <w:rPrChange w:id="188" w:author="Jude Nkwain" w:date="2025-10-09T13:01:00Z" w16du:dateUtc="2025-10-09T11:01:00Z">
                  <w:rPr>
                    <w:sz w:val="20"/>
                    <w:szCs w:val="20"/>
                  </w:rPr>
                </w:rPrChange>
              </w:rPr>
            </w:pPr>
            <w:r w:rsidRPr="00F2791C">
              <w:rPr>
                <w:sz w:val="20"/>
                <w:szCs w:val="20"/>
                <w:lang w:val="fr-FR"/>
                <w:rPrChange w:id="189" w:author="Jude Nkwain" w:date="2025-10-09T13:01:00Z" w16du:dateUtc="2025-10-09T11:01:00Z">
                  <w:rPr>
                    <w:sz w:val="20"/>
                    <w:szCs w:val="20"/>
                  </w:rPr>
                </w:rPrChange>
              </w:rPr>
              <w:t>TCA 1.</w:t>
            </w:r>
            <w:proofErr w:type="gramStart"/>
            <w:r w:rsidRPr="00F2791C">
              <w:rPr>
                <w:sz w:val="20"/>
                <w:szCs w:val="20"/>
                <w:lang w:val="fr-FR"/>
                <w:rPrChange w:id="190" w:author="Jude Nkwain" w:date="2025-10-09T13:01:00Z" w16du:dateUtc="2025-10-09T11:01:00Z">
                  <w:rPr>
                    <w:sz w:val="20"/>
                    <w:szCs w:val="20"/>
                  </w:rPr>
                </w:rPrChange>
              </w:rPr>
              <w:t>6.Soutien</w:t>
            </w:r>
            <w:proofErr w:type="gramEnd"/>
            <w:r w:rsidRPr="00F2791C">
              <w:rPr>
                <w:sz w:val="20"/>
                <w:szCs w:val="20"/>
                <w:lang w:val="fr-FR"/>
                <w:rPrChange w:id="191" w:author="Jude Nkwain" w:date="2025-10-09T13:01:00Z" w16du:dateUtc="2025-10-09T11:01:00Z">
                  <w:rPr>
                    <w:sz w:val="20"/>
                    <w:szCs w:val="20"/>
                  </w:rPr>
                </w:rPrChange>
              </w:rPr>
              <w:t xml:space="preserve"> l'introduction </w:t>
            </w:r>
            <w:del w:id="192" w:author="Jean Serge NGAIMA" w:date="2025-10-07T10:32:00Z" w16du:dateUtc="2025-10-07T09:32:00Z">
              <w:r w:rsidRPr="00F2791C" w:rsidDel="00C80D5D">
                <w:rPr>
                  <w:sz w:val="20"/>
                  <w:szCs w:val="20"/>
                  <w:lang w:val="fr-FR"/>
                  <w:rPrChange w:id="193" w:author="Jude Nkwain" w:date="2025-10-09T13:01:00Z" w16du:dateUtc="2025-10-09T11:01:00Z">
                    <w:rPr>
                      <w:sz w:val="20"/>
                      <w:szCs w:val="20"/>
                    </w:rPr>
                  </w:rPrChange>
                </w:rPr>
                <w:delText>de nouveaux vaccins (R21, HPV, Choléra, RR) et les campagnes réactives et préventives contre la fièvre jaune, la rougeole, ainsi que les évaluations internes et externes post introduction</w:delText>
              </w:r>
            </w:del>
            <w:ins w:id="194" w:author="Jean Serge NGAIMA" w:date="2025-10-07T10:32:00Z" w16du:dateUtc="2025-10-07T09:32:00Z">
              <w:r w:rsidR="00C80D5D" w:rsidRPr="00F2791C">
                <w:rPr>
                  <w:sz w:val="20"/>
                  <w:szCs w:val="20"/>
                  <w:lang w:val="fr-FR"/>
                  <w:rPrChange w:id="195" w:author="Jude Nkwain" w:date="2025-10-09T13:01:00Z" w16du:dateUtc="2025-10-09T11:01:00Z">
                    <w:rPr>
                      <w:sz w:val="20"/>
                      <w:szCs w:val="20"/>
                    </w:rPr>
                  </w:rPrChange>
                </w:rPr>
                <w:t>de R 21 dans le bloc 3.</w:t>
              </w:r>
            </w:ins>
          </w:p>
        </w:tc>
      </w:tr>
      <w:tr w:rsidR="005F5445" w:rsidRPr="00F2791C" w14:paraId="46B7B4FA" w14:textId="77777777" w:rsidTr="4EF77C7B">
        <w:trPr>
          <w:trHeight w:val="426"/>
        </w:trPr>
        <w:tc>
          <w:tcPr>
            <w:tcW w:w="661" w:type="dxa"/>
          </w:tcPr>
          <w:p w14:paraId="21A3B2D9" w14:textId="19A3D9B0" w:rsidR="005F5445" w:rsidRDefault="00C80D5D" w:rsidP="00741647">
            <w:pPr>
              <w:rPr>
                <w:sz w:val="20"/>
                <w:szCs w:val="20"/>
              </w:rPr>
            </w:pPr>
            <w:r>
              <w:rPr>
                <w:sz w:val="20"/>
                <w:szCs w:val="20"/>
              </w:rPr>
              <w:t>3</w:t>
            </w:r>
          </w:p>
        </w:tc>
        <w:tc>
          <w:tcPr>
            <w:tcW w:w="8401" w:type="dxa"/>
          </w:tcPr>
          <w:p w14:paraId="2010FC9C" w14:textId="50BD1895" w:rsidR="005F5445" w:rsidRPr="00F2791C" w:rsidRDefault="00414293" w:rsidP="00741647">
            <w:pPr>
              <w:rPr>
                <w:sz w:val="20"/>
                <w:szCs w:val="20"/>
                <w:lang w:val="fr-FR"/>
                <w:rPrChange w:id="196" w:author="Jude Nkwain" w:date="2025-10-09T13:01:00Z" w16du:dateUtc="2025-10-09T11:01:00Z">
                  <w:rPr>
                    <w:sz w:val="20"/>
                    <w:szCs w:val="20"/>
                  </w:rPr>
                </w:rPrChange>
              </w:rPr>
            </w:pPr>
            <w:r w:rsidRPr="00F2791C">
              <w:rPr>
                <w:sz w:val="20"/>
                <w:szCs w:val="20"/>
                <w:lang w:val="fr-FR"/>
                <w:rPrChange w:id="197" w:author="Jude Nkwain" w:date="2025-10-09T13:01:00Z" w16du:dateUtc="2025-10-09T11:01:00Z">
                  <w:rPr>
                    <w:sz w:val="20"/>
                    <w:szCs w:val="20"/>
                  </w:rPr>
                </w:rPrChange>
              </w:rPr>
              <w:t>TCA 1.</w:t>
            </w:r>
            <w:proofErr w:type="gramStart"/>
            <w:r w:rsidRPr="00F2791C">
              <w:rPr>
                <w:sz w:val="20"/>
                <w:szCs w:val="20"/>
                <w:lang w:val="fr-FR"/>
                <w:rPrChange w:id="198" w:author="Jude Nkwain" w:date="2025-10-09T13:01:00Z" w16du:dateUtc="2025-10-09T11:01:00Z">
                  <w:rPr>
                    <w:sz w:val="20"/>
                    <w:szCs w:val="20"/>
                  </w:rPr>
                </w:rPrChange>
              </w:rPr>
              <w:t>7.Soutien</w:t>
            </w:r>
            <w:proofErr w:type="gramEnd"/>
            <w:r w:rsidRPr="00F2791C">
              <w:rPr>
                <w:sz w:val="20"/>
                <w:szCs w:val="20"/>
                <w:lang w:val="fr-FR"/>
                <w:rPrChange w:id="199" w:author="Jude Nkwain" w:date="2025-10-09T13:01:00Z" w16du:dateUtc="2025-10-09T11:01:00Z">
                  <w:rPr>
                    <w:sz w:val="20"/>
                    <w:szCs w:val="20"/>
                  </w:rPr>
                </w:rPrChange>
              </w:rPr>
              <w:t xml:space="preserve">  à l'introduction du RR dans les blocs 2 et 3.</w:t>
            </w:r>
          </w:p>
        </w:tc>
      </w:tr>
      <w:tr w:rsidR="005F5445" w:rsidRPr="00F2791C" w14:paraId="3D61EA82" w14:textId="77777777" w:rsidTr="4EF77C7B">
        <w:trPr>
          <w:trHeight w:val="426"/>
        </w:trPr>
        <w:tc>
          <w:tcPr>
            <w:tcW w:w="661" w:type="dxa"/>
          </w:tcPr>
          <w:p w14:paraId="3441642C" w14:textId="220D480E" w:rsidR="005F5445" w:rsidRDefault="00414293" w:rsidP="00741647">
            <w:pPr>
              <w:rPr>
                <w:sz w:val="20"/>
                <w:szCs w:val="20"/>
              </w:rPr>
            </w:pPr>
            <w:r>
              <w:rPr>
                <w:sz w:val="20"/>
                <w:szCs w:val="20"/>
              </w:rPr>
              <w:t>4</w:t>
            </w:r>
          </w:p>
        </w:tc>
        <w:tc>
          <w:tcPr>
            <w:tcW w:w="8401" w:type="dxa"/>
          </w:tcPr>
          <w:p w14:paraId="4BACC081" w14:textId="2EF92C31" w:rsidR="005F5445" w:rsidRPr="00F2791C" w:rsidRDefault="00B11979" w:rsidP="00B11979">
            <w:pPr>
              <w:rPr>
                <w:sz w:val="20"/>
                <w:szCs w:val="20"/>
                <w:lang w:val="fr-FR"/>
                <w:rPrChange w:id="200" w:author="Jude Nkwain" w:date="2025-10-09T13:01:00Z" w16du:dateUtc="2025-10-09T11:01:00Z">
                  <w:rPr>
                    <w:sz w:val="20"/>
                    <w:szCs w:val="20"/>
                  </w:rPr>
                </w:rPrChange>
              </w:rPr>
            </w:pPr>
            <w:r w:rsidRPr="00F2791C">
              <w:rPr>
                <w:color w:val="92D050"/>
                <w:lang w:val="fr-FR"/>
                <w:rPrChange w:id="201" w:author="Jude Nkwain" w:date="2025-10-09T13:01:00Z" w16du:dateUtc="2025-10-09T11:01:00Z">
                  <w:rPr>
                    <w:color w:val="92D050"/>
                    <w:sz w:val="16"/>
                    <w:szCs w:val="16"/>
                  </w:rPr>
                </w:rPrChange>
              </w:rPr>
              <w:t>TCA 1.</w:t>
            </w:r>
            <w:proofErr w:type="gramStart"/>
            <w:r w:rsidRPr="00F2791C">
              <w:rPr>
                <w:color w:val="92D050"/>
                <w:lang w:val="fr-FR"/>
                <w:rPrChange w:id="202" w:author="Jude Nkwain" w:date="2025-10-09T13:01:00Z" w16du:dateUtc="2025-10-09T11:01:00Z">
                  <w:rPr>
                    <w:color w:val="92D050"/>
                    <w:sz w:val="16"/>
                    <w:szCs w:val="16"/>
                  </w:rPr>
                </w:rPrChange>
              </w:rPr>
              <w:t>8.Soutien</w:t>
            </w:r>
            <w:proofErr w:type="gramEnd"/>
            <w:r w:rsidRPr="00F2791C">
              <w:rPr>
                <w:color w:val="92D050"/>
                <w:lang w:val="fr-FR"/>
                <w:rPrChange w:id="203" w:author="Jude Nkwain" w:date="2025-10-09T13:01:00Z" w16du:dateUtc="2025-10-09T11:01:00Z">
                  <w:rPr>
                    <w:color w:val="92D050"/>
                    <w:sz w:val="16"/>
                    <w:szCs w:val="16"/>
                  </w:rPr>
                </w:rPrChange>
              </w:rPr>
              <w:t xml:space="preserve">  à l'introduction du RR dans les blocs 2 et 3 : agent de monitorage</w:t>
            </w:r>
          </w:p>
        </w:tc>
      </w:tr>
      <w:tr w:rsidR="00245A26" w:rsidRPr="00F2791C" w14:paraId="039562DA" w14:textId="77777777" w:rsidTr="4EF77C7B">
        <w:trPr>
          <w:trHeight w:val="426"/>
        </w:trPr>
        <w:tc>
          <w:tcPr>
            <w:tcW w:w="661" w:type="dxa"/>
          </w:tcPr>
          <w:p w14:paraId="0013CEAA" w14:textId="2A963F6C" w:rsidR="00741647" w:rsidRPr="00D8799A" w:rsidRDefault="00B11979" w:rsidP="00741647">
            <w:pPr>
              <w:rPr>
                <w:sz w:val="20"/>
                <w:szCs w:val="20"/>
              </w:rPr>
            </w:pPr>
            <w:r>
              <w:rPr>
                <w:sz w:val="20"/>
                <w:szCs w:val="20"/>
              </w:rPr>
              <w:t>5</w:t>
            </w:r>
          </w:p>
        </w:tc>
        <w:tc>
          <w:tcPr>
            <w:tcW w:w="8401" w:type="dxa"/>
            <w:hideMark/>
          </w:tcPr>
          <w:p w14:paraId="12EC0556" w14:textId="656FC69F" w:rsidR="00741647" w:rsidRPr="00F2791C" w:rsidRDefault="00741647" w:rsidP="00741647">
            <w:pPr>
              <w:rPr>
                <w:sz w:val="20"/>
                <w:szCs w:val="20"/>
                <w:lang w:val="fr-FR"/>
                <w:rPrChange w:id="204" w:author="Jude Nkwain" w:date="2025-10-09T13:01:00Z" w16du:dateUtc="2025-10-09T11:01:00Z">
                  <w:rPr>
                    <w:sz w:val="20"/>
                    <w:szCs w:val="20"/>
                  </w:rPr>
                </w:rPrChange>
              </w:rPr>
            </w:pPr>
            <w:r w:rsidRPr="00F2791C">
              <w:rPr>
                <w:sz w:val="20"/>
                <w:szCs w:val="20"/>
                <w:lang w:val="fr-FR"/>
                <w:rPrChange w:id="205" w:author="Jude Nkwain" w:date="2025-10-09T13:01:00Z" w16du:dateUtc="2025-10-09T11:01:00Z">
                  <w:rPr>
                    <w:sz w:val="20"/>
                    <w:szCs w:val="20"/>
                  </w:rPr>
                </w:rPrChange>
              </w:rPr>
              <w:t>TCA 1.</w:t>
            </w:r>
            <w:r w:rsidR="00991D62" w:rsidRPr="00F2791C">
              <w:rPr>
                <w:sz w:val="20"/>
                <w:szCs w:val="20"/>
                <w:lang w:val="fr-FR"/>
                <w:rPrChange w:id="206" w:author="Jude Nkwain" w:date="2025-10-09T13:01:00Z" w16du:dateUtc="2025-10-09T11:01:00Z">
                  <w:rPr>
                    <w:sz w:val="20"/>
                    <w:szCs w:val="20"/>
                  </w:rPr>
                </w:rPrChange>
              </w:rPr>
              <w:t>9</w:t>
            </w:r>
            <w:del w:id="207" w:author="Jean Serge NGAIMA" w:date="2025-10-07T10:33:00Z" w16du:dateUtc="2025-10-07T09:33:00Z">
              <w:r w:rsidRPr="00F2791C" w:rsidDel="00991D62">
                <w:rPr>
                  <w:sz w:val="20"/>
                  <w:szCs w:val="20"/>
                  <w:lang w:val="fr-FR"/>
                  <w:rPrChange w:id="208" w:author="Jude Nkwain" w:date="2025-10-09T13:01:00Z" w16du:dateUtc="2025-10-09T11:01:00Z">
                    <w:rPr>
                      <w:sz w:val="20"/>
                      <w:szCs w:val="20"/>
                    </w:rPr>
                  </w:rPrChange>
                </w:rPr>
                <w:delText>8</w:delText>
              </w:r>
            </w:del>
            <w:r w:rsidRPr="00F2791C">
              <w:rPr>
                <w:sz w:val="20"/>
                <w:szCs w:val="20"/>
                <w:lang w:val="fr-FR"/>
                <w:rPrChange w:id="209" w:author="Jude Nkwain" w:date="2025-10-09T13:01:00Z" w16du:dateUtc="2025-10-09T11:01:00Z">
                  <w:rPr>
                    <w:sz w:val="20"/>
                    <w:szCs w:val="20"/>
                  </w:rPr>
                </w:rPrChange>
              </w:rPr>
              <w:t xml:space="preserve">.Appuyer le </w:t>
            </w:r>
            <w:proofErr w:type="spellStart"/>
            <w:r w:rsidRPr="00F2791C">
              <w:rPr>
                <w:sz w:val="20"/>
                <w:szCs w:val="20"/>
                <w:lang w:val="fr-FR"/>
                <w:rPrChange w:id="210" w:author="Jude Nkwain" w:date="2025-10-09T13:01:00Z" w16du:dateUtc="2025-10-09T11:01:00Z">
                  <w:rPr>
                    <w:sz w:val="20"/>
                    <w:szCs w:val="20"/>
                  </w:rPr>
                </w:rPrChange>
              </w:rPr>
              <w:t>developpement</w:t>
            </w:r>
            <w:proofErr w:type="spellEnd"/>
            <w:r w:rsidRPr="00F2791C">
              <w:rPr>
                <w:sz w:val="20"/>
                <w:szCs w:val="20"/>
                <w:lang w:val="fr-FR"/>
                <w:rPrChange w:id="211" w:author="Jude Nkwain" w:date="2025-10-09T13:01:00Z" w16du:dateUtc="2025-10-09T11:01:00Z">
                  <w:rPr>
                    <w:sz w:val="20"/>
                    <w:szCs w:val="20"/>
                  </w:rPr>
                </w:rPrChange>
              </w:rPr>
              <w:t xml:space="preserve"> et la mise en œuvre </w:t>
            </w:r>
            <w:proofErr w:type="gramStart"/>
            <w:r w:rsidRPr="00F2791C">
              <w:rPr>
                <w:sz w:val="20"/>
                <w:szCs w:val="20"/>
                <w:lang w:val="fr-FR"/>
                <w:rPrChange w:id="212" w:author="Jude Nkwain" w:date="2025-10-09T13:01:00Z" w16du:dateUtc="2025-10-09T11:01:00Z">
                  <w:rPr>
                    <w:sz w:val="20"/>
                    <w:szCs w:val="20"/>
                  </w:rPr>
                </w:rPrChange>
              </w:rPr>
              <w:t>de  l'approche</w:t>
            </w:r>
            <w:proofErr w:type="gramEnd"/>
            <w:r w:rsidRPr="00F2791C">
              <w:rPr>
                <w:sz w:val="20"/>
                <w:szCs w:val="20"/>
                <w:lang w:val="fr-FR"/>
                <w:rPrChange w:id="213" w:author="Jude Nkwain" w:date="2025-10-09T13:01:00Z" w16du:dateUtc="2025-10-09T11:01:00Z">
                  <w:rPr>
                    <w:sz w:val="20"/>
                    <w:szCs w:val="20"/>
                  </w:rPr>
                </w:rPrChange>
              </w:rPr>
              <w:t xml:space="preserve"> de micro-planification digitalisée à l'aide de DHIS2 pour optimiser l'offre de service de vaccination spécialement dans la province du </w:t>
            </w:r>
            <w:proofErr w:type="spellStart"/>
            <w:r w:rsidRPr="00F2791C">
              <w:rPr>
                <w:sz w:val="20"/>
                <w:szCs w:val="20"/>
                <w:lang w:val="fr-FR"/>
                <w:rPrChange w:id="214" w:author="Jude Nkwain" w:date="2025-10-09T13:01:00Z" w16du:dateUtc="2025-10-09T11:01:00Z">
                  <w:rPr>
                    <w:sz w:val="20"/>
                    <w:szCs w:val="20"/>
                  </w:rPr>
                </w:rPrChange>
              </w:rPr>
              <w:t>Kasai</w:t>
            </w:r>
            <w:proofErr w:type="spellEnd"/>
            <w:r w:rsidRPr="00F2791C">
              <w:rPr>
                <w:sz w:val="20"/>
                <w:szCs w:val="20"/>
                <w:lang w:val="fr-FR"/>
                <w:rPrChange w:id="215" w:author="Jude Nkwain" w:date="2025-10-09T13:01:00Z" w16du:dateUtc="2025-10-09T11:01:00Z">
                  <w:rPr>
                    <w:sz w:val="20"/>
                    <w:szCs w:val="20"/>
                  </w:rPr>
                </w:rPrChange>
              </w:rPr>
              <w:t xml:space="preserve"> Oriental</w:t>
            </w:r>
          </w:p>
        </w:tc>
      </w:tr>
      <w:tr w:rsidR="00245A26" w:rsidRPr="00F2791C" w14:paraId="742845D2" w14:textId="77777777" w:rsidTr="4EF77C7B">
        <w:trPr>
          <w:trHeight w:val="196"/>
        </w:trPr>
        <w:tc>
          <w:tcPr>
            <w:tcW w:w="661" w:type="dxa"/>
          </w:tcPr>
          <w:p w14:paraId="43C08A3A" w14:textId="0857F59A" w:rsidR="00741647" w:rsidRPr="00D8799A" w:rsidRDefault="00B11979" w:rsidP="00741647">
            <w:pPr>
              <w:rPr>
                <w:sz w:val="20"/>
                <w:szCs w:val="20"/>
              </w:rPr>
            </w:pPr>
            <w:r>
              <w:rPr>
                <w:sz w:val="20"/>
                <w:szCs w:val="20"/>
              </w:rPr>
              <w:t>6</w:t>
            </w:r>
          </w:p>
        </w:tc>
        <w:tc>
          <w:tcPr>
            <w:tcW w:w="8401" w:type="dxa"/>
          </w:tcPr>
          <w:p w14:paraId="4C83B7A0" w14:textId="47B6BE03" w:rsidR="00741647" w:rsidRPr="00F2791C" w:rsidRDefault="00741647" w:rsidP="00741647">
            <w:pPr>
              <w:rPr>
                <w:sz w:val="20"/>
                <w:szCs w:val="20"/>
                <w:lang w:val="fr-FR"/>
                <w:rPrChange w:id="216" w:author="Jude Nkwain" w:date="2025-10-09T13:01:00Z" w16du:dateUtc="2025-10-09T11:01:00Z">
                  <w:rPr>
                    <w:sz w:val="20"/>
                    <w:szCs w:val="20"/>
                  </w:rPr>
                </w:rPrChange>
              </w:rPr>
            </w:pPr>
            <w:r w:rsidRPr="00F2791C">
              <w:rPr>
                <w:sz w:val="20"/>
                <w:szCs w:val="20"/>
                <w:lang w:val="fr-FR"/>
                <w:rPrChange w:id="217" w:author="Jude Nkwain" w:date="2025-10-09T13:01:00Z" w16du:dateUtc="2025-10-09T11:01:00Z">
                  <w:rPr>
                    <w:sz w:val="20"/>
                    <w:szCs w:val="20"/>
                  </w:rPr>
                </w:rPrChange>
              </w:rPr>
              <w:t>TCA 1.</w:t>
            </w:r>
            <w:ins w:id="218" w:author="Jean Serge NGAIMA" w:date="2025-10-07T10:33:00Z" w16du:dateUtc="2025-10-07T09:33:00Z">
              <w:r w:rsidR="00991D62" w:rsidRPr="00F2791C">
                <w:rPr>
                  <w:sz w:val="20"/>
                  <w:szCs w:val="20"/>
                  <w:lang w:val="fr-FR"/>
                  <w:rPrChange w:id="219" w:author="Jude Nkwain" w:date="2025-10-09T13:01:00Z" w16du:dateUtc="2025-10-09T11:01:00Z">
                    <w:rPr>
                      <w:sz w:val="20"/>
                      <w:szCs w:val="20"/>
                    </w:rPr>
                  </w:rPrChange>
                </w:rPr>
                <w:t>10</w:t>
              </w:r>
            </w:ins>
            <w:del w:id="220" w:author="Jean Serge NGAIMA" w:date="2025-10-07T10:33:00Z" w16du:dateUtc="2025-10-07T09:33:00Z">
              <w:r w:rsidRPr="00F2791C" w:rsidDel="00991D62">
                <w:rPr>
                  <w:sz w:val="20"/>
                  <w:szCs w:val="20"/>
                  <w:lang w:val="fr-FR"/>
                  <w:rPrChange w:id="221" w:author="Jude Nkwain" w:date="2025-10-09T13:01:00Z" w16du:dateUtc="2025-10-09T11:01:00Z">
                    <w:rPr>
                      <w:sz w:val="20"/>
                      <w:szCs w:val="20"/>
                    </w:rPr>
                  </w:rPrChange>
                </w:rPr>
                <w:delText>9</w:delText>
              </w:r>
            </w:del>
            <w:r w:rsidRPr="00F2791C">
              <w:rPr>
                <w:sz w:val="20"/>
                <w:szCs w:val="20"/>
                <w:lang w:val="fr-FR"/>
                <w:rPrChange w:id="222" w:author="Jude Nkwain" w:date="2025-10-09T13:01:00Z" w16du:dateUtc="2025-10-09T11:01:00Z">
                  <w:rPr>
                    <w:sz w:val="20"/>
                    <w:szCs w:val="20"/>
                  </w:rPr>
                </w:rPrChange>
              </w:rPr>
              <w:t>. Assurer l’</w:t>
            </w:r>
            <w:proofErr w:type="spellStart"/>
            <w:r w:rsidRPr="00F2791C">
              <w:rPr>
                <w:sz w:val="20"/>
                <w:szCs w:val="20"/>
                <w:lang w:val="fr-FR"/>
                <w:rPrChange w:id="223" w:author="Jude Nkwain" w:date="2025-10-09T13:01:00Z" w16du:dateUtc="2025-10-09T11:01:00Z">
                  <w:rPr>
                    <w:sz w:val="20"/>
                    <w:szCs w:val="20"/>
                  </w:rPr>
                </w:rPrChange>
              </w:rPr>
              <w:t>assitance</w:t>
            </w:r>
            <w:proofErr w:type="spellEnd"/>
            <w:r w:rsidRPr="00F2791C">
              <w:rPr>
                <w:sz w:val="20"/>
                <w:szCs w:val="20"/>
                <w:lang w:val="fr-FR"/>
                <w:rPrChange w:id="224" w:author="Jude Nkwain" w:date="2025-10-09T13:01:00Z" w16du:dateUtc="2025-10-09T11:01:00Z">
                  <w:rPr>
                    <w:sz w:val="20"/>
                    <w:szCs w:val="20"/>
                  </w:rPr>
                </w:rPrChange>
              </w:rPr>
              <w:t xml:space="preserve"> </w:t>
            </w:r>
            <w:del w:id="225" w:author="Jean Serge NGAIMA" w:date="2025-10-07T10:58:00Z" w16du:dateUtc="2025-10-07T09:58:00Z">
              <w:r w:rsidRPr="00F2791C" w:rsidDel="00F15065">
                <w:rPr>
                  <w:sz w:val="20"/>
                  <w:szCs w:val="20"/>
                  <w:lang w:val="fr-FR"/>
                  <w:rPrChange w:id="226" w:author="Jude Nkwain" w:date="2025-10-09T13:01:00Z" w16du:dateUtc="2025-10-09T11:01:00Z">
                    <w:rPr>
                      <w:sz w:val="20"/>
                      <w:szCs w:val="20"/>
                    </w:rPr>
                  </w:rPrChange>
                </w:rPr>
                <w:delText>technique  pour</w:delText>
              </w:r>
            </w:del>
            <w:ins w:id="227" w:author="Jean Serge NGAIMA" w:date="2025-10-07T10:58:00Z" w16du:dateUtc="2025-10-07T09:58:00Z">
              <w:r w:rsidR="00F15065" w:rsidRPr="00F2791C">
                <w:rPr>
                  <w:sz w:val="20"/>
                  <w:szCs w:val="20"/>
                  <w:lang w:val="fr-FR"/>
                  <w:rPrChange w:id="228" w:author="Jude Nkwain" w:date="2025-10-09T13:01:00Z" w16du:dateUtc="2025-10-09T11:01:00Z">
                    <w:rPr>
                      <w:sz w:val="20"/>
                      <w:szCs w:val="20"/>
                    </w:rPr>
                  </w:rPrChange>
                </w:rPr>
                <w:t>technique pour</w:t>
              </w:r>
            </w:ins>
            <w:r w:rsidRPr="00F2791C">
              <w:rPr>
                <w:sz w:val="20"/>
                <w:szCs w:val="20"/>
                <w:lang w:val="fr-FR"/>
                <w:rPrChange w:id="229" w:author="Jude Nkwain" w:date="2025-10-09T13:01:00Z" w16du:dateUtc="2025-10-09T11:01:00Z">
                  <w:rPr>
                    <w:sz w:val="20"/>
                    <w:szCs w:val="20"/>
                  </w:rPr>
                </w:rPrChange>
              </w:rPr>
              <w:t xml:space="preserve"> l'optimisation du </w:t>
            </w:r>
            <w:del w:id="230" w:author="Jean Serge NGAIMA" w:date="2025-10-06T12:15:00Z" w16du:dateUtc="2025-10-06T11:15:00Z">
              <w:r w:rsidRPr="00F2791C" w:rsidDel="00541332">
                <w:rPr>
                  <w:sz w:val="20"/>
                  <w:szCs w:val="20"/>
                  <w:lang w:val="fr-FR"/>
                  <w:rPrChange w:id="231" w:author="Jude Nkwain" w:date="2025-10-09T13:01:00Z" w16du:dateUtc="2025-10-09T11:01:00Z">
                    <w:rPr>
                      <w:sz w:val="20"/>
                      <w:szCs w:val="20"/>
                    </w:rPr>
                  </w:rPrChange>
                </w:rPr>
                <w:delText>programme des vaccins.</w:delText>
              </w:r>
            </w:del>
            <w:ins w:id="232" w:author="Jean Serge NGAIMA" w:date="2025-10-06T12:15:00Z" w16du:dateUtc="2025-10-06T11:15:00Z">
              <w:r w:rsidR="00541332" w:rsidRPr="00F2791C">
                <w:rPr>
                  <w:sz w:val="20"/>
                  <w:szCs w:val="20"/>
                  <w:lang w:val="fr-FR"/>
                  <w:rPrChange w:id="233" w:author="Jude Nkwain" w:date="2025-10-09T13:01:00Z" w16du:dateUtc="2025-10-09T11:01:00Z">
                    <w:rPr>
                      <w:sz w:val="20"/>
                      <w:szCs w:val="20"/>
                    </w:rPr>
                  </w:rPrChange>
                </w:rPr>
                <w:t>portef</w:t>
              </w:r>
              <w:r w:rsidR="00411835" w:rsidRPr="00F2791C">
                <w:rPr>
                  <w:sz w:val="20"/>
                  <w:szCs w:val="20"/>
                  <w:lang w:val="fr-FR"/>
                  <w:rPrChange w:id="234" w:author="Jude Nkwain" w:date="2025-10-09T13:01:00Z" w16du:dateUtc="2025-10-09T11:01:00Z">
                    <w:rPr>
                      <w:sz w:val="20"/>
                      <w:szCs w:val="20"/>
                    </w:rPr>
                  </w:rPrChange>
                </w:rPr>
                <w:t>euille vaccinal.</w:t>
              </w:r>
            </w:ins>
          </w:p>
        </w:tc>
      </w:tr>
      <w:tr w:rsidR="00620BFA" w:rsidRPr="00D8799A" w14:paraId="6FEE5FFF" w14:textId="77777777" w:rsidTr="4EF77C7B">
        <w:trPr>
          <w:trHeight w:val="187"/>
        </w:trPr>
        <w:tc>
          <w:tcPr>
            <w:tcW w:w="9062" w:type="dxa"/>
            <w:gridSpan w:val="2"/>
          </w:tcPr>
          <w:p w14:paraId="4ABA80DC" w14:textId="6BC0CF02" w:rsidR="00620BFA" w:rsidRPr="00620BFA" w:rsidRDefault="4E48458A" w:rsidP="4EF77C7B">
            <w:pPr>
              <w:rPr>
                <w:b/>
                <w:bCs/>
                <w:sz w:val="20"/>
                <w:szCs w:val="20"/>
                <w:lang w:val="en-US"/>
              </w:rPr>
            </w:pPr>
            <w:r w:rsidRPr="4EF77C7B">
              <w:rPr>
                <w:b/>
                <w:bCs/>
                <w:sz w:val="20"/>
                <w:szCs w:val="20"/>
                <w:lang w:val="en-US"/>
              </w:rPr>
              <w:t xml:space="preserve">Domaine </w:t>
            </w:r>
            <w:proofErr w:type="gramStart"/>
            <w:r w:rsidR="10D0ADAE" w:rsidRPr="4EF77C7B">
              <w:rPr>
                <w:b/>
                <w:bCs/>
                <w:sz w:val="20"/>
                <w:szCs w:val="20"/>
                <w:lang w:val="en-US"/>
              </w:rPr>
              <w:t>3</w:t>
            </w:r>
            <w:r w:rsidR="5C0F0957" w:rsidRPr="4EF77C7B">
              <w:rPr>
                <w:b/>
                <w:bCs/>
                <w:sz w:val="20"/>
                <w:szCs w:val="20"/>
                <w:lang w:val="en-US"/>
              </w:rPr>
              <w:t>.Chaine</w:t>
            </w:r>
            <w:proofErr w:type="gramEnd"/>
            <w:r w:rsidR="5C0F0957" w:rsidRPr="4EF77C7B">
              <w:rPr>
                <w:b/>
                <w:bCs/>
                <w:sz w:val="20"/>
                <w:szCs w:val="20"/>
                <w:lang w:val="en-US"/>
              </w:rPr>
              <w:t xml:space="preserve"> </w:t>
            </w:r>
            <w:proofErr w:type="spellStart"/>
            <w:r w:rsidR="5C0F0957" w:rsidRPr="4EF77C7B">
              <w:rPr>
                <w:b/>
                <w:bCs/>
                <w:sz w:val="20"/>
                <w:szCs w:val="20"/>
                <w:lang w:val="en-US"/>
              </w:rPr>
              <w:t>d’Approvisionnement</w:t>
            </w:r>
            <w:proofErr w:type="spellEnd"/>
          </w:p>
        </w:tc>
      </w:tr>
      <w:tr w:rsidR="00245A26" w:rsidRPr="00F2791C" w14:paraId="69088796" w14:textId="77777777" w:rsidTr="4EF77C7B">
        <w:trPr>
          <w:trHeight w:val="829"/>
          <w:trPrChange w:id="235" w:author="Jean Serge NGAIMA" w:date="2025-10-07T10:40:00Z" w16du:dateUtc="2025-10-07T09:40:00Z">
            <w:trPr>
              <w:gridAfter w:val="0"/>
              <w:trHeight w:val="829"/>
            </w:trPr>
          </w:trPrChange>
        </w:trPr>
        <w:tc>
          <w:tcPr>
            <w:tcW w:w="661" w:type="dxa"/>
            <w:tcPrChange w:id="236" w:author="Jean Serge NGAIMA" w:date="2025-10-07T10:40:00Z" w16du:dateUtc="2025-10-07T09:40:00Z">
              <w:tcPr>
                <w:tcW w:w="439" w:type="dxa"/>
              </w:tcPr>
            </w:tcPrChange>
          </w:tcPr>
          <w:p w14:paraId="14FE0595" w14:textId="48865666" w:rsidR="00741647" w:rsidRPr="00D8799A" w:rsidRDefault="008426FE" w:rsidP="00741647">
            <w:pPr>
              <w:rPr>
                <w:sz w:val="20"/>
                <w:szCs w:val="20"/>
              </w:rPr>
            </w:pPr>
            <w:r>
              <w:rPr>
                <w:sz w:val="20"/>
                <w:szCs w:val="20"/>
              </w:rPr>
              <w:t>7</w:t>
            </w:r>
          </w:p>
        </w:tc>
        <w:tc>
          <w:tcPr>
            <w:tcW w:w="8401" w:type="dxa"/>
            <w:hideMark/>
            <w:tcPrChange w:id="237" w:author="Jean Serge NGAIMA" w:date="2025-10-07T10:40:00Z" w16du:dateUtc="2025-10-07T09:40:00Z">
              <w:tcPr>
                <w:tcW w:w="8623" w:type="dxa"/>
                <w:gridSpan w:val="2"/>
                <w:hideMark/>
              </w:tcPr>
            </w:tcPrChange>
          </w:tcPr>
          <w:p w14:paraId="7028D1E1" w14:textId="73E0A080" w:rsidR="00741647" w:rsidRPr="00F2791C" w:rsidRDefault="00741647" w:rsidP="00741647">
            <w:pPr>
              <w:rPr>
                <w:sz w:val="20"/>
                <w:szCs w:val="20"/>
                <w:lang w:val="fr-FR"/>
                <w:rPrChange w:id="238" w:author="Jude Nkwain" w:date="2025-10-09T13:01:00Z" w16du:dateUtc="2025-10-09T11:01:00Z">
                  <w:rPr>
                    <w:sz w:val="20"/>
                    <w:szCs w:val="20"/>
                  </w:rPr>
                </w:rPrChange>
              </w:rPr>
            </w:pPr>
            <w:r w:rsidRPr="00F2791C">
              <w:rPr>
                <w:sz w:val="20"/>
                <w:szCs w:val="20"/>
                <w:lang w:val="fr-FR"/>
                <w:rPrChange w:id="239" w:author="Jude Nkwain" w:date="2025-10-09T13:01:00Z" w16du:dateUtc="2025-10-09T11:01:00Z">
                  <w:rPr>
                    <w:sz w:val="20"/>
                    <w:szCs w:val="20"/>
                  </w:rPr>
                </w:rPrChange>
              </w:rPr>
              <w:t xml:space="preserve">TCA.3.1. Appuyer la Commission Logistique pour l'estimation de besoins en vaccins et autres intrants et à l'acquisition du matériel de chaine de froid ainsi qu'à l'élaboration des commandes de vaccins, et à la distribution des vaccins et intrants du premier jusqu'au dernier kilomètre et le suivi des stocks et de température, auto-évaluation GEV au niveau central et au niveau de </w:t>
            </w:r>
            <w:proofErr w:type="spellStart"/>
            <w:r w:rsidRPr="00F2791C">
              <w:rPr>
                <w:sz w:val="20"/>
                <w:szCs w:val="20"/>
                <w:lang w:val="fr-FR"/>
                <w:rPrChange w:id="240" w:author="Jude Nkwain" w:date="2025-10-09T13:01:00Z" w16du:dateUtc="2025-10-09T11:01:00Z">
                  <w:rPr>
                    <w:sz w:val="20"/>
                    <w:szCs w:val="20"/>
                  </w:rPr>
                </w:rPrChange>
              </w:rPr>
              <w:t>chaques</w:t>
            </w:r>
            <w:proofErr w:type="spellEnd"/>
            <w:r w:rsidRPr="00F2791C">
              <w:rPr>
                <w:sz w:val="20"/>
                <w:szCs w:val="20"/>
                <w:lang w:val="fr-FR"/>
                <w:rPrChange w:id="241" w:author="Jude Nkwain" w:date="2025-10-09T13:01:00Z" w16du:dateUtc="2025-10-09T11:01:00Z">
                  <w:rPr>
                    <w:sz w:val="20"/>
                    <w:szCs w:val="20"/>
                  </w:rPr>
                </w:rPrChange>
              </w:rPr>
              <w:t xml:space="preserve"> provinces, appuyer à la mise en place de la </w:t>
            </w:r>
            <w:proofErr w:type="spellStart"/>
            <w:proofErr w:type="gramStart"/>
            <w:r w:rsidRPr="00F2791C">
              <w:rPr>
                <w:sz w:val="20"/>
                <w:szCs w:val="20"/>
                <w:lang w:val="fr-FR"/>
                <w:rPrChange w:id="242" w:author="Jude Nkwain" w:date="2025-10-09T13:01:00Z" w16du:dateUtc="2025-10-09T11:01:00Z">
                  <w:rPr>
                    <w:sz w:val="20"/>
                    <w:szCs w:val="20"/>
                  </w:rPr>
                </w:rPrChange>
              </w:rPr>
              <w:t>GEV,eLMS</w:t>
            </w:r>
            <w:proofErr w:type="spellEnd"/>
            <w:proofErr w:type="gramEnd"/>
            <w:r w:rsidRPr="00F2791C">
              <w:rPr>
                <w:sz w:val="20"/>
                <w:szCs w:val="20"/>
                <w:lang w:val="fr-FR"/>
                <w:rPrChange w:id="243" w:author="Jude Nkwain" w:date="2025-10-09T13:01:00Z" w16du:dateUtc="2025-10-09T11:01:00Z">
                  <w:rPr>
                    <w:sz w:val="20"/>
                    <w:szCs w:val="20"/>
                  </w:rPr>
                </w:rPrChange>
              </w:rPr>
              <w:t xml:space="preserve">  </w:t>
            </w:r>
          </w:p>
        </w:tc>
      </w:tr>
      <w:tr w:rsidR="00245A26" w:rsidRPr="00F2791C" w:rsidDel="00CF72EB" w14:paraId="37CB3A2F" w14:textId="3D422D6F" w:rsidTr="4EF77C7B">
        <w:trPr>
          <w:trHeight w:val="268"/>
          <w:del w:id="244" w:author="Jean Serge NGAIMA" w:date="2025-10-07T10:38:00Z"/>
          <w:trPrChange w:id="245" w:author="Jean Serge NGAIMA" w:date="2025-10-07T10:40:00Z" w16du:dateUtc="2025-10-07T09:40:00Z">
            <w:trPr>
              <w:gridAfter w:val="0"/>
              <w:trHeight w:val="268"/>
            </w:trPr>
          </w:trPrChange>
        </w:trPr>
        <w:tc>
          <w:tcPr>
            <w:tcW w:w="661" w:type="dxa"/>
            <w:tcPrChange w:id="246" w:author="Jean Serge NGAIMA" w:date="2025-10-07T10:40:00Z" w16du:dateUtc="2025-10-07T09:40:00Z">
              <w:tcPr>
                <w:tcW w:w="439" w:type="dxa"/>
              </w:tcPr>
            </w:tcPrChange>
          </w:tcPr>
          <w:p w14:paraId="07466E05" w14:textId="7DAC5B7B" w:rsidR="00741647" w:rsidRPr="00F2791C" w:rsidDel="00CF72EB" w:rsidRDefault="00741647" w:rsidP="00741647">
            <w:pPr>
              <w:rPr>
                <w:del w:id="247" w:author="Jean Serge NGAIMA" w:date="2025-10-07T10:38:00Z" w16du:dateUtc="2025-10-07T09:38:00Z"/>
                <w:sz w:val="20"/>
                <w:szCs w:val="20"/>
                <w:lang w:val="fr-FR"/>
                <w:rPrChange w:id="248" w:author="Jude Nkwain" w:date="2025-10-09T13:01:00Z" w16du:dateUtc="2025-10-09T11:01:00Z">
                  <w:rPr>
                    <w:del w:id="249" w:author="Jean Serge NGAIMA" w:date="2025-10-07T10:38:00Z" w16du:dateUtc="2025-10-07T09:38:00Z"/>
                    <w:sz w:val="20"/>
                    <w:szCs w:val="20"/>
                  </w:rPr>
                </w:rPrChange>
              </w:rPr>
            </w:pPr>
            <w:del w:id="250" w:author="Jean Serge NGAIMA" w:date="2025-10-07T10:38:00Z" w16du:dateUtc="2025-10-07T09:38:00Z">
              <w:r w:rsidRPr="00F2791C" w:rsidDel="00CF72EB">
                <w:rPr>
                  <w:sz w:val="20"/>
                  <w:szCs w:val="20"/>
                  <w:lang w:val="fr-FR"/>
                  <w:rPrChange w:id="251" w:author="Jude Nkwain" w:date="2025-10-09T13:01:00Z" w16du:dateUtc="2025-10-09T11:01:00Z">
                    <w:rPr>
                      <w:sz w:val="20"/>
                      <w:szCs w:val="20"/>
                    </w:rPr>
                  </w:rPrChange>
                </w:rPr>
                <w:delText>6</w:delText>
              </w:r>
            </w:del>
          </w:p>
        </w:tc>
        <w:tc>
          <w:tcPr>
            <w:tcW w:w="8401" w:type="dxa"/>
            <w:hideMark/>
            <w:tcPrChange w:id="252" w:author="Jean Serge NGAIMA" w:date="2025-10-07T10:40:00Z" w16du:dateUtc="2025-10-07T09:40:00Z">
              <w:tcPr>
                <w:tcW w:w="8623" w:type="dxa"/>
                <w:gridSpan w:val="2"/>
                <w:hideMark/>
              </w:tcPr>
            </w:tcPrChange>
          </w:tcPr>
          <w:p w14:paraId="33F77834" w14:textId="6D6455F3" w:rsidR="00741647" w:rsidRPr="00F2791C" w:rsidDel="00CF72EB" w:rsidRDefault="00741647" w:rsidP="00741647">
            <w:pPr>
              <w:rPr>
                <w:del w:id="253" w:author="Jean Serge NGAIMA" w:date="2025-10-07T10:38:00Z" w16du:dateUtc="2025-10-07T09:38:00Z"/>
                <w:sz w:val="20"/>
                <w:szCs w:val="20"/>
                <w:lang w:val="fr-FR"/>
                <w:rPrChange w:id="254" w:author="Jude Nkwain" w:date="2025-10-09T13:01:00Z" w16du:dateUtc="2025-10-09T11:01:00Z">
                  <w:rPr>
                    <w:del w:id="255" w:author="Jean Serge NGAIMA" w:date="2025-10-07T10:38:00Z" w16du:dateUtc="2025-10-07T09:38:00Z"/>
                    <w:sz w:val="20"/>
                    <w:szCs w:val="20"/>
                  </w:rPr>
                </w:rPrChange>
              </w:rPr>
            </w:pPr>
            <w:del w:id="256" w:author="Jean Serge NGAIMA" w:date="2025-10-07T10:38:00Z" w16du:dateUtc="2025-10-07T09:38:00Z">
              <w:r w:rsidRPr="00F2791C" w:rsidDel="00CF72EB">
                <w:rPr>
                  <w:sz w:val="20"/>
                  <w:szCs w:val="20"/>
                  <w:lang w:val="fr-FR"/>
                  <w:rPrChange w:id="257" w:author="Jude Nkwain" w:date="2025-10-09T13:01:00Z" w16du:dateUtc="2025-10-09T11:01:00Z">
                    <w:rPr>
                      <w:sz w:val="20"/>
                      <w:szCs w:val="20"/>
                    </w:rPr>
                  </w:rPrChange>
                </w:rPr>
                <w:delText xml:space="preserve">TCA.3.2. Appui à la mise en oeuvre du  CCEOP  </w:delText>
              </w:r>
            </w:del>
          </w:p>
        </w:tc>
      </w:tr>
      <w:tr w:rsidR="000C6147" w:rsidRPr="00D8799A" w14:paraId="5DD5F647" w14:textId="77777777" w:rsidTr="4EF77C7B">
        <w:trPr>
          <w:trHeight w:val="268"/>
        </w:trPr>
        <w:tc>
          <w:tcPr>
            <w:tcW w:w="9062" w:type="dxa"/>
            <w:gridSpan w:val="2"/>
          </w:tcPr>
          <w:p w14:paraId="2941D6B0" w14:textId="51274AD3" w:rsidR="000C6147" w:rsidRPr="00684B34" w:rsidRDefault="4E48458A" w:rsidP="4EF77C7B">
            <w:pPr>
              <w:rPr>
                <w:b/>
                <w:bCs/>
                <w:sz w:val="20"/>
                <w:szCs w:val="20"/>
                <w:lang w:val="en-US"/>
              </w:rPr>
            </w:pPr>
            <w:r w:rsidRPr="4EF77C7B">
              <w:rPr>
                <w:b/>
                <w:bCs/>
                <w:sz w:val="20"/>
                <w:szCs w:val="20"/>
                <w:lang w:val="en-US"/>
              </w:rPr>
              <w:t xml:space="preserve">Domaine </w:t>
            </w:r>
            <w:proofErr w:type="gramStart"/>
            <w:r w:rsidRPr="4EF77C7B">
              <w:rPr>
                <w:b/>
                <w:bCs/>
                <w:sz w:val="20"/>
                <w:szCs w:val="20"/>
                <w:lang w:val="en-US"/>
              </w:rPr>
              <w:t>4</w:t>
            </w:r>
            <w:r w:rsidR="0E71D796" w:rsidRPr="4EF77C7B">
              <w:rPr>
                <w:b/>
                <w:bCs/>
                <w:sz w:val="20"/>
                <w:szCs w:val="20"/>
                <w:lang w:val="en-US"/>
              </w:rPr>
              <w:t>.Système</w:t>
            </w:r>
            <w:proofErr w:type="gramEnd"/>
            <w:r w:rsidR="0E71D796" w:rsidRPr="4EF77C7B">
              <w:rPr>
                <w:b/>
                <w:bCs/>
                <w:sz w:val="20"/>
                <w:szCs w:val="20"/>
                <w:lang w:val="en-US"/>
              </w:rPr>
              <w:t xml:space="preserve"> </w:t>
            </w:r>
            <w:proofErr w:type="spellStart"/>
            <w:r w:rsidR="0E71D796" w:rsidRPr="4EF77C7B">
              <w:rPr>
                <w:b/>
                <w:bCs/>
                <w:sz w:val="20"/>
                <w:szCs w:val="20"/>
                <w:lang w:val="en-US"/>
              </w:rPr>
              <w:t>d’Information</w:t>
            </w:r>
            <w:proofErr w:type="spellEnd"/>
            <w:r w:rsidR="0E71D796" w:rsidRPr="4EF77C7B">
              <w:rPr>
                <w:b/>
                <w:bCs/>
                <w:sz w:val="20"/>
                <w:szCs w:val="20"/>
                <w:lang w:val="en-US"/>
              </w:rPr>
              <w:t xml:space="preserve"> Sanitaire</w:t>
            </w:r>
          </w:p>
        </w:tc>
      </w:tr>
      <w:tr w:rsidR="00245A26" w:rsidRPr="00F2791C" w14:paraId="1695DC5C" w14:textId="77777777" w:rsidTr="4EF77C7B">
        <w:trPr>
          <w:trHeight w:val="292"/>
        </w:trPr>
        <w:tc>
          <w:tcPr>
            <w:tcW w:w="661" w:type="dxa"/>
          </w:tcPr>
          <w:p w14:paraId="0A83E802" w14:textId="6E867BD8" w:rsidR="00741647" w:rsidRPr="00D8799A" w:rsidRDefault="008426FE" w:rsidP="00741647">
            <w:pPr>
              <w:rPr>
                <w:sz w:val="20"/>
                <w:szCs w:val="20"/>
              </w:rPr>
            </w:pPr>
            <w:r>
              <w:rPr>
                <w:sz w:val="20"/>
                <w:szCs w:val="20"/>
              </w:rPr>
              <w:t>8</w:t>
            </w:r>
          </w:p>
        </w:tc>
        <w:tc>
          <w:tcPr>
            <w:tcW w:w="8401" w:type="dxa"/>
            <w:hideMark/>
          </w:tcPr>
          <w:p w14:paraId="01683A6B" w14:textId="77777777" w:rsidR="00741647" w:rsidRPr="00F2791C" w:rsidRDefault="00741647" w:rsidP="00741647">
            <w:pPr>
              <w:rPr>
                <w:sz w:val="20"/>
                <w:szCs w:val="20"/>
                <w:lang w:val="fr-FR"/>
                <w:rPrChange w:id="258" w:author="Jude Nkwain" w:date="2025-10-09T13:01:00Z" w16du:dateUtc="2025-10-09T11:01:00Z">
                  <w:rPr>
                    <w:sz w:val="20"/>
                    <w:szCs w:val="20"/>
                  </w:rPr>
                </w:rPrChange>
              </w:rPr>
            </w:pPr>
            <w:r w:rsidRPr="00F2791C">
              <w:rPr>
                <w:sz w:val="20"/>
                <w:szCs w:val="20"/>
                <w:lang w:val="fr-FR"/>
                <w:rPrChange w:id="259" w:author="Jude Nkwain" w:date="2025-10-09T13:01:00Z" w16du:dateUtc="2025-10-09T11:01:00Z">
                  <w:rPr>
                    <w:sz w:val="20"/>
                    <w:szCs w:val="20"/>
                  </w:rPr>
                </w:rPrChange>
              </w:rPr>
              <w:t>TCA.4.</w:t>
            </w:r>
            <w:proofErr w:type="gramStart"/>
            <w:r w:rsidRPr="00F2791C">
              <w:rPr>
                <w:sz w:val="20"/>
                <w:szCs w:val="20"/>
                <w:lang w:val="fr-FR"/>
                <w:rPrChange w:id="260" w:author="Jude Nkwain" w:date="2025-10-09T13:01:00Z" w16du:dateUtc="2025-10-09T11:01:00Z">
                  <w:rPr>
                    <w:sz w:val="20"/>
                    <w:szCs w:val="20"/>
                  </w:rPr>
                </w:rPrChange>
              </w:rPr>
              <w:t>1.Appuyer</w:t>
            </w:r>
            <w:proofErr w:type="gramEnd"/>
            <w:r w:rsidRPr="00F2791C">
              <w:rPr>
                <w:sz w:val="20"/>
                <w:szCs w:val="20"/>
                <w:lang w:val="fr-FR"/>
                <w:rPrChange w:id="261" w:author="Jude Nkwain" w:date="2025-10-09T13:01:00Z" w16du:dateUtc="2025-10-09T11:01:00Z">
                  <w:rPr>
                    <w:sz w:val="20"/>
                    <w:szCs w:val="20"/>
                  </w:rPr>
                </w:rPrChange>
              </w:rPr>
              <w:t xml:space="preserve"> la mise en œuvre du plan d'amélioration des données et la stratégie digitale en matière de vaccination</w:t>
            </w:r>
          </w:p>
        </w:tc>
      </w:tr>
      <w:tr w:rsidR="00245A26" w:rsidRPr="00F2791C" w14:paraId="7A229D67" w14:textId="77777777" w:rsidTr="4EF77C7B">
        <w:trPr>
          <w:trHeight w:val="280"/>
        </w:trPr>
        <w:tc>
          <w:tcPr>
            <w:tcW w:w="661" w:type="dxa"/>
          </w:tcPr>
          <w:p w14:paraId="0E3385D3" w14:textId="2F1A5FEF" w:rsidR="00741647" w:rsidRPr="00D8799A" w:rsidRDefault="008426FE" w:rsidP="00741647">
            <w:pPr>
              <w:rPr>
                <w:sz w:val="20"/>
                <w:szCs w:val="20"/>
              </w:rPr>
            </w:pPr>
            <w:r>
              <w:rPr>
                <w:sz w:val="20"/>
                <w:szCs w:val="20"/>
              </w:rPr>
              <w:lastRenderedPageBreak/>
              <w:t>9</w:t>
            </w:r>
          </w:p>
        </w:tc>
        <w:tc>
          <w:tcPr>
            <w:tcW w:w="8401" w:type="dxa"/>
            <w:hideMark/>
          </w:tcPr>
          <w:p w14:paraId="69A1AACE" w14:textId="77777777" w:rsidR="00741647" w:rsidRPr="00F2791C" w:rsidRDefault="00741647" w:rsidP="00741647">
            <w:pPr>
              <w:rPr>
                <w:sz w:val="20"/>
                <w:szCs w:val="20"/>
                <w:lang w:val="fr-FR"/>
                <w:rPrChange w:id="262" w:author="Jude Nkwain" w:date="2025-10-09T13:01:00Z" w16du:dateUtc="2025-10-09T11:01:00Z">
                  <w:rPr>
                    <w:sz w:val="20"/>
                    <w:szCs w:val="20"/>
                  </w:rPr>
                </w:rPrChange>
              </w:rPr>
            </w:pPr>
            <w:r w:rsidRPr="00F2791C">
              <w:rPr>
                <w:sz w:val="20"/>
                <w:szCs w:val="20"/>
                <w:lang w:val="fr-FR"/>
                <w:rPrChange w:id="263" w:author="Jude Nkwain" w:date="2025-10-09T13:01:00Z" w16du:dateUtc="2025-10-09T11:01:00Z">
                  <w:rPr>
                    <w:sz w:val="20"/>
                    <w:szCs w:val="20"/>
                  </w:rPr>
                </w:rPrChange>
              </w:rPr>
              <w:t>TCA.4.</w:t>
            </w:r>
            <w:proofErr w:type="gramStart"/>
            <w:r w:rsidRPr="00F2791C">
              <w:rPr>
                <w:sz w:val="20"/>
                <w:szCs w:val="20"/>
                <w:lang w:val="fr-FR"/>
                <w:rPrChange w:id="264" w:author="Jude Nkwain" w:date="2025-10-09T13:01:00Z" w16du:dateUtc="2025-10-09T11:01:00Z">
                  <w:rPr>
                    <w:sz w:val="20"/>
                    <w:szCs w:val="20"/>
                  </w:rPr>
                </w:rPrChange>
              </w:rPr>
              <w:t>2.Soutenir</w:t>
            </w:r>
            <w:proofErr w:type="gramEnd"/>
            <w:r w:rsidRPr="00F2791C">
              <w:rPr>
                <w:sz w:val="20"/>
                <w:szCs w:val="20"/>
                <w:lang w:val="fr-FR"/>
                <w:rPrChange w:id="265" w:author="Jude Nkwain" w:date="2025-10-09T13:01:00Z" w16du:dateUtc="2025-10-09T11:01:00Z">
                  <w:rPr>
                    <w:sz w:val="20"/>
                    <w:szCs w:val="20"/>
                  </w:rPr>
                </w:rPrChange>
              </w:rPr>
              <w:t xml:space="preserve"> la suivi et l'</w:t>
            </w:r>
            <w:proofErr w:type="spellStart"/>
            <w:r w:rsidRPr="00F2791C">
              <w:rPr>
                <w:sz w:val="20"/>
                <w:szCs w:val="20"/>
                <w:lang w:val="fr-FR"/>
                <w:rPrChange w:id="266" w:author="Jude Nkwain" w:date="2025-10-09T13:01:00Z" w16du:dateUtc="2025-10-09T11:01:00Z">
                  <w:rPr>
                    <w:sz w:val="20"/>
                    <w:szCs w:val="20"/>
                  </w:rPr>
                </w:rPrChange>
              </w:rPr>
              <w:t>evaluation</w:t>
            </w:r>
            <w:proofErr w:type="spellEnd"/>
            <w:r w:rsidRPr="00F2791C">
              <w:rPr>
                <w:sz w:val="20"/>
                <w:szCs w:val="20"/>
                <w:lang w:val="fr-FR"/>
                <w:rPrChange w:id="267" w:author="Jude Nkwain" w:date="2025-10-09T13:01:00Z" w16du:dateUtc="2025-10-09T11:01:00Z">
                  <w:rPr>
                    <w:sz w:val="20"/>
                    <w:szCs w:val="20"/>
                  </w:rPr>
                </w:rPrChange>
              </w:rPr>
              <w:t xml:space="preserve"> du programme de vaccination (</w:t>
            </w:r>
            <w:proofErr w:type="gramStart"/>
            <w:r w:rsidRPr="00F2791C">
              <w:rPr>
                <w:sz w:val="20"/>
                <w:szCs w:val="20"/>
                <w:lang w:val="fr-FR"/>
                <w:rPrChange w:id="268" w:author="Jude Nkwain" w:date="2025-10-09T13:01:00Z" w16du:dateUtc="2025-10-09T11:01:00Z">
                  <w:rPr>
                    <w:sz w:val="20"/>
                    <w:szCs w:val="20"/>
                  </w:rPr>
                </w:rPrChange>
              </w:rPr>
              <w:t>ex:</w:t>
            </w:r>
            <w:proofErr w:type="gramEnd"/>
            <w:r w:rsidRPr="00F2791C">
              <w:rPr>
                <w:sz w:val="20"/>
                <w:szCs w:val="20"/>
                <w:lang w:val="fr-FR"/>
                <w:rPrChange w:id="269" w:author="Jude Nkwain" w:date="2025-10-09T13:01:00Z" w16du:dateUtc="2025-10-09T11:01:00Z">
                  <w:rPr>
                    <w:sz w:val="20"/>
                    <w:szCs w:val="20"/>
                  </w:rPr>
                </w:rPrChange>
              </w:rPr>
              <w:t xml:space="preserve"> </w:t>
            </w:r>
            <w:proofErr w:type="spellStart"/>
            <w:r w:rsidRPr="00F2791C">
              <w:rPr>
                <w:sz w:val="20"/>
                <w:szCs w:val="20"/>
                <w:lang w:val="fr-FR"/>
                <w:rPrChange w:id="270" w:author="Jude Nkwain" w:date="2025-10-09T13:01:00Z" w16du:dateUtc="2025-10-09T11:01:00Z">
                  <w:rPr>
                    <w:sz w:val="20"/>
                    <w:szCs w:val="20"/>
                  </w:rPr>
                </w:rPrChange>
              </w:rPr>
              <w:t>Mashako</w:t>
            </w:r>
            <w:proofErr w:type="spellEnd"/>
            <w:r w:rsidRPr="00F2791C">
              <w:rPr>
                <w:sz w:val="20"/>
                <w:szCs w:val="20"/>
                <w:lang w:val="fr-FR"/>
                <w:rPrChange w:id="271" w:author="Jude Nkwain" w:date="2025-10-09T13:01:00Z" w16du:dateUtc="2025-10-09T11:01:00Z">
                  <w:rPr>
                    <w:sz w:val="20"/>
                    <w:szCs w:val="20"/>
                  </w:rPr>
                </w:rPrChange>
              </w:rPr>
              <w:t xml:space="preserve"> 3.0)</w:t>
            </w:r>
          </w:p>
        </w:tc>
      </w:tr>
      <w:tr w:rsidR="0098767F" w:rsidRPr="00F2791C" w14:paraId="6BDFC357" w14:textId="77777777" w:rsidTr="4EF77C7B">
        <w:trPr>
          <w:trHeight w:val="280"/>
          <w:ins w:id="272" w:author="Jean Serge NGAIMA" w:date="2025-10-07T10:40:00Z"/>
        </w:trPr>
        <w:tc>
          <w:tcPr>
            <w:tcW w:w="9062" w:type="dxa"/>
            <w:gridSpan w:val="2"/>
          </w:tcPr>
          <w:p w14:paraId="7AFD8B8E" w14:textId="3C46DB63" w:rsidR="0098767F" w:rsidRPr="00F2791C" w:rsidRDefault="0098767F" w:rsidP="00741647">
            <w:pPr>
              <w:rPr>
                <w:ins w:id="273" w:author="Jean Serge NGAIMA" w:date="2025-10-07T10:40:00Z" w16du:dateUtc="2025-10-07T09:40:00Z"/>
                <w:b/>
                <w:bCs/>
                <w:sz w:val="20"/>
                <w:szCs w:val="20"/>
                <w:lang w:val="fr-FR"/>
                <w:rPrChange w:id="274" w:author="Jude Nkwain" w:date="2025-10-09T13:03:00Z" w16du:dateUtc="2025-10-09T11:03:00Z">
                  <w:rPr>
                    <w:ins w:id="275" w:author="Jean Serge NGAIMA" w:date="2025-10-07T10:40:00Z" w16du:dateUtc="2025-10-07T09:40:00Z"/>
                    <w:sz w:val="20"/>
                    <w:szCs w:val="20"/>
                  </w:rPr>
                </w:rPrChange>
              </w:rPr>
            </w:pPr>
            <w:ins w:id="276" w:author="Jean Serge NGAIMA" w:date="2025-10-07T10:40:00Z" w16du:dateUtc="2025-10-07T09:40:00Z">
              <w:r w:rsidRPr="00F2791C">
                <w:rPr>
                  <w:b/>
                  <w:bCs/>
                  <w:sz w:val="20"/>
                  <w:szCs w:val="20"/>
                  <w:lang w:val="fr-FR"/>
                  <w:rPrChange w:id="277" w:author="Jude Nkwain" w:date="2025-10-09T13:03:00Z" w16du:dateUtc="2025-10-09T11:03:00Z">
                    <w:rPr>
                      <w:sz w:val="20"/>
                      <w:szCs w:val="20"/>
                    </w:rPr>
                  </w:rPrChange>
                </w:rPr>
                <w:t xml:space="preserve">Domaine </w:t>
              </w:r>
              <w:proofErr w:type="gramStart"/>
              <w:r w:rsidRPr="00F2791C">
                <w:rPr>
                  <w:b/>
                  <w:bCs/>
                  <w:sz w:val="20"/>
                  <w:szCs w:val="20"/>
                  <w:lang w:val="fr-FR"/>
                  <w:rPrChange w:id="278" w:author="Jude Nkwain" w:date="2025-10-09T13:03:00Z" w16du:dateUtc="2025-10-09T11:03:00Z">
                    <w:rPr>
                      <w:sz w:val="20"/>
                      <w:szCs w:val="20"/>
                    </w:rPr>
                  </w:rPrChange>
                </w:rPr>
                <w:t>6.Génération</w:t>
              </w:r>
              <w:proofErr w:type="gramEnd"/>
              <w:r w:rsidRPr="00F2791C">
                <w:rPr>
                  <w:b/>
                  <w:bCs/>
                  <w:sz w:val="20"/>
                  <w:szCs w:val="20"/>
                  <w:lang w:val="fr-FR"/>
                  <w:rPrChange w:id="279" w:author="Jude Nkwain" w:date="2025-10-09T13:03:00Z" w16du:dateUtc="2025-10-09T11:03:00Z">
                    <w:rPr>
                      <w:sz w:val="20"/>
                      <w:szCs w:val="20"/>
                    </w:rPr>
                  </w:rPrChange>
                </w:rPr>
                <w:t xml:space="preserve"> de la demande</w:t>
              </w:r>
            </w:ins>
          </w:p>
        </w:tc>
      </w:tr>
      <w:tr w:rsidR="0098767F" w:rsidRPr="00F2791C" w14:paraId="3D96D0DA" w14:textId="77777777" w:rsidTr="4EF77C7B">
        <w:trPr>
          <w:trHeight w:val="280"/>
          <w:ins w:id="280" w:author="Jean Serge NGAIMA" w:date="2025-10-07T10:40:00Z"/>
        </w:trPr>
        <w:tc>
          <w:tcPr>
            <w:tcW w:w="661" w:type="dxa"/>
          </w:tcPr>
          <w:p w14:paraId="02B63537" w14:textId="06A52DB3" w:rsidR="0098767F" w:rsidDel="00CF72EB" w:rsidRDefault="008426FE" w:rsidP="00741647">
            <w:pPr>
              <w:rPr>
                <w:ins w:id="281" w:author="Jean Serge NGAIMA" w:date="2025-10-07T10:40:00Z" w16du:dateUtc="2025-10-07T09:40:00Z"/>
                <w:sz w:val="20"/>
                <w:szCs w:val="20"/>
              </w:rPr>
            </w:pPr>
            <w:ins w:id="282" w:author="Jean Serge NGAIMA" w:date="2025-10-07T10:45:00Z" w16du:dateUtc="2025-10-07T09:45:00Z">
              <w:r>
                <w:rPr>
                  <w:sz w:val="20"/>
                  <w:szCs w:val="20"/>
                </w:rPr>
                <w:t>10</w:t>
              </w:r>
            </w:ins>
          </w:p>
        </w:tc>
        <w:tc>
          <w:tcPr>
            <w:tcW w:w="8401" w:type="dxa"/>
          </w:tcPr>
          <w:p w14:paraId="23242B1E" w14:textId="203FD133" w:rsidR="0098767F" w:rsidRPr="00F2791C" w:rsidRDefault="00B431A6" w:rsidP="00741647">
            <w:pPr>
              <w:rPr>
                <w:ins w:id="283" w:author="Jean Serge NGAIMA" w:date="2025-10-07T10:40:00Z" w16du:dateUtc="2025-10-07T09:40:00Z"/>
                <w:sz w:val="20"/>
                <w:szCs w:val="20"/>
                <w:lang w:val="fr-FR"/>
                <w:rPrChange w:id="284" w:author="Jude Nkwain" w:date="2025-10-09T13:03:00Z" w16du:dateUtc="2025-10-09T11:03:00Z">
                  <w:rPr>
                    <w:ins w:id="285" w:author="Jean Serge NGAIMA" w:date="2025-10-07T10:40:00Z" w16du:dateUtc="2025-10-07T09:40:00Z"/>
                    <w:sz w:val="20"/>
                    <w:szCs w:val="20"/>
                  </w:rPr>
                </w:rPrChange>
              </w:rPr>
            </w:pPr>
            <w:ins w:id="286" w:author="Jean Serge NGAIMA" w:date="2025-10-07T10:44:00Z" w16du:dateUtc="2025-10-07T09:44:00Z">
              <w:r w:rsidRPr="00F2791C">
                <w:rPr>
                  <w:sz w:val="20"/>
                  <w:szCs w:val="20"/>
                  <w:lang w:val="fr-FR"/>
                  <w:rPrChange w:id="287" w:author="Jude Nkwain" w:date="2025-10-09T13:03:00Z" w16du:dateUtc="2025-10-09T11:03:00Z">
                    <w:rPr>
                      <w:sz w:val="20"/>
                      <w:szCs w:val="20"/>
                    </w:rPr>
                  </w:rPrChange>
                </w:rPr>
                <w:t>TCA 6.</w:t>
              </w:r>
              <w:proofErr w:type="gramStart"/>
              <w:r w:rsidRPr="00F2791C">
                <w:rPr>
                  <w:sz w:val="20"/>
                  <w:szCs w:val="20"/>
                  <w:lang w:val="fr-FR"/>
                  <w:rPrChange w:id="288" w:author="Jude Nkwain" w:date="2025-10-09T13:03:00Z" w16du:dateUtc="2025-10-09T11:03:00Z">
                    <w:rPr>
                      <w:sz w:val="20"/>
                      <w:szCs w:val="20"/>
                    </w:rPr>
                  </w:rPrChange>
                </w:rPr>
                <w:t>1.Soutien</w:t>
              </w:r>
              <w:proofErr w:type="gramEnd"/>
              <w:r w:rsidRPr="00F2791C">
                <w:rPr>
                  <w:sz w:val="20"/>
                  <w:szCs w:val="20"/>
                  <w:lang w:val="fr-FR"/>
                  <w:rPrChange w:id="289" w:author="Jude Nkwain" w:date="2025-10-09T13:03:00Z" w16du:dateUtc="2025-10-09T11:03:00Z">
                    <w:rPr>
                      <w:sz w:val="20"/>
                      <w:szCs w:val="20"/>
                    </w:rPr>
                  </w:rPrChange>
                </w:rPr>
                <w:t xml:space="preserve"> aux préparatifs de l'introduction de HPV (volet communication)</w:t>
              </w:r>
            </w:ins>
          </w:p>
        </w:tc>
      </w:tr>
      <w:tr w:rsidR="000E0247" w:rsidRPr="00D8799A" w14:paraId="31A04AB5" w14:textId="77777777" w:rsidTr="4EF77C7B">
        <w:trPr>
          <w:trHeight w:val="280"/>
        </w:trPr>
        <w:tc>
          <w:tcPr>
            <w:tcW w:w="9062" w:type="dxa"/>
            <w:gridSpan w:val="2"/>
          </w:tcPr>
          <w:p w14:paraId="79F7C728" w14:textId="20E45847" w:rsidR="000E0247" w:rsidRPr="000E0247" w:rsidRDefault="772C9CCF" w:rsidP="4EF77C7B">
            <w:pPr>
              <w:rPr>
                <w:b/>
                <w:bCs/>
                <w:sz w:val="20"/>
                <w:szCs w:val="20"/>
                <w:lang w:val="en-US"/>
              </w:rPr>
            </w:pPr>
            <w:r w:rsidRPr="4EF77C7B">
              <w:rPr>
                <w:b/>
                <w:bCs/>
                <w:sz w:val="20"/>
                <w:szCs w:val="20"/>
                <w:lang w:val="en-US"/>
              </w:rPr>
              <w:t xml:space="preserve">Domaine </w:t>
            </w:r>
            <w:proofErr w:type="gramStart"/>
            <w:r w:rsidRPr="4EF77C7B">
              <w:rPr>
                <w:b/>
                <w:bCs/>
                <w:sz w:val="20"/>
                <w:szCs w:val="20"/>
                <w:lang w:val="en-US"/>
              </w:rPr>
              <w:t>7.Gouvenance</w:t>
            </w:r>
            <w:proofErr w:type="gramEnd"/>
            <w:r w:rsidRPr="4EF77C7B">
              <w:rPr>
                <w:b/>
                <w:bCs/>
                <w:sz w:val="20"/>
                <w:szCs w:val="20"/>
                <w:lang w:val="en-US"/>
              </w:rPr>
              <w:t xml:space="preserve"> </w:t>
            </w:r>
          </w:p>
        </w:tc>
      </w:tr>
      <w:tr w:rsidR="00245A26" w:rsidRPr="00F2791C" w14:paraId="511633E8" w14:textId="77777777" w:rsidTr="4EF77C7B">
        <w:trPr>
          <w:trHeight w:val="330"/>
          <w:trPrChange w:id="290" w:author="Jean Serge NGAIMA" w:date="2025-10-07T10:40:00Z" w16du:dateUtc="2025-10-07T09:40:00Z">
            <w:trPr>
              <w:gridAfter w:val="0"/>
              <w:trHeight w:val="330"/>
            </w:trPr>
          </w:trPrChange>
        </w:trPr>
        <w:tc>
          <w:tcPr>
            <w:tcW w:w="661" w:type="dxa"/>
            <w:tcPrChange w:id="291" w:author="Jean Serge NGAIMA" w:date="2025-10-07T10:40:00Z" w16du:dateUtc="2025-10-07T09:40:00Z">
              <w:tcPr>
                <w:tcW w:w="439" w:type="dxa"/>
              </w:tcPr>
            </w:tcPrChange>
          </w:tcPr>
          <w:p w14:paraId="1CFD649E" w14:textId="6AAEC8B6" w:rsidR="00741647" w:rsidRPr="00D8799A" w:rsidRDefault="008426FE" w:rsidP="00741647">
            <w:pPr>
              <w:rPr>
                <w:sz w:val="20"/>
                <w:szCs w:val="20"/>
              </w:rPr>
            </w:pPr>
            <w:r>
              <w:rPr>
                <w:sz w:val="20"/>
                <w:szCs w:val="20"/>
              </w:rPr>
              <w:t>11</w:t>
            </w:r>
          </w:p>
        </w:tc>
        <w:tc>
          <w:tcPr>
            <w:tcW w:w="8401" w:type="dxa"/>
            <w:hideMark/>
            <w:tcPrChange w:id="292" w:author="Jean Serge NGAIMA" w:date="2025-10-07T10:40:00Z" w16du:dateUtc="2025-10-07T09:40:00Z">
              <w:tcPr>
                <w:tcW w:w="8623" w:type="dxa"/>
                <w:gridSpan w:val="2"/>
                <w:hideMark/>
              </w:tcPr>
            </w:tcPrChange>
          </w:tcPr>
          <w:p w14:paraId="4009BFF7" w14:textId="77777777" w:rsidR="00741647" w:rsidRPr="00F2791C" w:rsidRDefault="00741647" w:rsidP="00741647">
            <w:pPr>
              <w:rPr>
                <w:sz w:val="20"/>
                <w:szCs w:val="20"/>
                <w:lang w:val="fr-FR"/>
                <w:rPrChange w:id="293" w:author="Jude Nkwain" w:date="2025-10-09T13:03:00Z" w16du:dateUtc="2025-10-09T11:03:00Z">
                  <w:rPr>
                    <w:sz w:val="20"/>
                    <w:szCs w:val="20"/>
                  </w:rPr>
                </w:rPrChange>
              </w:rPr>
            </w:pPr>
            <w:r w:rsidRPr="00F2791C">
              <w:rPr>
                <w:sz w:val="20"/>
                <w:szCs w:val="20"/>
                <w:lang w:val="fr-FR"/>
                <w:rPrChange w:id="294" w:author="Jude Nkwain" w:date="2025-10-09T13:03:00Z" w16du:dateUtc="2025-10-09T11:03:00Z">
                  <w:rPr>
                    <w:sz w:val="20"/>
                    <w:szCs w:val="20"/>
                  </w:rPr>
                </w:rPrChange>
              </w:rPr>
              <w:t xml:space="preserve">TCA 7.1. Soutenir la gestion du programme (de la coordination stratégique, au suivi et évaluation, </w:t>
            </w:r>
            <w:proofErr w:type="spellStart"/>
            <w:r w:rsidRPr="00F2791C">
              <w:rPr>
                <w:sz w:val="20"/>
                <w:szCs w:val="20"/>
                <w:lang w:val="fr-FR"/>
                <w:rPrChange w:id="295" w:author="Jude Nkwain" w:date="2025-10-09T13:03:00Z" w16du:dateUtc="2025-10-09T11:03:00Z">
                  <w:rPr>
                    <w:sz w:val="20"/>
                    <w:szCs w:val="20"/>
                  </w:rPr>
                </w:rPrChange>
              </w:rPr>
              <w:t>CCPeV</w:t>
            </w:r>
            <w:proofErr w:type="spellEnd"/>
            <w:r w:rsidRPr="00F2791C">
              <w:rPr>
                <w:sz w:val="20"/>
                <w:szCs w:val="20"/>
                <w:lang w:val="fr-FR"/>
                <w:rPrChange w:id="296" w:author="Jude Nkwain" w:date="2025-10-09T13:03:00Z" w16du:dateUtc="2025-10-09T11:03:00Z">
                  <w:rPr>
                    <w:sz w:val="20"/>
                    <w:szCs w:val="20"/>
                  </w:rPr>
                </w:rPrChange>
              </w:rPr>
              <w:t>, revue externe, GTCV, etc.)</w:t>
            </w:r>
          </w:p>
        </w:tc>
      </w:tr>
      <w:tr w:rsidR="00245A26" w:rsidRPr="00F2791C" w14:paraId="31039C2F" w14:textId="77777777" w:rsidTr="4EF77C7B">
        <w:trPr>
          <w:trHeight w:val="222"/>
          <w:trPrChange w:id="297" w:author="Jean Serge NGAIMA" w:date="2025-10-07T10:40:00Z" w16du:dateUtc="2025-10-07T09:40:00Z">
            <w:trPr>
              <w:gridAfter w:val="0"/>
              <w:trHeight w:val="222"/>
            </w:trPr>
          </w:trPrChange>
        </w:trPr>
        <w:tc>
          <w:tcPr>
            <w:tcW w:w="661" w:type="dxa"/>
            <w:tcPrChange w:id="298" w:author="Jean Serge NGAIMA" w:date="2025-10-07T10:40:00Z" w16du:dateUtc="2025-10-07T09:40:00Z">
              <w:tcPr>
                <w:tcW w:w="439" w:type="dxa"/>
              </w:tcPr>
            </w:tcPrChange>
          </w:tcPr>
          <w:p w14:paraId="5BD22891" w14:textId="65AE6A13" w:rsidR="00741647" w:rsidRPr="00D8799A" w:rsidRDefault="008426FE" w:rsidP="00741647">
            <w:pPr>
              <w:rPr>
                <w:sz w:val="20"/>
                <w:szCs w:val="20"/>
              </w:rPr>
            </w:pPr>
            <w:r>
              <w:rPr>
                <w:sz w:val="20"/>
                <w:szCs w:val="20"/>
              </w:rPr>
              <w:t>12</w:t>
            </w:r>
          </w:p>
        </w:tc>
        <w:tc>
          <w:tcPr>
            <w:tcW w:w="8401" w:type="dxa"/>
            <w:hideMark/>
            <w:tcPrChange w:id="299" w:author="Jean Serge NGAIMA" w:date="2025-10-07T10:40:00Z" w16du:dateUtc="2025-10-07T09:40:00Z">
              <w:tcPr>
                <w:tcW w:w="8623" w:type="dxa"/>
                <w:gridSpan w:val="2"/>
                <w:hideMark/>
              </w:tcPr>
            </w:tcPrChange>
          </w:tcPr>
          <w:p w14:paraId="286B21FD" w14:textId="77777777" w:rsidR="00741647" w:rsidRPr="00F2791C" w:rsidRDefault="00741647" w:rsidP="00741647">
            <w:pPr>
              <w:rPr>
                <w:sz w:val="20"/>
                <w:szCs w:val="20"/>
                <w:lang w:val="fr-FR"/>
                <w:rPrChange w:id="300" w:author="Jude Nkwain" w:date="2025-10-09T13:03:00Z" w16du:dateUtc="2025-10-09T11:03:00Z">
                  <w:rPr>
                    <w:sz w:val="20"/>
                    <w:szCs w:val="20"/>
                  </w:rPr>
                </w:rPrChange>
              </w:rPr>
            </w:pPr>
            <w:r w:rsidRPr="00F2791C">
              <w:rPr>
                <w:sz w:val="20"/>
                <w:szCs w:val="20"/>
                <w:lang w:val="fr-FR"/>
                <w:rPrChange w:id="301" w:author="Jude Nkwain" w:date="2025-10-09T13:03:00Z" w16du:dateUtc="2025-10-09T11:03:00Z">
                  <w:rPr>
                    <w:sz w:val="20"/>
                    <w:szCs w:val="20"/>
                  </w:rPr>
                </w:rPrChange>
              </w:rPr>
              <w:t>TCA 7.2. Assurer une Assistance Technique pour le développement de la subvention holistique GAVI 6.0.</w:t>
            </w:r>
          </w:p>
        </w:tc>
      </w:tr>
      <w:tr w:rsidR="00245A26" w:rsidRPr="00F2791C" w:rsidDel="001843C8" w14:paraId="1EEFDF5C" w14:textId="3ACADB56" w:rsidTr="4EF77C7B">
        <w:trPr>
          <w:trHeight w:val="222"/>
          <w:del w:id="302" w:author="Jean Serge NGAIMA" w:date="2025-10-07T10:46:00Z"/>
          <w:trPrChange w:id="303" w:author="Jean Serge NGAIMA" w:date="2025-10-07T10:40:00Z" w16du:dateUtc="2025-10-07T09:40:00Z">
            <w:trPr>
              <w:gridAfter w:val="0"/>
              <w:trHeight w:val="222"/>
            </w:trPr>
          </w:trPrChange>
        </w:trPr>
        <w:tc>
          <w:tcPr>
            <w:tcW w:w="661" w:type="dxa"/>
            <w:tcPrChange w:id="304" w:author="Jean Serge NGAIMA" w:date="2025-10-07T10:40:00Z" w16du:dateUtc="2025-10-07T09:40:00Z">
              <w:tcPr>
                <w:tcW w:w="439" w:type="dxa"/>
              </w:tcPr>
            </w:tcPrChange>
          </w:tcPr>
          <w:p w14:paraId="2AC61A5B" w14:textId="6F160B50" w:rsidR="00741647" w:rsidRPr="00F2791C" w:rsidDel="001843C8" w:rsidRDefault="00741647" w:rsidP="00741647">
            <w:pPr>
              <w:rPr>
                <w:del w:id="305" w:author="Jean Serge NGAIMA" w:date="2025-10-07T10:46:00Z" w16du:dateUtc="2025-10-07T09:46:00Z"/>
                <w:sz w:val="20"/>
                <w:szCs w:val="20"/>
                <w:lang w:val="fr-FR"/>
                <w:rPrChange w:id="306" w:author="Jude Nkwain" w:date="2025-10-09T13:03:00Z" w16du:dateUtc="2025-10-09T11:03:00Z">
                  <w:rPr>
                    <w:del w:id="307" w:author="Jean Serge NGAIMA" w:date="2025-10-07T10:46:00Z" w16du:dateUtc="2025-10-07T09:46:00Z"/>
                    <w:sz w:val="20"/>
                    <w:szCs w:val="20"/>
                  </w:rPr>
                </w:rPrChange>
              </w:rPr>
            </w:pPr>
            <w:del w:id="308" w:author="Jean Serge NGAIMA" w:date="2025-10-07T10:39:00Z" w16du:dateUtc="2025-10-07T09:39:00Z">
              <w:r w:rsidRPr="00F2791C" w:rsidDel="00CF72EB">
                <w:rPr>
                  <w:sz w:val="20"/>
                  <w:szCs w:val="20"/>
                  <w:lang w:val="fr-FR"/>
                  <w:rPrChange w:id="309" w:author="Jude Nkwain" w:date="2025-10-09T13:03:00Z" w16du:dateUtc="2025-10-09T11:03:00Z">
                    <w:rPr>
                      <w:sz w:val="20"/>
                      <w:szCs w:val="20"/>
                    </w:rPr>
                  </w:rPrChange>
                </w:rPr>
                <w:delText>11</w:delText>
              </w:r>
            </w:del>
          </w:p>
        </w:tc>
        <w:tc>
          <w:tcPr>
            <w:tcW w:w="8401" w:type="dxa"/>
            <w:tcPrChange w:id="310" w:author="Jean Serge NGAIMA" w:date="2025-10-07T10:40:00Z" w16du:dateUtc="2025-10-07T09:40:00Z">
              <w:tcPr>
                <w:tcW w:w="8623" w:type="dxa"/>
                <w:gridSpan w:val="2"/>
              </w:tcPr>
            </w:tcPrChange>
          </w:tcPr>
          <w:p w14:paraId="5D9C1B84" w14:textId="5C9F4904" w:rsidR="00741647" w:rsidRPr="00F2791C" w:rsidDel="001843C8" w:rsidRDefault="00741647" w:rsidP="00741647">
            <w:pPr>
              <w:rPr>
                <w:del w:id="311" w:author="Jean Serge NGAIMA" w:date="2025-10-07T10:46:00Z" w16du:dateUtc="2025-10-07T09:46:00Z"/>
                <w:sz w:val="20"/>
                <w:szCs w:val="20"/>
                <w:lang w:val="fr-FR"/>
                <w:rPrChange w:id="312" w:author="Jude Nkwain" w:date="2025-10-09T13:03:00Z" w16du:dateUtc="2025-10-09T11:03:00Z">
                  <w:rPr>
                    <w:del w:id="313" w:author="Jean Serge NGAIMA" w:date="2025-10-07T10:46:00Z" w16du:dateUtc="2025-10-07T09:46:00Z"/>
                    <w:sz w:val="20"/>
                    <w:szCs w:val="20"/>
                  </w:rPr>
                </w:rPrChange>
              </w:rPr>
            </w:pPr>
            <w:del w:id="314" w:author="Jean Serge NGAIMA" w:date="2025-10-07T10:46:00Z" w16du:dateUtc="2025-10-07T09:46:00Z">
              <w:r w:rsidRPr="00F2791C" w:rsidDel="001843C8">
                <w:rPr>
                  <w:sz w:val="20"/>
                  <w:szCs w:val="20"/>
                  <w:lang w:val="fr-FR"/>
                  <w:rPrChange w:id="315" w:author="Jude Nkwain" w:date="2025-10-09T13:03:00Z" w16du:dateUtc="2025-10-09T11:03:00Z">
                    <w:rPr>
                      <w:sz w:val="20"/>
                      <w:szCs w:val="20"/>
                    </w:rPr>
                  </w:rPrChange>
                </w:rPr>
                <w:delText xml:space="preserve">TCA 7.3. Assurer une assistance technique </w:delText>
              </w:r>
            </w:del>
          </w:p>
          <w:p w14:paraId="0CEDEED3" w14:textId="65C1118A" w:rsidR="00741647" w:rsidRPr="00F2791C" w:rsidDel="001843C8" w:rsidRDefault="00741647" w:rsidP="00741647">
            <w:pPr>
              <w:rPr>
                <w:del w:id="316" w:author="Jean Serge NGAIMA" w:date="2025-10-07T10:46:00Z" w16du:dateUtc="2025-10-07T09:46:00Z"/>
                <w:sz w:val="20"/>
                <w:szCs w:val="20"/>
                <w:lang w:val="fr-FR"/>
                <w:rPrChange w:id="317" w:author="Jude Nkwain" w:date="2025-10-09T13:03:00Z" w16du:dateUtc="2025-10-09T11:03:00Z">
                  <w:rPr>
                    <w:del w:id="318" w:author="Jean Serge NGAIMA" w:date="2025-10-07T10:46:00Z" w16du:dateUtc="2025-10-07T09:46:00Z"/>
                    <w:sz w:val="20"/>
                    <w:szCs w:val="20"/>
                  </w:rPr>
                </w:rPrChange>
              </w:rPr>
            </w:pPr>
          </w:p>
        </w:tc>
      </w:tr>
      <w:tr w:rsidR="00245A26" w:rsidRPr="00F2791C" w14:paraId="76347CAE" w14:textId="77777777" w:rsidTr="4EF77C7B">
        <w:trPr>
          <w:trHeight w:val="222"/>
        </w:trPr>
        <w:tc>
          <w:tcPr>
            <w:tcW w:w="9062" w:type="dxa"/>
            <w:gridSpan w:val="2"/>
          </w:tcPr>
          <w:p w14:paraId="7D886FC3" w14:textId="291045F0" w:rsidR="00245A26" w:rsidRPr="00F2791C" w:rsidRDefault="00245A26" w:rsidP="00741647">
            <w:pPr>
              <w:rPr>
                <w:b/>
                <w:bCs/>
                <w:sz w:val="20"/>
                <w:szCs w:val="20"/>
                <w:lang w:val="fr-FR"/>
                <w:rPrChange w:id="319" w:author="Jude Nkwain" w:date="2025-10-09T13:03:00Z" w16du:dateUtc="2025-10-09T11:03:00Z">
                  <w:rPr>
                    <w:b/>
                    <w:bCs/>
                    <w:sz w:val="20"/>
                    <w:szCs w:val="20"/>
                  </w:rPr>
                </w:rPrChange>
              </w:rPr>
            </w:pPr>
            <w:r w:rsidRPr="00F2791C">
              <w:rPr>
                <w:b/>
                <w:bCs/>
                <w:sz w:val="20"/>
                <w:szCs w:val="20"/>
                <w:lang w:val="fr-FR"/>
                <w:rPrChange w:id="320" w:author="Jude Nkwain" w:date="2025-10-09T13:03:00Z" w16du:dateUtc="2025-10-09T11:03:00Z">
                  <w:rPr>
                    <w:b/>
                    <w:bCs/>
                    <w:sz w:val="20"/>
                    <w:szCs w:val="20"/>
                  </w:rPr>
                </w:rPrChange>
              </w:rPr>
              <w:t xml:space="preserve">Domaine </w:t>
            </w:r>
            <w:r w:rsidR="00EE219E" w:rsidRPr="00F2791C">
              <w:rPr>
                <w:b/>
                <w:bCs/>
                <w:sz w:val="20"/>
                <w:szCs w:val="20"/>
                <w:lang w:val="fr-FR"/>
                <w:rPrChange w:id="321" w:author="Jude Nkwain" w:date="2025-10-09T13:03:00Z" w16du:dateUtc="2025-10-09T11:03:00Z">
                  <w:rPr>
                    <w:b/>
                    <w:bCs/>
                    <w:sz w:val="20"/>
                    <w:szCs w:val="20"/>
                  </w:rPr>
                </w:rPrChange>
              </w:rPr>
              <w:t>8. Financement</w:t>
            </w:r>
            <w:r w:rsidRPr="00F2791C">
              <w:rPr>
                <w:b/>
                <w:bCs/>
                <w:sz w:val="20"/>
                <w:szCs w:val="20"/>
                <w:lang w:val="fr-FR"/>
                <w:rPrChange w:id="322" w:author="Jude Nkwain" w:date="2025-10-09T13:03:00Z" w16du:dateUtc="2025-10-09T11:03:00Z">
                  <w:rPr>
                    <w:b/>
                    <w:bCs/>
                    <w:sz w:val="20"/>
                    <w:szCs w:val="20"/>
                  </w:rPr>
                </w:rPrChange>
              </w:rPr>
              <w:t xml:space="preserve"> pour la santé</w:t>
            </w:r>
          </w:p>
        </w:tc>
      </w:tr>
      <w:tr w:rsidR="00245A26" w:rsidRPr="00F2791C" w14:paraId="4E9D1C79" w14:textId="77777777" w:rsidTr="4EF77C7B">
        <w:trPr>
          <w:trHeight w:val="990"/>
          <w:trPrChange w:id="323" w:author="Jean Serge NGAIMA" w:date="2025-10-07T10:40:00Z" w16du:dateUtc="2025-10-07T09:40:00Z">
            <w:trPr>
              <w:gridAfter w:val="0"/>
              <w:trHeight w:val="990"/>
            </w:trPr>
          </w:trPrChange>
        </w:trPr>
        <w:tc>
          <w:tcPr>
            <w:tcW w:w="661" w:type="dxa"/>
            <w:tcPrChange w:id="324" w:author="Jean Serge NGAIMA" w:date="2025-10-07T10:40:00Z" w16du:dateUtc="2025-10-07T09:40:00Z">
              <w:tcPr>
                <w:tcW w:w="439" w:type="dxa"/>
              </w:tcPr>
            </w:tcPrChange>
          </w:tcPr>
          <w:p w14:paraId="728B9688" w14:textId="5085CB8A" w:rsidR="00741647" w:rsidRPr="00D8799A" w:rsidRDefault="001843C8" w:rsidP="00741647">
            <w:pPr>
              <w:rPr>
                <w:sz w:val="20"/>
                <w:szCs w:val="20"/>
              </w:rPr>
            </w:pPr>
            <w:r>
              <w:rPr>
                <w:sz w:val="20"/>
                <w:szCs w:val="20"/>
              </w:rPr>
              <w:t>13</w:t>
            </w:r>
          </w:p>
        </w:tc>
        <w:tc>
          <w:tcPr>
            <w:tcW w:w="8401" w:type="dxa"/>
            <w:hideMark/>
            <w:tcPrChange w:id="325" w:author="Jean Serge NGAIMA" w:date="2025-10-07T10:40:00Z" w16du:dateUtc="2025-10-07T09:40:00Z">
              <w:tcPr>
                <w:tcW w:w="8623" w:type="dxa"/>
                <w:gridSpan w:val="2"/>
                <w:hideMark/>
              </w:tcPr>
            </w:tcPrChange>
          </w:tcPr>
          <w:p w14:paraId="701AC8FA" w14:textId="5883E10C" w:rsidR="00741647" w:rsidRPr="00F2791C" w:rsidRDefault="00741647" w:rsidP="00EE219E">
            <w:pPr>
              <w:jc w:val="both"/>
              <w:rPr>
                <w:sz w:val="20"/>
                <w:szCs w:val="20"/>
                <w:lang w:val="fr-FR"/>
                <w:rPrChange w:id="326" w:author="Jude Nkwain" w:date="2025-10-09T13:03:00Z" w16du:dateUtc="2025-10-09T11:03:00Z">
                  <w:rPr>
                    <w:sz w:val="20"/>
                    <w:szCs w:val="20"/>
                  </w:rPr>
                </w:rPrChange>
              </w:rPr>
            </w:pPr>
            <w:r w:rsidRPr="00F2791C">
              <w:rPr>
                <w:sz w:val="20"/>
                <w:szCs w:val="20"/>
                <w:lang w:val="fr-FR"/>
                <w:rPrChange w:id="327" w:author="Jude Nkwain" w:date="2025-10-09T13:03:00Z" w16du:dateUtc="2025-10-09T11:03:00Z">
                  <w:rPr>
                    <w:sz w:val="20"/>
                    <w:szCs w:val="20"/>
                  </w:rPr>
                </w:rPrChange>
              </w:rPr>
              <w:t>TCA 8.</w:t>
            </w:r>
            <w:proofErr w:type="gramStart"/>
            <w:r w:rsidRPr="00F2791C">
              <w:rPr>
                <w:sz w:val="20"/>
                <w:szCs w:val="20"/>
                <w:lang w:val="fr-FR"/>
                <w:rPrChange w:id="328" w:author="Jude Nkwain" w:date="2025-10-09T13:03:00Z" w16du:dateUtc="2025-10-09T11:03:00Z">
                  <w:rPr>
                    <w:sz w:val="20"/>
                    <w:szCs w:val="20"/>
                  </w:rPr>
                </w:rPrChange>
              </w:rPr>
              <w:t>1.Appuyer</w:t>
            </w:r>
            <w:proofErr w:type="gramEnd"/>
            <w:r w:rsidRPr="00F2791C">
              <w:rPr>
                <w:sz w:val="20"/>
                <w:szCs w:val="20"/>
                <w:lang w:val="fr-FR"/>
                <w:rPrChange w:id="329" w:author="Jude Nkwain" w:date="2025-10-09T13:03:00Z" w16du:dateUtc="2025-10-09T11:03:00Z">
                  <w:rPr>
                    <w:sz w:val="20"/>
                    <w:szCs w:val="20"/>
                  </w:rPr>
                </w:rPrChange>
              </w:rPr>
              <w:t xml:space="preserve"> la mise en place d'un dispositif de suivi des flux de financement dans le haut </w:t>
            </w:r>
            <w:proofErr w:type="gramStart"/>
            <w:r w:rsidRPr="00F2791C">
              <w:rPr>
                <w:sz w:val="20"/>
                <w:szCs w:val="20"/>
                <w:lang w:val="fr-FR"/>
                <w:rPrChange w:id="330" w:author="Jude Nkwain" w:date="2025-10-09T13:03:00Z" w16du:dateUtc="2025-10-09T11:03:00Z">
                  <w:rPr>
                    <w:sz w:val="20"/>
                    <w:szCs w:val="20"/>
                  </w:rPr>
                </w:rPrChange>
              </w:rPr>
              <w:t>Katanga  avec</w:t>
            </w:r>
            <w:proofErr w:type="gramEnd"/>
            <w:r w:rsidRPr="00F2791C">
              <w:rPr>
                <w:sz w:val="20"/>
                <w:szCs w:val="20"/>
                <w:lang w:val="fr-FR"/>
                <w:rPrChange w:id="331" w:author="Jude Nkwain" w:date="2025-10-09T13:03:00Z" w16du:dateUtc="2025-10-09T11:03:00Z">
                  <w:rPr>
                    <w:sz w:val="20"/>
                    <w:szCs w:val="20"/>
                  </w:rPr>
                </w:rPrChange>
              </w:rPr>
              <w:t xml:space="preserve"> l'outil RMET- immunisation et à la</w:t>
            </w:r>
            <w:r w:rsidRPr="00F2791C">
              <w:rPr>
                <w:sz w:val="20"/>
                <w:szCs w:val="20"/>
                <w:lang w:val="fr-FR"/>
                <w:rPrChange w:id="332" w:author="Jude Nkwain" w:date="2025-10-09T13:03:00Z" w16du:dateUtc="2025-10-09T11:03:00Z">
                  <w:rPr>
                    <w:sz w:val="20"/>
                    <w:szCs w:val="20"/>
                  </w:rPr>
                </w:rPrChange>
              </w:rPr>
              <w:br/>
              <w:t>préparation et à la mise en œuvre de l’extension du modèle des Protocoles d’entente provinciaux (</w:t>
            </w:r>
            <w:proofErr w:type="spellStart"/>
            <w:r w:rsidRPr="00F2791C">
              <w:rPr>
                <w:sz w:val="20"/>
                <w:szCs w:val="20"/>
                <w:lang w:val="fr-FR"/>
                <w:rPrChange w:id="333" w:author="Jude Nkwain" w:date="2025-10-09T13:03:00Z" w16du:dateUtc="2025-10-09T11:03:00Z">
                  <w:rPr>
                    <w:sz w:val="20"/>
                    <w:szCs w:val="20"/>
                  </w:rPr>
                </w:rPrChange>
              </w:rPr>
              <w:t>MoU</w:t>
            </w:r>
            <w:proofErr w:type="spellEnd"/>
            <w:r w:rsidRPr="00F2791C">
              <w:rPr>
                <w:sz w:val="20"/>
                <w:szCs w:val="20"/>
                <w:lang w:val="fr-FR"/>
                <w:rPrChange w:id="334" w:author="Jude Nkwain" w:date="2025-10-09T13:03:00Z" w16du:dateUtc="2025-10-09T11:03:00Z">
                  <w:rPr>
                    <w:sz w:val="20"/>
                    <w:szCs w:val="20"/>
                  </w:rPr>
                </w:rPrChange>
              </w:rPr>
              <w:t xml:space="preserve"> provinciaux) dans la province du Haut-Katanga (DPS, antennes Lubumbashi et Likasi) </w:t>
            </w:r>
            <w:del w:id="335" w:author="Jean Serge NGAIMA" w:date="2025-10-07T10:47:00Z" w16du:dateUtc="2025-10-07T09:47:00Z">
              <w:r w:rsidRPr="00F2791C" w:rsidDel="00D1441A">
                <w:rPr>
                  <w:sz w:val="20"/>
                  <w:szCs w:val="20"/>
                  <w:lang w:val="fr-FR"/>
                  <w:rPrChange w:id="336" w:author="Jude Nkwain" w:date="2025-10-09T13:03:00Z" w16du:dateUtc="2025-10-09T11:03:00Z">
                    <w:rPr>
                      <w:sz w:val="20"/>
                      <w:szCs w:val="20"/>
                    </w:rPr>
                  </w:rPrChange>
                </w:rPr>
                <w:delText>du Kasai-Oriental (DPS, Antenne Mbujimayi) et de la Tshopo (DPS, Antennes Kisangani et Lokutu) en RDC</w:delText>
              </w:r>
            </w:del>
          </w:p>
        </w:tc>
      </w:tr>
      <w:tr w:rsidR="00245A26" w:rsidRPr="00DA2772" w14:paraId="779149B6" w14:textId="77777777" w:rsidTr="4EF77C7B">
        <w:trPr>
          <w:trHeight w:val="268"/>
          <w:trPrChange w:id="337" w:author="Jean Serge NGAIMA" w:date="2025-10-07T10:40:00Z" w16du:dateUtc="2025-10-07T09:40:00Z">
            <w:trPr>
              <w:gridAfter w:val="0"/>
              <w:trHeight w:val="268"/>
            </w:trPr>
          </w:trPrChange>
        </w:trPr>
        <w:tc>
          <w:tcPr>
            <w:tcW w:w="661" w:type="dxa"/>
            <w:tcPrChange w:id="338" w:author="Jean Serge NGAIMA" w:date="2025-10-07T10:40:00Z" w16du:dateUtc="2025-10-07T09:40:00Z">
              <w:tcPr>
                <w:tcW w:w="439" w:type="dxa"/>
              </w:tcPr>
            </w:tcPrChange>
          </w:tcPr>
          <w:p w14:paraId="7C5A3F52" w14:textId="36D4E197" w:rsidR="00741647" w:rsidRPr="00D8799A" w:rsidRDefault="001843C8" w:rsidP="00741647">
            <w:pPr>
              <w:rPr>
                <w:sz w:val="20"/>
                <w:szCs w:val="20"/>
              </w:rPr>
            </w:pPr>
            <w:r>
              <w:rPr>
                <w:sz w:val="20"/>
                <w:szCs w:val="20"/>
              </w:rPr>
              <w:t>14</w:t>
            </w:r>
          </w:p>
        </w:tc>
        <w:tc>
          <w:tcPr>
            <w:tcW w:w="8401" w:type="dxa"/>
            <w:hideMark/>
            <w:tcPrChange w:id="339" w:author="Jean Serge NGAIMA" w:date="2025-10-07T10:40:00Z" w16du:dateUtc="2025-10-07T09:40:00Z">
              <w:tcPr>
                <w:tcW w:w="8623" w:type="dxa"/>
                <w:gridSpan w:val="2"/>
                <w:hideMark/>
              </w:tcPr>
            </w:tcPrChange>
          </w:tcPr>
          <w:p w14:paraId="2D3C262D" w14:textId="10A5C316" w:rsidR="00741647" w:rsidRPr="00F2791C" w:rsidRDefault="00741647" w:rsidP="00741647">
            <w:pPr>
              <w:rPr>
                <w:sz w:val="20"/>
                <w:szCs w:val="20"/>
                <w:lang w:val="fr-FR"/>
                <w:rPrChange w:id="340" w:author="Jude Nkwain" w:date="2025-10-09T13:03:00Z" w16du:dateUtc="2025-10-09T11:03:00Z">
                  <w:rPr>
                    <w:sz w:val="20"/>
                    <w:szCs w:val="20"/>
                  </w:rPr>
                </w:rPrChange>
              </w:rPr>
            </w:pPr>
            <w:r w:rsidRPr="00F2791C">
              <w:rPr>
                <w:sz w:val="20"/>
                <w:szCs w:val="20"/>
                <w:lang w:val="fr-FR"/>
                <w:rPrChange w:id="341" w:author="Jude Nkwain" w:date="2025-10-09T13:03:00Z" w16du:dateUtc="2025-10-09T11:03:00Z">
                  <w:rPr>
                    <w:sz w:val="20"/>
                    <w:szCs w:val="20"/>
                  </w:rPr>
                </w:rPrChange>
              </w:rPr>
              <w:t>TCA 8.</w:t>
            </w:r>
            <w:r w:rsidR="00EE219E" w:rsidRPr="00F2791C">
              <w:rPr>
                <w:sz w:val="20"/>
                <w:szCs w:val="20"/>
                <w:lang w:val="fr-FR"/>
                <w:rPrChange w:id="342" w:author="Jude Nkwain" w:date="2025-10-09T13:03:00Z" w16du:dateUtc="2025-10-09T11:03:00Z">
                  <w:rPr>
                    <w:sz w:val="20"/>
                    <w:szCs w:val="20"/>
                  </w:rPr>
                </w:rPrChange>
              </w:rPr>
              <w:t>2. Appuyer</w:t>
            </w:r>
            <w:r w:rsidRPr="00F2791C">
              <w:rPr>
                <w:sz w:val="20"/>
                <w:szCs w:val="20"/>
                <w:lang w:val="fr-FR"/>
                <w:rPrChange w:id="343" w:author="Jude Nkwain" w:date="2025-10-09T13:03:00Z" w16du:dateUtc="2025-10-09T11:03:00Z">
                  <w:rPr>
                    <w:sz w:val="20"/>
                    <w:szCs w:val="20"/>
                  </w:rPr>
                </w:rPrChange>
              </w:rPr>
              <w:t xml:space="preserve"> la gestion financière du PEV</w:t>
            </w:r>
          </w:p>
        </w:tc>
      </w:tr>
    </w:tbl>
    <w:p w14:paraId="1BC5C241" w14:textId="77777777" w:rsidR="000B6CB1" w:rsidRPr="00F2791C" w:rsidRDefault="000B6CB1" w:rsidP="000B6CB1">
      <w:pPr>
        <w:rPr>
          <w:sz w:val="20"/>
          <w:szCs w:val="20"/>
          <w:lang w:val="fr-FR"/>
          <w:rPrChange w:id="344" w:author="Jude Nkwain" w:date="2025-10-09T13:03:00Z" w16du:dateUtc="2025-10-09T11:03:00Z">
            <w:rPr>
              <w:sz w:val="20"/>
              <w:szCs w:val="20"/>
            </w:rPr>
          </w:rPrChange>
        </w:rPr>
      </w:pPr>
    </w:p>
    <w:p w14:paraId="30C300F2" w14:textId="41759D63" w:rsidR="00083728" w:rsidRPr="00D8799A" w:rsidRDefault="00083728" w:rsidP="00083728">
      <w:pPr>
        <w:rPr>
          <w:sz w:val="20"/>
          <w:szCs w:val="20"/>
          <w:lang w:val="fr-CH"/>
        </w:rPr>
      </w:pPr>
      <w:r w:rsidRPr="00D8799A">
        <w:rPr>
          <w:sz w:val="20"/>
          <w:szCs w:val="20"/>
          <w:lang w:val="fr-FR"/>
        </w:rPr>
        <w:t xml:space="preserve">Les réponses aux questions relatives au choix de ces activités, à leur alignement à d’autres subventions de GAVI et aux </w:t>
      </w:r>
      <w:r w:rsidRPr="00D8799A">
        <w:rPr>
          <w:sz w:val="20"/>
          <w:szCs w:val="20"/>
          <w:lang w:val="fr-CH"/>
        </w:rPr>
        <w:t>risques importants en cas d'interruption ou de pause d'autres activités sont résumées dans les encadrés repris ci-dessous.</w:t>
      </w:r>
    </w:p>
    <w:p w14:paraId="7A6DEAD0" w14:textId="77777777" w:rsidR="00083728" w:rsidRPr="00D8799A" w:rsidRDefault="00083728" w:rsidP="000B6CB1">
      <w:pPr>
        <w:rPr>
          <w:sz w:val="20"/>
          <w:szCs w:val="20"/>
          <w:lang w:val="fr-CH"/>
        </w:rPr>
      </w:pPr>
    </w:p>
    <w:p w14:paraId="5643029A" w14:textId="77777777" w:rsidR="008F631A" w:rsidRPr="005D3F57" w:rsidRDefault="008F631A" w:rsidP="008F631A">
      <w:pPr>
        <w:jc w:val="both"/>
        <w:rPr>
          <w:b/>
          <w:bCs/>
          <w:sz w:val="20"/>
          <w:szCs w:val="20"/>
          <w:lang w:val="fr-CH"/>
        </w:rPr>
      </w:pPr>
      <w:r w:rsidRPr="005D3F57">
        <w:rPr>
          <w:b/>
          <w:bCs/>
          <w:sz w:val="20"/>
          <w:szCs w:val="20"/>
          <w:lang w:val="fr-CH"/>
        </w:rPr>
        <w:t xml:space="preserve">1. Pourquoi les activités proposées ont-elles été sélectionnées et comment contribueront-elles à assurer la continuité des programmes essentiels de vaccination pendant cette période de transition ? </w:t>
      </w:r>
    </w:p>
    <w:tbl>
      <w:tblPr>
        <w:tblStyle w:val="Grilledutableau"/>
        <w:tblW w:w="0" w:type="auto"/>
        <w:tblLook w:val="04A0" w:firstRow="1" w:lastRow="0" w:firstColumn="1" w:lastColumn="0" w:noHBand="0" w:noVBand="1"/>
      </w:tblPr>
      <w:tblGrid>
        <w:gridCol w:w="9016"/>
      </w:tblGrid>
      <w:tr w:rsidR="008F631A" w:rsidRPr="00DA2772" w14:paraId="4C40D2C2" w14:textId="77777777" w:rsidTr="4EF77C7B">
        <w:tc>
          <w:tcPr>
            <w:tcW w:w="9016" w:type="dxa"/>
          </w:tcPr>
          <w:p w14:paraId="3C65E51F" w14:textId="2C8A45A4" w:rsidR="00DB7E19" w:rsidRPr="00F2791C" w:rsidRDefault="008C1526" w:rsidP="00DB7E19">
            <w:pPr>
              <w:pBdr>
                <w:top w:val="nil"/>
                <w:left w:val="nil"/>
                <w:bottom w:val="nil"/>
                <w:right w:val="nil"/>
                <w:between w:val="nil"/>
              </w:pBdr>
              <w:spacing w:before="200"/>
              <w:jc w:val="both"/>
              <w:rPr>
                <w:color w:val="000000"/>
                <w:sz w:val="20"/>
                <w:szCs w:val="20"/>
                <w:lang w:val="fr-FR"/>
                <w:rPrChange w:id="345" w:author="Jude Nkwain" w:date="2025-10-09T13:03:00Z" w16du:dateUtc="2025-10-09T11:03:00Z">
                  <w:rPr>
                    <w:color w:val="000000"/>
                    <w:sz w:val="20"/>
                    <w:szCs w:val="20"/>
                  </w:rPr>
                </w:rPrChange>
              </w:rPr>
            </w:pPr>
            <w:r w:rsidRPr="00D8799A">
              <w:rPr>
                <w:sz w:val="20"/>
                <w:szCs w:val="20"/>
                <w:lang w:val="fr-FR"/>
              </w:rPr>
              <w:t>L</w:t>
            </w:r>
            <w:r w:rsidR="00DB7E19" w:rsidRPr="00D8799A">
              <w:rPr>
                <w:sz w:val="20"/>
                <w:szCs w:val="20"/>
                <w:lang w:val="fr-FR"/>
              </w:rPr>
              <w:t>’identification des</w:t>
            </w:r>
            <w:r w:rsidR="00935BD2" w:rsidRPr="00D8799A">
              <w:rPr>
                <w:sz w:val="20"/>
                <w:szCs w:val="20"/>
                <w:lang w:val="fr-FR"/>
              </w:rPr>
              <w:t xml:space="preserve"> </w:t>
            </w:r>
            <w:r w:rsidR="00C365EB" w:rsidRPr="00D8799A">
              <w:rPr>
                <w:sz w:val="20"/>
                <w:szCs w:val="20"/>
                <w:lang w:val="fr-FR"/>
              </w:rPr>
              <w:t xml:space="preserve">activités d’ACP pour soutenir les domaines ciblés pour </w:t>
            </w:r>
            <w:r w:rsidR="00DB7E19" w:rsidRPr="00D8799A">
              <w:rPr>
                <w:sz w:val="20"/>
                <w:szCs w:val="20"/>
                <w:lang w:val="fr-FR"/>
              </w:rPr>
              <w:t>la</w:t>
            </w:r>
            <w:r w:rsidR="00C365EB" w:rsidRPr="00D8799A">
              <w:rPr>
                <w:sz w:val="20"/>
                <w:szCs w:val="20"/>
                <w:lang w:val="fr-FR"/>
              </w:rPr>
              <w:t xml:space="preserve"> subvention de tra</w:t>
            </w:r>
            <w:r w:rsidR="00FD32B3" w:rsidRPr="00D8799A">
              <w:rPr>
                <w:sz w:val="20"/>
                <w:szCs w:val="20"/>
                <w:lang w:val="fr-FR"/>
              </w:rPr>
              <w:t>nsition</w:t>
            </w:r>
            <w:r w:rsidR="00DB7E19" w:rsidRPr="00D8799A">
              <w:rPr>
                <w:sz w:val="20"/>
                <w:szCs w:val="20"/>
                <w:lang w:val="fr-FR"/>
              </w:rPr>
              <w:t xml:space="preserve"> </w:t>
            </w:r>
            <w:r w:rsidR="00DB7E19" w:rsidRPr="00F2791C">
              <w:rPr>
                <w:color w:val="000000"/>
                <w:sz w:val="20"/>
                <w:szCs w:val="20"/>
                <w:lang w:val="fr-FR"/>
                <w:rPrChange w:id="346" w:author="Jude Nkwain" w:date="2025-10-09T13:03:00Z" w16du:dateUtc="2025-10-09T11:03:00Z">
                  <w:rPr>
                    <w:color w:val="000000"/>
                    <w:sz w:val="20"/>
                    <w:szCs w:val="20"/>
                  </w:rPr>
                </w:rPrChange>
              </w:rPr>
              <w:t>était réalisée à l’aide de besoi</w:t>
            </w:r>
            <w:r w:rsidR="00A73BAB" w:rsidRPr="00F2791C">
              <w:rPr>
                <w:color w:val="000000"/>
                <w:sz w:val="20"/>
                <w:szCs w:val="20"/>
                <w:lang w:val="fr-FR"/>
                <w:rPrChange w:id="347" w:author="Jude Nkwain" w:date="2025-10-09T13:03:00Z" w16du:dateUtc="2025-10-09T11:03:00Z">
                  <w:rPr>
                    <w:color w:val="000000"/>
                    <w:sz w:val="20"/>
                    <w:szCs w:val="20"/>
                  </w:rPr>
                </w:rPrChange>
              </w:rPr>
              <w:t>ns</w:t>
            </w:r>
            <w:r w:rsidR="00DB7E19" w:rsidRPr="00F2791C">
              <w:rPr>
                <w:color w:val="000000"/>
                <w:sz w:val="20"/>
                <w:szCs w:val="20"/>
                <w:lang w:val="fr-FR"/>
                <w:rPrChange w:id="348" w:author="Jude Nkwain" w:date="2025-10-09T13:03:00Z" w16du:dateUtc="2025-10-09T11:03:00Z">
                  <w:rPr>
                    <w:color w:val="000000"/>
                    <w:sz w:val="20"/>
                    <w:szCs w:val="20"/>
                  </w:rPr>
                </w:rPrChange>
              </w:rPr>
              <w:t xml:space="preserve"> identifié</w:t>
            </w:r>
            <w:r w:rsidR="00214A72" w:rsidRPr="00F2791C">
              <w:rPr>
                <w:color w:val="000000"/>
                <w:sz w:val="20"/>
                <w:szCs w:val="20"/>
                <w:lang w:val="fr-FR"/>
                <w:rPrChange w:id="349" w:author="Jude Nkwain" w:date="2025-10-09T13:03:00Z" w16du:dateUtc="2025-10-09T11:03:00Z">
                  <w:rPr>
                    <w:color w:val="000000"/>
                    <w:sz w:val="20"/>
                    <w:szCs w:val="20"/>
                  </w:rPr>
                </w:rPrChange>
              </w:rPr>
              <w:t>s</w:t>
            </w:r>
            <w:r w:rsidR="00DB7E19" w:rsidRPr="00F2791C">
              <w:rPr>
                <w:color w:val="000000"/>
                <w:sz w:val="20"/>
                <w:szCs w:val="20"/>
                <w:lang w:val="fr-FR"/>
                <w:rPrChange w:id="350" w:author="Jude Nkwain" w:date="2025-10-09T13:03:00Z" w16du:dateUtc="2025-10-09T11:03:00Z">
                  <w:rPr>
                    <w:color w:val="000000"/>
                    <w:sz w:val="20"/>
                    <w:szCs w:val="20"/>
                  </w:rPr>
                </w:rPrChange>
              </w:rPr>
              <w:t xml:space="preserve"> au cours de la priorisation des activités RSS et FAE par les groupes, complétés par l’opinion de la direction du PEV et les partenaires techniques et financiers.</w:t>
            </w:r>
            <w:r w:rsidR="00DF677F" w:rsidRPr="00D8799A">
              <w:rPr>
                <w:sz w:val="20"/>
                <w:szCs w:val="20"/>
                <w:lang w:val="fr-CD"/>
              </w:rPr>
              <w:t xml:space="preserve"> Elles visent à la fois un soutien limité dans le temps pour garantir une stabilisation rapide et une continuité avec transfert progressif des compétences vers les niveaux intermédiaires, en privilégiant une approche antenne PEV.</w:t>
            </w:r>
          </w:p>
          <w:p w14:paraId="47D9FA77" w14:textId="2C13A6BC" w:rsidR="00A511FC" w:rsidRPr="00F2791C" w:rsidRDefault="00A511FC" w:rsidP="008F631A">
            <w:pPr>
              <w:spacing w:line="276" w:lineRule="auto"/>
              <w:rPr>
                <w:sz w:val="20"/>
                <w:szCs w:val="20"/>
                <w:lang w:val="fr-FR"/>
                <w:rPrChange w:id="351" w:author="Jude Nkwain" w:date="2025-10-09T13:03:00Z" w16du:dateUtc="2025-10-09T11:03:00Z">
                  <w:rPr>
                    <w:sz w:val="20"/>
                    <w:szCs w:val="20"/>
                  </w:rPr>
                </w:rPrChange>
              </w:rPr>
            </w:pPr>
          </w:p>
          <w:p w14:paraId="6BAC7CDD" w14:textId="1F4CF81B" w:rsidR="00EB17F0" w:rsidRPr="00D8799A" w:rsidRDefault="2CC3A1D5" w:rsidP="00EB17F0">
            <w:pPr>
              <w:spacing w:line="276" w:lineRule="auto"/>
              <w:jc w:val="both"/>
              <w:rPr>
                <w:ins w:id="352" w:author="Jean Serge NGAIMA" w:date="2025-10-07T11:01:00Z" w16du:dateUtc="2025-10-07T10:01:00Z"/>
                <w:sz w:val="20"/>
                <w:szCs w:val="20"/>
                <w:lang w:val="fr-CD"/>
              </w:rPr>
            </w:pPr>
            <w:r w:rsidRPr="4EF77C7B">
              <w:rPr>
                <w:sz w:val="20"/>
                <w:szCs w:val="20"/>
                <w:lang w:val="fr-FR"/>
              </w:rPr>
              <w:t xml:space="preserve">Les activités d’assistance technique pour </w:t>
            </w:r>
            <w:r w:rsidRPr="4EF77C7B">
              <w:rPr>
                <w:b/>
                <w:bCs/>
                <w:sz w:val="20"/>
                <w:szCs w:val="20"/>
                <w:lang w:val="fr-FR"/>
              </w:rPr>
              <w:t>la prestation</w:t>
            </w:r>
            <w:r w:rsidRPr="4EF77C7B">
              <w:rPr>
                <w:sz w:val="20"/>
                <w:szCs w:val="20"/>
                <w:lang w:val="fr-FR"/>
              </w:rPr>
              <w:t xml:space="preserve"> des services sont essentielles </w:t>
            </w:r>
            <w:r w:rsidR="67FA469A" w:rsidRPr="4EF77C7B">
              <w:rPr>
                <w:sz w:val="20"/>
                <w:szCs w:val="20"/>
                <w:lang w:val="fr-FR"/>
              </w:rPr>
              <w:t>pour améliorer l’accès aux services de vaccination</w:t>
            </w:r>
            <w:r w:rsidR="343DDF35" w:rsidRPr="4EF77C7B">
              <w:rPr>
                <w:sz w:val="20"/>
                <w:szCs w:val="20"/>
                <w:lang w:val="fr-FR"/>
              </w:rPr>
              <w:t xml:space="preserve"> afin de faire face au problème </w:t>
            </w:r>
            <w:r w:rsidR="6AB3AADC" w:rsidRPr="4EF77C7B">
              <w:rPr>
                <w:sz w:val="20"/>
                <w:szCs w:val="20"/>
                <w:lang w:val="fr-FR"/>
              </w:rPr>
              <w:t xml:space="preserve">de faible proportion de mise en œuvre  des </w:t>
            </w:r>
            <w:r w:rsidR="6E4CA92D" w:rsidRPr="4EF77C7B">
              <w:rPr>
                <w:sz w:val="20"/>
                <w:szCs w:val="20"/>
                <w:lang w:val="fr-FR"/>
              </w:rPr>
              <w:t xml:space="preserve">séances de vaccination planifiées </w:t>
            </w:r>
            <w:r w:rsidR="343DDF35" w:rsidRPr="4EF77C7B">
              <w:rPr>
                <w:sz w:val="20"/>
                <w:szCs w:val="20"/>
                <w:lang w:val="fr-FR"/>
              </w:rPr>
              <w:t xml:space="preserve">,renforcer les capacités </w:t>
            </w:r>
            <w:r w:rsidR="6E4CA92D" w:rsidRPr="4EF77C7B">
              <w:rPr>
                <w:sz w:val="20"/>
                <w:szCs w:val="20"/>
                <w:lang w:val="fr-FR"/>
              </w:rPr>
              <w:t>opérationnelles des E</w:t>
            </w:r>
            <w:ins w:id="353" w:author="Clarisse Veylon (Consultant)" w:date="2025-10-09T12:15:00Z">
              <w:r w:rsidR="26B1AC3D" w:rsidRPr="4EF77C7B">
                <w:rPr>
                  <w:sz w:val="20"/>
                  <w:szCs w:val="20"/>
                  <w:lang w:val="fr-FR"/>
                </w:rPr>
                <w:t xml:space="preserve">tablissements de </w:t>
              </w:r>
            </w:ins>
            <w:r w:rsidR="6E4CA92D" w:rsidRPr="4EF77C7B">
              <w:rPr>
                <w:sz w:val="20"/>
                <w:szCs w:val="20"/>
                <w:lang w:val="fr-FR"/>
              </w:rPr>
              <w:t>S</w:t>
            </w:r>
            <w:ins w:id="354" w:author="Clarisse Veylon (Consultant)" w:date="2025-10-09T12:15:00Z">
              <w:r w:rsidR="45AC2021" w:rsidRPr="4EF77C7B">
                <w:rPr>
                  <w:sz w:val="20"/>
                  <w:szCs w:val="20"/>
                  <w:lang w:val="fr-FR"/>
                </w:rPr>
                <w:t xml:space="preserve">oins de </w:t>
              </w:r>
            </w:ins>
            <w:r w:rsidR="6E4CA92D" w:rsidRPr="4EF77C7B">
              <w:rPr>
                <w:sz w:val="20"/>
                <w:szCs w:val="20"/>
                <w:lang w:val="fr-FR"/>
              </w:rPr>
              <w:t>S</w:t>
            </w:r>
            <w:ins w:id="355" w:author="Clarisse Veylon (Consultant)" w:date="2025-10-09T12:15:00Z">
              <w:r w:rsidR="7F7B15C6" w:rsidRPr="4EF77C7B">
                <w:rPr>
                  <w:sz w:val="20"/>
                  <w:szCs w:val="20"/>
                  <w:lang w:val="fr-FR"/>
                </w:rPr>
                <w:t>anté</w:t>
              </w:r>
            </w:ins>
            <w:r w:rsidR="6E4CA92D" w:rsidRPr="4EF77C7B">
              <w:rPr>
                <w:sz w:val="20"/>
                <w:szCs w:val="20"/>
                <w:lang w:val="fr-FR"/>
              </w:rPr>
              <w:t xml:space="preserve"> </w:t>
            </w:r>
            <w:ins w:id="356" w:author="Clarisse Veylon (Consultant)" w:date="2025-10-09T12:15:00Z">
              <w:r w:rsidR="70A521BB" w:rsidRPr="4EF77C7B">
                <w:rPr>
                  <w:sz w:val="20"/>
                  <w:szCs w:val="20"/>
                  <w:lang w:val="fr-FR"/>
                </w:rPr>
                <w:t xml:space="preserve">(ESS) </w:t>
              </w:r>
            </w:ins>
            <w:r w:rsidR="183186C6" w:rsidRPr="4EF77C7B">
              <w:rPr>
                <w:sz w:val="20"/>
                <w:szCs w:val="20"/>
                <w:lang w:val="fr-FR"/>
              </w:rPr>
              <w:t>pour recourir aux stratégies de vaccination adaptées pour atteindre les cibles</w:t>
            </w:r>
            <w:r w:rsidR="5C56C698" w:rsidRPr="4EF77C7B">
              <w:rPr>
                <w:sz w:val="20"/>
                <w:szCs w:val="20"/>
                <w:lang w:val="fr-FR"/>
              </w:rPr>
              <w:t>,</w:t>
            </w:r>
            <w:r w:rsidR="112D8F56" w:rsidRPr="4EF77C7B">
              <w:rPr>
                <w:sz w:val="20"/>
                <w:szCs w:val="20"/>
                <w:lang w:val="fr-FR"/>
              </w:rPr>
              <w:t xml:space="preserve"> </w:t>
            </w:r>
            <w:r w:rsidR="5C56C698" w:rsidRPr="4EF77C7B">
              <w:rPr>
                <w:sz w:val="20"/>
                <w:szCs w:val="20"/>
                <w:lang w:val="fr-FR"/>
              </w:rPr>
              <w:t xml:space="preserve">de digitaliser la </w:t>
            </w:r>
            <w:r w:rsidR="54B08826" w:rsidRPr="4EF77C7B">
              <w:rPr>
                <w:sz w:val="20"/>
                <w:szCs w:val="20"/>
                <w:lang w:val="fr-FR"/>
              </w:rPr>
              <w:t>micro planification</w:t>
            </w:r>
            <w:r w:rsidR="5C56C698" w:rsidRPr="4EF77C7B">
              <w:rPr>
                <w:sz w:val="20"/>
                <w:szCs w:val="20"/>
                <w:lang w:val="fr-FR"/>
              </w:rPr>
              <w:t xml:space="preserve"> et introduire </w:t>
            </w:r>
            <w:r w:rsidR="54B08826" w:rsidRPr="4EF77C7B">
              <w:rPr>
                <w:sz w:val="20"/>
                <w:szCs w:val="20"/>
                <w:lang w:val="fr-FR"/>
              </w:rPr>
              <w:t>des nouveaux vaccins, tout en mettant un accent sur l’analyse d</w:t>
            </w:r>
            <w:ins w:id="357" w:author="Clarisse Veylon (Consultant)" w:date="2025-10-09T12:18:00Z">
              <w:r w:rsidR="5E2CAC09" w:rsidRPr="4EF77C7B">
                <w:rPr>
                  <w:sz w:val="20"/>
                  <w:szCs w:val="20"/>
                  <w:lang w:val="fr-FR"/>
                </w:rPr>
                <w:t>es</w:t>
              </w:r>
            </w:ins>
            <w:r w:rsidR="54B08826" w:rsidRPr="4EF77C7B">
              <w:rPr>
                <w:sz w:val="20"/>
                <w:szCs w:val="20"/>
                <w:lang w:val="fr-FR"/>
              </w:rPr>
              <w:t xml:space="preserve"> données et le suivi ciblé.</w:t>
            </w:r>
            <w:r w:rsidR="579E9DAB" w:rsidRPr="4EF77C7B">
              <w:rPr>
                <w:sz w:val="20"/>
                <w:szCs w:val="20"/>
                <w:lang w:val="fr-FR"/>
              </w:rPr>
              <w:t xml:space="preserve"> </w:t>
            </w:r>
            <w:ins w:id="358" w:author="Jean Serge NGAIMA" w:date="2025-10-07T11:01:00Z">
              <w:r w:rsidR="05C62D11" w:rsidRPr="4EF77C7B">
                <w:rPr>
                  <w:sz w:val="20"/>
                  <w:szCs w:val="20"/>
                  <w:lang w:val="fr-FR"/>
                </w:rPr>
                <w:t xml:space="preserve">Cet appui permettra la mise en œuvre de l’approche antenne repris dans Plan </w:t>
              </w:r>
              <w:proofErr w:type="spellStart"/>
              <w:r w:rsidR="05C62D11" w:rsidRPr="4EF77C7B">
                <w:rPr>
                  <w:sz w:val="20"/>
                  <w:szCs w:val="20"/>
                  <w:lang w:val="fr-FR"/>
                </w:rPr>
                <w:t>Mashako</w:t>
              </w:r>
              <w:proofErr w:type="spellEnd"/>
              <w:r w:rsidR="05C62D11" w:rsidRPr="4EF77C7B">
                <w:rPr>
                  <w:sz w:val="20"/>
                  <w:szCs w:val="20"/>
                  <w:lang w:val="fr-FR"/>
                </w:rPr>
                <w:t xml:space="preserve">. </w:t>
              </w:r>
            </w:ins>
            <w:ins w:id="359" w:author="Clarisse Veylon (Consultant)" w:date="2025-10-09T12:18:00Z">
              <w:r w:rsidR="463D3D4D" w:rsidRPr="4EF77C7B">
                <w:rPr>
                  <w:sz w:val="20"/>
                  <w:szCs w:val="20"/>
                  <w:lang w:val="fr-FR"/>
                </w:rPr>
                <w:t>Cette approche</w:t>
              </w:r>
            </w:ins>
            <w:ins w:id="360" w:author="Jean Serge NGAIMA" w:date="2025-10-07T11:01:00Z">
              <w:del w:id="361" w:author="Clarisse Veylon (Consultant)" w:date="2025-10-09T12:18:00Z">
                <w:r w:rsidR="008E41AF" w:rsidRPr="4EF77C7B" w:rsidDel="05C62D11">
                  <w:rPr>
                    <w:sz w:val="20"/>
                    <w:szCs w:val="20"/>
                    <w:lang w:val="fr-FR"/>
                  </w:rPr>
                  <w:delText>Elle</w:delText>
                </w:r>
              </w:del>
              <w:r w:rsidR="05C62D11" w:rsidRPr="4EF77C7B">
                <w:rPr>
                  <w:sz w:val="20"/>
                  <w:szCs w:val="20"/>
                  <w:lang w:val="fr-FR"/>
                </w:rPr>
                <w:t xml:space="preserve"> s’articule autour de la coordination technique et le soutien à l’introduction des nouveaux vaccins dans une logique de décentralisation et de responsabilisation des acteurs locaux en vue de gérer efficacement les problèmes identifiés à l’aide des stratégies vaccinales adaptées aux contextes. </w:t>
              </w:r>
              <w:r w:rsidR="05C62D11" w:rsidRPr="4EF77C7B">
                <w:rPr>
                  <w:sz w:val="20"/>
                  <w:szCs w:val="20"/>
                  <w:lang w:val="fr-CD"/>
                </w:rPr>
                <w:t xml:space="preserve">La digitalisation de la micro-planification et le processus connexe visent à moderniser les outils de planification, de suivi et de </w:t>
              </w:r>
              <w:proofErr w:type="spellStart"/>
              <w:r w:rsidR="05C62D11" w:rsidRPr="4EF77C7B">
                <w:rPr>
                  <w:sz w:val="20"/>
                  <w:szCs w:val="20"/>
                  <w:lang w:val="fr-CD"/>
                </w:rPr>
                <w:t>reporting</w:t>
              </w:r>
              <w:proofErr w:type="spellEnd"/>
              <w:r w:rsidR="05C62D11" w:rsidRPr="4EF77C7B">
                <w:rPr>
                  <w:sz w:val="20"/>
                  <w:szCs w:val="20"/>
                  <w:lang w:val="fr-CD"/>
                </w:rPr>
                <w:t>. Cette numérisation améliore l’efficacité opérationnelle, réduit les coûts administratifs et améliore la transparence des activités. Elle permet également une meilleure allocation des ressources, une anticipation plus précise des besoins en vaccins et en personnel, ainsi qu’un pilotage plus réactif des campagnes, ce qui est particulièrement critique pendant une période de transition. Enfin, l’introduction des nouveaux vaccins bénéficie d’un accompagnement spécifique pour anticiper les besoins logistiques, les protocoles de sécurité et les formations du personnel, garantissant ainsi une adoption rapide et sûre à l’échelle locale.</w:t>
              </w:r>
            </w:ins>
          </w:p>
          <w:p w14:paraId="38AB8985" w14:textId="4F47E77C" w:rsidR="0003390E" w:rsidRPr="00D8799A" w:rsidRDefault="0003390E" w:rsidP="005109FD">
            <w:pPr>
              <w:spacing w:line="276" w:lineRule="auto"/>
              <w:jc w:val="both"/>
              <w:rPr>
                <w:sz w:val="20"/>
                <w:szCs w:val="20"/>
                <w:lang w:val="fr-CD"/>
              </w:rPr>
            </w:pPr>
          </w:p>
          <w:p w14:paraId="2E17229B" w14:textId="77777777" w:rsidR="00D023E2" w:rsidRPr="00D8799A" w:rsidRDefault="00D023E2" w:rsidP="008F631A">
            <w:pPr>
              <w:spacing w:line="276" w:lineRule="auto"/>
              <w:rPr>
                <w:sz w:val="20"/>
                <w:szCs w:val="20"/>
                <w:lang w:val="fr-CH"/>
              </w:rPr>
            </w:pPr>
          </w:p>
          <w:p w14:paraId="37B2E179" w14:textId="71C9406D" w:rsidR="006E30E4" w:rsidRDefault="2F765173" w:rsidP="006E30E4">
            <w:pPr>
              <w:jc w:val="both"/>
              <w:rPr>
                <w:sz w:val="20"/>
                <w:szCs w:val="20"/>
                <w:lang w:val="fr-FR"/>
              </w:rPr>
            </w:pPr>
            <w:r w:rsidRPr="4EF77C7B">
              <w:rPr>
                <w:sz w:val="20"/>
                <w:szCs w:val="20"/>
                <w:lang w:val="fr-FR"/>
              </w:rPr>
              <w:lastRenderedPageBreak/>
              <w:t xml:space="preserve">L’appui à la </w:t>
            </w:r>
            <w:r w:rsidRPr="4EF77C7B">
              <w:rPr>
                <w:b/>
                <w:bCs/>
                <w:sz w:val="20"/>
                <w:szCs w:val="20"/>
                <w:lang w:val="fr-FR"/>
              </w:rPr>
              <w:t>chaine d’approvisionnement de la vaccination</w:t>
            </w:r>
            <w:r w:rsidRPr="4EF77C7B">
              <w:rPr>
                <w:sz w:val="20"/>
                <w:szCs w:val="20"/>
                <w:lang w:val="fr-FR"/>
              </w:rPr>
              <w:t xml:space="preserve"> en RDC est crucial pour garantir une estimation précise des besoins, une gestion optimale des stocks, une bonne distribution et un suivi rigoureux des vaccins et intrants. Les trois hubs stratégiques </w:t>
            </w:r>
            <w:ins w:id="362" w:author="Clarisse Veylon (Consultant)" w:date="2025-10-09T12:21:00Z">
              <w:r w:rsidR="50B4D3A8" w:rsidRPr="4EF77C7B">
                <w:rPr>
                  <w:sz w:val="20"/>
                  <w:szCs w:val="20"/>
                  <w:lang w:val="fr-FR"/>
                </w:rPr>
                <w:t>(</w:t>
              </w:r>
            </w:ins>
            <w:r w:rsidRPr="4EF77C7B">
              <w:rPr>
                <w:sz w:val="20"/>
                <w:szCs w:val="20"/>
                <w:lang w:val="fr-FR"/>
              </w:rPr>
              <w:t>à savoir Kinshasa,</w:t>
            </w:r>
            <w:r w:rsidR="166E11A5" w:rsidRPr="4EF77C7B">
              <w:rPr>
                <w:sz w:val="20"/>
                <w:szCs w:val="20"/>
                <w:lang w:val="fr-FR"/>
              </w:rPr>
              <w:t xml:space="preserve"> </w:t>
            </w:r>
            <w:r w:rsidRPr="4EF77C7B">
              <w:rPr>
                <w:sz w:val="20"/>
                <w:szCs w:val="20"/>
                <w:lang w:val="fr-FR"/>
              </w:rPr>
              <w:t xml:space="preserve">Kisangani et </w:t>
            </w:r>
            <w:r w:rsidR="78AD244D" w:rsidRPr="4EF77C7B">
              <w:rPr>
                <w:sz w:val="20"/>
                <w:szCs w:val="20"/>
                <w:lang w:val="fr-FR"/>
              </w:rPr>
              <w:t>Lubumbashi</w:t>
            </w:r>
            <w:ins w:id="363" w:author="Clarisse Veylon (Consultant)" w:date="2025-10-09T12:21:00Z">
              <w:r w:rsidR="13922FDE" w:rsidRPr="4EF77C7B">
                <w:rPr>
                  <w:sz w:val="20"/>
                  <w:szCs w:val="20"/>
                  <w:lang w:val="fr-FR"/>
                </w:rPr>
                <w:t>)</w:t>
              </w:r>
            </w:ins>
            <w:r w:rsidR="78AD244D" w:rsidRPr="4EF77C7B">
              <w:rPr>
                <w:sz w:val="20"/>
                <w:szCs w:val="20"/>
                <w:lang w:val="fr-FR"/>
              </w:rPr>
              <w:t xml:space="preserve"> nécessitent</w:t>
            </w:r>
            <w:r w:rsidRPr="4EF77C7B">
              <w:rPr>
                <w:sz w:val="20"/>
                <w:szCs w:val="20"/>
                <w:lang w:val="fr-FR"/>
              </w:rPr>
              <w:t xml:space="preserve"> une assistance technique continue pour permettre un fonctionnement efficace et entièrement aligné avec les priorités du PEV </w:t>
            </w:r>
            <w:ins w:id="364" w:author="Jean Serge NGAIMA" w:date="2025-10-07T10:59:00Z">
              <w:r w:rsidR="4C07A7DC" w:rsidRPr="4EF77C7B">
                <w:rPr>
                  <w:sz w:val="20"/>
                  <w:szCs w:val="20"/>
                  <w:lang w:val="fr-FR"/>
                </w:rPr>
                <w:t xml:space="preserve">de garantir </w:t>
              </w:r>
            </w:ins>
            <w:ins w:id="365" w:author="Jean Serge NGAIMA" w:date="2025-10-07T11:00:00Z">
              <w:r w:rsidR="2B0EE93D" w:rsidRPr="4EF77C7B">
                <w:rPr>
                  <w:sz w:val="20"/>
                  <w:szCs w:val="20"/>
                  <w:lang w:val="fr-FR"/>
                </w:rPr>
                <w:t xml:space="preserve">la disponibilité des vaccins aux </w:t>
              </w:r>
              <w:proofErr w:type="gramStart"/>
              <w:r w:rsidR="2B0EE93D" w:rsidRPr="4EF77C7B">
                <w:rPr>
                  <w:sz w:val="20"/>
                  <w:szCs w:val="20"/>
                  <w:lang w:val="fr-FR"/>
                </w:rPr>
                <w:t xml:space="preserve">utilisateurs </w:t>
              </w:r>
            </w:ins>
            <w:r w:rsidRPr="4EF77C7B">
              <w:rPr>
                <w:sz w:val="20"/>
                <w:szCs w:val="20"/>
                <w:lang w:val="fr-FR"/>
              </w:rPr>
              <w:t xml:space="preserve"> avec</w:t>
            </w:r>
            <w:proofErr w:type="gramEnd"/>
            <w:r w:rsidRPr="4EF77C7B">
              <w:rPr>
                <w:sz w:val="20"/>
                <w:szCs w:val="20"/>
                <w:lang w:val="fr-FR"/>
              </w:rPr>
              <w:t xml:space="preserve"> le soutien de GAVI. Sans ce soutien, la performance logistique globale serait fragilisée, entraînant des risques pour la chaîne d’approvisionnement des vaccins et la couverture nationale en ECF fonctionnel.</w:t>
            </w:r>
          </w:p>
          <w:p w14:paraId="3CEF356E" w14:textId="77777777" w:rsidR="005A72AB" w:rsidRPr="006E30E4" w:rsidRDefault="005A72AB" w:rsidP="005A72AB">
            <w:pPr>
              <w:spacing w:line="276" w:lineRule="auto"/>
              <w:rPr>
                <w:sz w:val="20"/>
                <w:szCs w:val="20"/>
                <w:highlight w:val="yellow"/>
                <w:lang w:val="fr-FR"/>
              </w:rPr>
            </w:pPr>
          </w:p>
          <w:p w14:paraId="761933DB" w14:textId="4BB1DB8E" w:rsidR="00E72023" w:rsidRPr="00D8799A" w:rsidRDefault="00935BD2" w:rsidP="00FF4C04">
            <w:pPr>
              <w:spacing w:line="276" w:lineRule="auto"/>
              <w:jc w:val="both"/>
              <w:rPr>
                <w:sz w:val="20"/>
                <w:szCs w:val="20"/>
                <w:lang w:val="fr-CD"/>
              </w:rPr>
            </w:pPr>
            <w:r w:rsidRPr="00D8799A">
              <w:rPr>
                <w:sz w:val="20"/>
                <w:szCs w:val="20"/>
                <w:lang w:val="fr-FR"/>
              </w:rPr>
              <w:t>Les activités d’</w:t>
            </w:r>
            <w:r w:rsidR="00F66A5F" w:rsidRPr="00D8799A">
              <w:rPr>
                <w:sz w:val="20"/>
                <w:szCs w:val="20"/>
                <w:lang w:val="fr-FR"/>
              </w:rPr>
              <w:t>assistance</w:t>
            </w:r>
            <w:r w:rsidRPr="00D8799A">
              <w:rPr>
                <w:sz w:val="20"/>
                <w:szCs w:val="20"/>
                <w:lang w:val="fr-FR"/>
              </w:rPr>
              <w:t xml:space="preserve"> technique </w:t>
            </w:r>
            <w:r w:rsidR="00E35506" w:rsidRPr="00D8799A">
              <w:rPr>
                <w:sz w:val="20"/>
                <w:szCs w:val="20"/>
                <w:lang w:val="fr-FR"/>
              </w:rPr>
              <w:t xml:space="preserve">en faveur </w:t>
            </w:r>
            <w:r w:rsidR="001C0F94" w:rsidRPr="00D8799A">
              <w:rPr>
                <w:sz w:val="20"/>
                <w:szCs w:val="20"/>
                <w:lang w:val="fr-FR"/>
              </w:rPr>
              <w:t>du système</w:t>
            </w:r>
            <w:r w:rsidRPr="00D8799A">
              <w:rPr>
                <w:b/>
                <w:bCs/>
                <w:sz w:val="20"/>
                <w:szCs w:val="20"/>
                <w:lang w:val="fr-FR"/>
              </w:rPr>
              <w:t xml:space="preserve"> d’information sanitaire, suivi et évaluation</w:t>
            </w:r>
            <w:r w:rsidRPr="00D8799A">
              <w:rPr>
                <w:sz w:val="20"/>
                <w:szCs w:val="20"/>
                <w:lang w:val="fr-FR"/>
              </w:rPr>
              <w:t xml:space="preserve"> sont essentielles pour maintenir et améliorer la qualité des données </w:t>
            </w:r>
            <w:r w:rsidR="00E35506" w:rsidRPr="00D8799A">
              <w:rPr>
                <w:sz w:val="20"/>
                <w:szCs w:val="20"/>
                <w:lang w:val="fr-FR"/>
              </w:rPr>
              <w:t>produits par les ESS et les communautés</w:t>
            </w:r>
            <w:r w:rsidRPr="00D8799A">
              <w:rPr>
                <w:sz w:val="20"/>
                <w:szCs w:val="20"/>
                <w:lang w:val="fr-FR"/>
              </w:rPr>
              <w:t xml:space="preserve"> et du suivi-évaluation du PEV en RDC. Elles garantissent que les décisions et les ajustements reposent sur des informations fiables grâce à une gestion optimale du système d’information et à des revues régulières.</w:t>
            </w:r>
            <w:r w:rsidR="00E72023" w:rsidRPr="00D8799A">
              <w:rPr>
                <w:sz w:val="20"/>
                <w:szCs w:val="20"/>
                <w:lang w:val="fr-CD"/>
              </w:rPr>
              <w:t xml:space="preserve"> </w:t>
            </w:r>
            <w:r w:rsidR="009E469C" w:rsidRPr="00D8799A">
              <w:rPr>
                <w:sz w:val="20"/>
                <w:szCs w:val="20"/>
                <w:lang w:val="fr-CD"/>
              </w:rPr>
              <w:t>Au niveau central,</w:t>
            </w:r>
            <w:r w:rsidR="00795FC7" w:rsidRPr="00D8799A">
              <w:rPr>
                <w:sz w:val="20"/>
                <w:szCs w:val="20"/>
                <w:lang w:val="fr-CD"/>
              </w:rPr>
              <w:t xml:space="preserve"> </w:t>
            </w:r>
            <w:r w:rsidR="009E469C" w:rsidRPr="00D8799A">
              <w:rPr>
                <w:sz w:val="20"/>
                <w:szCs w:val="20"/>
                <w:lang w:val="fr-CD"/>
              </w:rPr>
              <w:t xml:space="preserve">cet appui permettra particulièrement </w:t>
            </w:r>
            <w:r w:rsidR="00795FC7" w:rsidRPr="00D8799A">
              <w:rPr>
                <w:sz w:val="20"/>
                <w:szCs w:val="20"/>
                <w:lang w:val="fr-CD"/>
              </w:rPr>
              <w:t xml:space="preserve">la mise en </w:t>
            </w:r>
            <w:r w:rsidR="001C0F94" w:rsidRPr="00D8799A">
              <w:rPr>
                <w:sz w:val="20"/>
                <w:szCs w:val="20"/>
                <w:lang w:val="fr-CD"/>
              </w:rPr>
              <w:t xml:space="preserve">place </w:t>
            </w:r>
            <w:r w:rsidR="00891227" w:rsidRPr="00D8799A">
              <w:rPr>
                <w:sz w:val="20"/>
                <w:szCs w:val="20"/>
                <w:lang w:val="fr-CD"/>
              </w:rPr>
              <w:t>d’un dispositif</w:t>
            </w:r>
            <w:r w:rsidR="00E72023" w:rsidRPr="00D8799A">
              <w:rPr>
                <w:sz w:val="20"/>
                <w:szCs w:val="20"/>
                <w:lang w:val="fr-CD"/>
              </w:rPr>
              <w:t xml:space="preserve"> de suivi évaluation</w:t>
            </w:r>
            <w:r w:rsidR="00795FC7" w:rsidRPr="00D8799A">
              <w:rPr>
                <w:sz w:val="20"/>
                <w:szCs w:val="20"/>
                <w:lang w:val="fr-CD"/>
              </w:rPr>
              <w:t xml:space="preserve"> efficace à l’aide des outils NTIC</w:t>
            </w:r>
            <w:r w:rsidR="00E32F2C" w:rsidRPr="00D8799A">
              <w:rPr>
                <w:sz w:val="20"/>
                <w:szCs w:val="20"/>
                <w:lang w:val="fr-CD"/>
              </w:rPr>
              <w:t xml:space="preserve"> avec un focus sur </w:t>
            </w:r>
            <w:r w:rsidR="00E72023" w:rsidRPr="00D8799A">
              <w:rPr>
                <w:sz w:val="20"/>
                <w:szCs w:val="20"/>
                <w:lang w:val="fr-CD"/>
              </w:rPr>
              <w:t xml:space="preserve">la qualité des </w:t>
            </w:r>
            <w:r w:rsidR="00FF4C04" w:rsidRPr="00D8799A">
              <w:rPr>
                <w:sz w:val="20"/>
                <w:szCs w:val="20"/>
                <w:lang w:val="fr-CD"/>
              </w:rPr>
              <w:t>données.</w:t>
            </w:r>
          </w:p>
          <w:p w14:paraId="42F563CF" w14:textId="3FE75FF4" w:rsidR="00742490" w:rsidRPr="00D8799A" w:rsidRDefault="00742490" w:rsidP="00FF4C04">
            <w:pPr>
              <w:spacing w:line="276" w:lineRule="auto"/>
              <w:jc w:val="both"/>
              <w:rPr>
                <w:sz w:val="20"/>
                <w:szCs w:val="20"/>
                <w:lang w:val="fr-CD"/>
              </w:rPr>
            </w:pPr>
          </w:p>
          <w:p w14:paraId="61DCEEFD" w14:textId="3349C338" w:rsidR="00742490" w:rsidRPr="00D8799A" w:rsidRDefault="00935BD2" w:rsidP="00EF0508">
            <w:pPr>
              <w:spacing w:line="276" w:lineRule="auto"/>
              <w:jc w:val="both"/>
              <w:rPr>
                <w:sz w:val="20"/>
                <w:szCs w:val="20"/>
                <w:lang w:val="fr-CH"/>
              </w:rPr>
            </w:pPr>
            <w:r w:rsidRPr="00F2791C">
              <w:rPr>
                <w:b/>
                <w:bCs/>
                <w:sz w:val="20"/>
                <w:szCs w:val="20"/>
                <w:lang w:val="fr-FR"/>
                <w:rPrChange w:id="366" w:author="Jude Nkwain" w:date="2025-10-09T13:03:00Z" w16du:dateUtc="2025-10-09T11:03:00Z">
                  <w:rPr>
                    <w:b/>
                    <w:bCs/>
                    <w:sz w:val="20"/>
                    <w:szCs w:val="20"/>
                  </w:rPr>
                </w:rPrChange>
              </w:rPr>
              <w:t xml:space="preserve">L'ACP dans le domaine </w:t>
            </w:r>
            <w:ins w:id="367" w:author="Jean Serge NGAIMA" w:date="2025-10-07T11:03:00Z" w16du:dateUtc="2025-10-07T10:03:00Z">
              <w:r w:rsidR="00177927" w:rsidRPr="00F2791C">
                <w:rPr>
                  <w:b/>
                  <w:bCs/>
                  <w:sz w:val="20"/>
                  <w:szCs w:val="20"/>
                  <w:lang w:val="fr-FR"/>
                  <w:rPrChange w:id="368" w:author="Jude Nkwain" w:date="2025-10-09T13:03:00Z" w16du:dateUtc="2025-10-09T11:03:00Z">
                    <w:rPr>
                      <w:sz w:val="20"/>
                      <w:szCs w:val="20"/>
                    </w:rPr>
                  </w:rPrChange>
                </w:rPr>
                <w:t>de la gouvernance</w:t>
              </w:r>
              <w:r w:rsidR="00177927" w:rsidRPr="00F2791C">
                <w:rPr>
                  <w:sz w:val="20"/>
                  <w:szCs w:val="20"/>
                  <w:lang w:val="fr-FR"/>
                  <w:rPrChange w:id="369" w:author="Jude Nkwain" w:date="2025-10-09T13:03:00Z" w16du:dateUtc="2025-10-09T11:03:00Z">
                    <w:rPr>
                      <w:sz w:val="20"/>
                      <w:szCs w:val="20"/>
                    </w:rPr>
                  </w:rPrChange>
                </w:rPr>
                <w:t xml:space="preserve"> </w:t>
              </w:r>
            </w:ins>
            <w:r w:rsidR="001E68E4" w:rsidRPr="00F2791C">
              <w:rPr>
                <w:sz w:val="20"/>
                <w:szCs w:val="20"/>
                <w:lang w:val="fr-FR"/>
                <w:rPrChange w:id="370" w:author="Jude Nkwain" w:date="2025-10-09T13:03:00Z" w16du:dateUtc="2025-10-09T11:03:00Z">
                  <w:rPr>
                    <w:sz w:val="20"/>
                    <w:szCs w:val="20"/>
                  </w:rPr>
                </w:rPrChange>
              </w:rPr>
              <w:t xml:space="preserve">se </w:t>
            </w:r>
            <w:r w:rsidRPr="00F2791C">
              <w:rPr>
                <w:sz w:val="20"/>
                <w:szCs w:val="20"/>
                <w:lang w:val="fr-FR"/>
                <w:rPrChange w:id="371" w:author="Jude Nkwain" w:date="2025-10-09T13:03:00Z" w16du:dateUtc="2025-10-09T11:03:00Z">
                  <w:rPr>
                    <w:sz w:val="20"/>
                    <w:szCs w:val="20"/>
                  </w:rPr>
                </w:rPrChange>
              </w:rPr>
              <w:t xml:space="preserve">focalisera </w:t>
            </w:r>
            <w:r w:rsidR="001E68E4" w:rsidRPr="00F2791C">
              <w:rPr>
                <w:sz w:val="20"/>
                <w:szCs w:val="20"/>
                <w:lang w:val="fr-FR"/>
                <w:rPrChange w:id="372" w:author="Jude Nkwain" w:date="2025-10-09T13:03:00Z" w16du:dateUtc="2025-10-09T11:03:00Z">
                  <w:rPr>
                    <w:sz w:val="20"/>
                    <w:szCs w:val="20"/>
                  </w:rPr>
                </w:rPrChange>
              </w:rPr>
              <w:t xml:space="preserve">sur </w:t>
            </w:r>
            <w:r w:rsidRPr="00F2791C">
              <w:rPr>
                <w:sz w:val="20"/>
                <w:szCs w:val="20"/>
                <w:lang w:val="fr-FR"/>
                <w:rPrChange w:id="373" w:author="Jude Nkwain" w:date="2025-10-09T13:03:00Z" w16du:dateUtc="2025-10-09T11:03:00Z">
                  <w:rPr>
                    <w:sz w:val="20"/>
                    <w:szCs w:val="20"/>
                  </w:rPr>
                </w:rPrChange>
              </w:rPr>
              <w:t xml:space="preserve">l’appui à la gestion stratégique et à la coordination du programme de </w:t>
            </w:r>
            <w:proofErr w:type="spellStart"/>
            <w:proofErr w:type="gramStart"/>
            <w:r w:rsidRPr="00F2791C">
              <w:rPr>
                <w:sz w:val="20"/>
                <w:szCs w:val="20"/>
                <w:lang w:val="fr-FR"/>
                <w:rPrChange w:id="374" w:author="Jude Nkwain" w:date="2025-10-09T13:03:00Z" w16du:dateUtc="2025-10-09T11:03:00Z">
                  <w:rPr>
                    <w:sz w:val="20"/>
                    <w:szCs w:val="20"/>
                  </w:rPr>
                </w:rPrChange>
              </w:rPr>
              <w:t>vaccination.</w:t>
            </w:r>
            <w:r w:rsidR="00EF0508" w:rsidRPr="00F2791C">
              <w:rPr>
                <w:sz w:val="20"/>
                <w:szCs w:val="20"/>
                <w:lang w:val="fr-FR"/>
                <w:rPrChange w:id="375" w:author="Jude Nkwain" w:date="2025-10-09T13:03:00Z" w16du:dateUtc="2025-10-09T11:03:00Z">
                  <w:rPr>
                    <w:sz w:val="20"/>
                    <w:szCs w:val="20"/>
                  </w:rPr>
                </w:rPrChange>
              </w:rPr>
              <w:t>Cet</w:t>
            </w:r>
            <w:proofErr w:type="spellEnd"/>
            <w:proofErr w:type="gramEnd"/>
            <w:r w:rsidR="00EF0508" w:rsidRPr="00F2791C">
              <w:rPr>
                <w:sz w:val="20"/>
                <w:szCs w:val="20"/>
                <w:lang w:val="fr-FR"/>
                <w:rPrChange w:id="376" w:author="Jude Nkwain" w:date="2025-10-09T13:03:00Z" w16du:dateUtc="2025-10-09T11:03:00Z">
                  <w:rPr>
                    <w:sz w:val="20"/>
                    <w:szCs w:val="20"/>
                  </w:rPr>
                </w:rPrChange>
              </w:rPr>
              <w:t xml:space="preserve"> appui est motivé par le fait qu’il</w:t>
            </w:r>
            <w:r w:rsidRPr="00F2791C">
              <w:rPr>
                <w:sz w:val="20"/>
                <w:szCs w:val="20"/>
                <w:lang w:val="fr-FR"/>
                <w:rPrChange w:id="377" w:author="Jude Nkwain" w:date="2025-10-09T13:03:00Z" w16du:dateUtc="2025-10-09T11:03:00Z">
                  <w:rPr>
                    <w:sz w:val="20"/>
                    <w:szCs w:val="20"/>
                  </w:rPr>
                </w:rPrChange>
              </w:rPr>
              <w:t xml:space="preserve"> est essentiel </w:t>
            </w:r>
            <w:r w:rsidR="00EF0508" w:rsidRPr="00F2791C">
              <w:rPr>
                <w:sz w:val="20"/>
                <w:szCs w:val="20"/>
                <w:lang w:val="fr-FR"/>
                <w:rPrChange w:id="378" w:author="Jude Nkwain" w:date="2025-10-09T13:03:00Z" w16du:dateUtc="2025-10-09T11:03:00Z">
                  <w:rPr>
                    <w:sz w:val="20"/>
                    <w:szCs w:val="20"/>
                  </w:rPr>
                </w:rPrChange>
              </w:rPr>
              <w:t>de</w:t>
            </w:r>
            <w:r w:rsidRPr="00F2791C">
              <w:rPr>
                <w:sz w:val="20"/>
                <w:szCs w:val="20"/>
                <w:lang w:val="fr-FR"/>
                <w:rPrChange w:id="379" w:author="Jude Nkwain" w:date="2025-10-09T13:03:00Z" w16du:dateUtc="2025-10-09T11:03:00Z">
                  <w:rPr>
                    <w:sz w:val="20"/>
                    <w:szCs w:val="20"/>
                  </w:rPr>
                </w:rPrChange>
              </w:rPr>
              <w:t xml:space="preserve"> renforcer l’efficacité, la cohérence et le dialogue entre toutes les parties prenantes du secteur santé autour du </w:t>
            </w:r>
            <w:proofErr w:type="spellStart"/>
            <w:r w:rsidRPr="00F2791C">
              <w:rPr>
                <w:sz w:val="20"/>
                <w:szCs w:val="20"/>
                <w:lang w:val="fr-FR"/>
                <w:rPrChange w:id="380" w:author="Jude Nkwain" w:date="2025-10-09T13:03:00Z" w16du:dateUtc="2025-10-09T11:03:00Z">
                  <w:rPr>
                    <w:sz w:val="20"/>
                    <w:szCs w:val="20"/>
                  </w:rPr>
                </w:rPrChange>
              </w:rPr>
              <w:t>PEV.</w:t>
            </w:r>
            <w:r w:rsidR="00EF0508" w:rsidRPr="00F2791C">
              <w:rPr>
                <w:sz w:val="20"/>
                <w:szCs w:val="20"/>
                <w:lang w:val="fr-FR"/>
                <w:rPrChange w:id="381" w:author="Jude Nkwain" w:date="2025-10-09T13:03:00Z" w16du:dateUtc="2025-10-09T11:03:00Z">
                  <w:rPr>
                    <w:sz w:val="20"/>
                    <w:szCs w:val="20"/>
                  </w:rPr>
                </w:rPrChange>
              </w:rPr>
              <w:t>Cela</w:t>
            </w:r>
            <w:proofErr w:type="spellEnd"/>
            <w:r w:rsidR="00F9396A" w:rsidRPr="00F2791C">
              <w:rPr>
                <w:sz w:val="20"/>
                <w:szCs w:val="20"/>
                <w:lang w:val="fr-FR"/>
                <w:rPrChange w:id="382" w:author="Jude Nkwain" w:date="2025-10-09T13:03:00Z" w16du:dateUtc="2025-10-09T11:03:00Z">
                  <w:rPr>
                    <w:sz w:val="20"/>
                    <w:szCs w:val="20"/>
                  </w:rPr>
                </w:rPrChange>
              </w:rPr>
              <w:t xml:space="preserve"> permettra de faire face au problème de faible coordination des</w:t>
            </w:r>
            <w:r w:rsidR="009E3573" w:rsidRPr="00F2791C">
              <w:rPr>
                <w:sz w:val="20"/>
                <w:szCs w:val="20"/>
                <w:lang w:val="fr-FR"/>
                <w:rPrChange w:id="383" w:author="Jude Nkwain" w:date="2025-10-09T13:03:00Z" w16du:dateUtc="2025-10-09T11:03:00Z">
                  <w:rPr>
                    <w:sz w:val="20"/>
                    <w:szCs w:val="20"/>
                  </w:rPr>
                </w:rPrChange>
              </w:rPr>
              <w:t xml:space="preserve"> actions et au </w:t>
            </w:r>
            <w:proofErr w:type="spellStart"/>
            <w:r w:rsidR="009E3573" w:rsidRPr="00F2791C">
              <w:rPr>
                <w:sz w:val="20"/>
                <w:szCs w:val="20"/>
                <w:lang w:val="fr-FR"/>
                <w:rPrChange w:id="384" w:author="Jude Nkwain" w:date="2025-10-09T13:03:00Z" w16du:dateUtc="2025-10-09T11:03:00Z">
                  <w:rPr>
                    <w:sz w:val="20"/>
                    <w:szCs w:val="20"/>
                  </w:rPr>
                </w:rPrChange>
              </w:rPr>
              <w:t>deficit</w:t>
            </w:r>
            <w:proofErr w:type="spellEnd"/>
            <w:r w:rsidR="009E3573" w:rsidRPr="00F2791C">
              <w:rPr>
                <w:sz w:val="20"/>
                <w:szCs w:val="20"/>
                <w:lang w:val="fr-FR"/>
                <w:rPrChange w:id="385" w:author="Jude Nkwain" w:date="2025-10-09T13:03:00Z" w16du:dateUtc="2025-10-09T11:03:00Z">
                  <w:rPr>
                    <w:sz w:val="20"/>
                    <w:szCs w:val="20"/>
                  </w:rPr>
                </w:rPrChange>
              </w:rPr>
              <w:t xml:space="preserve"> de pilotage des activités du PEV </w:t>
            </w:r>
            <w:r w:rsidR="00DD1216" w:rsidRPr="00F2791C">
              <w:rPr>
                <w:sz w:val="20"/>
                <w:szCs w:val="20"/>
                <w:lang w:val="fr-FR"/>
                <w:rPrChange w:id="386" w:author="Jude Nkwain" w:date="2025-10-09T13:03:00Z" w16du:dateUtc="2025-10-09T11:03:00Z">
                  <w:rPr>
                    <w:sz w:val="20"/>
                    <w:szCs w:val="20"/>
                  </w:rPr>
                </w:rPrChange>
              </w:rPr>
              <w:t>à tous les niveaux.</w:t>
            </w:r>
          </w:p>
          <w:p w14:paraId="0D98FFCF" w14:textId="77777777" w:rsidR="00742490" w:rsidRPr="00D8799A" w:rsidRDefault="00742490" w:rsidP="008F631A">
            <w:pPr>
              <w:spacing w:line="276" w:lineRule="auto"/>
              <w:rPr>
                <w:sz w:val="20"/>
                <w:szCs w:val="20"/>
                <w:lang w:val="fr-CH"/>
              </w:rPr>
            </w:pPr>
          </w:p>
          <w:p w14:paraId="18937E9C" w14:textId="77777777" w:rsidR="00FD7696" w:rsidRDefault="00935BD2" w:rsidP="00FD7696">
            <w:pPr>
              <w:spacing w:line="276" w:lineRule="auto"/>
              <w:jc w:val="both"/>
              <w:rPr>
                <w:ins w:id="387" w:author="Jean Serge NGAIMA" w:date="2025-10-07T11:05:00Z" w16du:dateUtc="2025-10-07T10:05:00Z"/>
                <w:sz w:val="20"/>
                <w:szCs w:val="20"/>
                <w:lang w:val="fr-FR"/>
              </w:rPr>
            </w:pPr>
            <w:r w:rsidRPr="00D8799A">
              <w:rPr>
                <w:sz w:val="20"/>
                <w:szCs w:val="20"/>
                <w:lang w:val="fr-FR"/>
              </w:rPr>
              <w:t xml:space="preserve">Le domaine </w:t>
            </w:r>
            <w:r w:rsidRPr="00D8799A">
              <w:rPr>
                <w:b/>
                <w:bCs/>
                <w:sz w:val="20"/>
                <w:szCs w:val="20"/>
                <w:lang w:val="fr-FR"/>
              </w:rPr>
              <w:t>Financement de la santé</w:t>
            </w:r>
            <w:r w:rsidRPr="00D8799A">
              <w:rPr>
                <w:sz w:val="20"/>
                <w:szCs w:val="20"/>
                <w:lang w:val="fr-FR"/>
              </w:rPr>
              <w:t xml:space="preserve"> se focalisera sur la mise en place d’un suivi rigoureux des flux financiers à travers le modèle</w:t>
            </w:r>
            <w:r w:rsidR="00F26CBE">
              <w:rPr>
                <w:sz w:val="20"/>
                <w:szCs w:val="20"/>
                <w:lang w:val="fr-FR"/>
              </w:rPr>
              <w:t xml:space="preserve"> </w:t>
            </w:r>
            <w:proofErr w:type="spellStart"/>
            <w:r w:rsidRPr="00D8799A">
              <w:rPr>
                <w:sz w:val="20"/>
                <w:szCs w:val="20"/>
                <w:lang w:val="fr-FR"/>
              </w:rPr>
              <w:t>MoU</w:t>
            </w:r>
            <w:proofErr w:type="spellEnd"/>
            <w:r w:rsidR="009E03A5">
              <w:rPr>
                <w:sz w:val="20"/>
                <w:szCs w:val="20"/>
                <w:lang w:val="fr-FR"/>
              </w:rPr>
              <w:t>,</w:t>
            </w:r>
            <w:ins w:id="388" w:author="Jean Serge NGAIMA" w:date="2025-10-07T11:04:00Z" w16du:dateUtc="2025-10-07T10:04:00Z">
              <w:r w:rsidR="008C4AD0">
                <w:rPr>
                  <w:sz w:val="20"/>
                  <w:szCs w:val="20"/>
                  <w:lang w:val="fr-FR"/>
                </w:rPr>
                <w:t xml:space="preserve"> </w:t>
              </w:r>
            </w:ins>
            <w:ins w:id="389" w:author="Jean Serge NGAIMA" w:date="2025-10-07T11:03:00Z" w16du:dateUtc="2025-10-07T10:03:00Z">
              <w:r w:rsidR="008C4AD0">
                <w:rPr>
                  <w:sz w:val="20"/>
                  <w:szCs w:val="20"/>
                  <w:lang w:val="fr-FR"/>
                </w:rPr>
                <w:t>qui</w:t>
              </w:r>
            </w:ins>
            <w:r w:rsidR="009E03A5">
              <w:rPr>
                <w:sz w:val="20"/>
                <w:szCs w:val="20"/>
                <w:lang w:val="fr-FR"/>
              </w:rPr>
              <w:t xml:space="preserve"> est essentiel </w:t>
            </w:r>
            <w:r w:rsidR="00E8418A" w:rsidRPr="6E442368">
              <w:rPr>
                <w:sz w:val="20"/>
                <w:szCs w:val="20"/>
                <w:lang w:val="fr-FR"/>
              </w:rPr>
              <w:t>est essentiel pour pérenniser les bonnes pratiques et les engagements locaux pour la vaccination en RDC.</w:t>
            </w:r>
            <w:r w:rsidR="008F4F09" w:rsidRPr="00F2791C">
              <w:rPr>
                <w:lang w:val="fr-FR"/>
                <w:rPrChange w:id="390" w:author="Jude Nkwain" w:date="2025-10-09T13:03:00Z" w16du:dateUtc="2025-10-09T11:03:00Z">
                  <w:rPr/>
                </w:rPrChange>
              </w:rPr>
              <w:t xml:space="preserve"> </w:t>
            </w:r>
            <w:r w:rsidR="008F4F09" w:rsidRPr="008F4F09">
              <w:rPr>
                <w:sz w:val="20"/>
                <w:szCs w:val="20"/>
                <w:lang w:val="fr-FR"/>
              </w:rPr>
              <w:t xml:space="preserve">Cette stratégie améliore la transparence, </w:t>
            </w:r>
            <w:r w:rsidR="008643D7" w:rsidRPr="008F4F09">
              <w:rPr>
                <w:sz w:val="20"/>
                <w:szCs w:val="20"/>
                <w:lang w:val="fr-FR"/>
              </w:rPr>
              <w:t>la</w:t>
            </w:r>
            <w:ins w:id="391" w:author="Jean Serge NGAIMA" w:date="2025-10-07T11:04:00Z" w16du:dateUtc="2025-10-07T10:04:00Z">
              <w:r w:rsidR="001E53B3">
                <w:rPr>
                  <w:sz w:val="20"/>
                  <w:szCs w:val="20"/>
                  <w:lang w:val="fr-FR"/>
                </w:rPr>
                <w:t xml:space="preserve"> </w:t>
              </w:r>
              <w:r w:rsidR="001E53B3" w:rsidRPr="008F4F09">
                <w:rPr>
                  <w:sz w:val="20"/>
                  <w:szCs w:val="20"/>
                  <w:lang w:val="fr-FR"/>
                </w:rPr>
                <w:t>redevabilité</w:t>
              </w:r>
            </w:ins>
            <w:r w:rsidR="008643D7" w:rsidRPr="008F4F09">
              <w:rPr>
                <w:sz w:val="20"/>
                <w:szCs w:val="20"/>
                <w:lang w:val="fr-FR"/>
              </w:rPr>
              <w:t xml:space="preserve"> </w:t>
            </w:r>
            <w:del w:id="392" w:author="Jean Serge NGAIMA" w:date="2025-10-07T11:05:00Z" w16du:dateUtc="2025-10-07T10:05:00Z">
              <w:r w:rsidR="001E53B3" w:rsidDel="001E53B3">
                <w:rPr>
                  <w:sz w:val="20"/>
                  <w:szCs w:val="20"/>
                  <w:lang w:val="fr-FR"/>
                </w:rPr>
                <w:delText>responsabilité</w:delText>
              </w:r>
            </w:del>
            <w:ins w:id="393" w:author="Jean Serge NGAIMA" w:date="2025-10-07T11:05:00Z" w16du:dateUtc="2025-10-07T10:05:00Z">
              <w:r w:rsidR="001E53B3">
                <w:rPr>
                  <w:sz w:val="20"/>
                  <w:szCs w:val="20"/>
                  <w:lang w:val="fr-FR"/>
                </w:rPr>
                <w:t xml:space="preserve"> </w:t>
              </w:r>
            </w:ins>
            <w:r w:rsidR="008F4F09" w:rsidRPr="008F4F09">
              <w:rPr>
                <w:sz w:val="20"/>
                <w:szCs w:val="20"/>
                <w:lang w:val="fr-FR"/>
              </w:rPr>
              <w:t xml:space="preserve">et la mobilisation des </w:t>
            </w:r>
            <w:r w:rsidR="008643D7" w:rsidRPr="008F4F09">
              <w:rPr>
                <w:sz w:val="20"/>
                <w:szCs w:val="20"/>
                <w:lang w:val="fr-FR"/>
              </w:rPr>
              <w:t>ressources en</w:t>
            </w:r>
            <w:r w:rsidR="008F4F09" w:rsidRPr="008F4F09">
              <w:rPr>
                <w:sz w:val="20"/>
                <w:szCs w:val="20"/>
                <w:lang w:val="fr-FR"/>
              </w:rPr>
              <w:t xml:space="preserve"> faveur du PEV, et s’aligne avec toutes les autres stratégies soutenues par GAVI.</w:t>
            </w:r>
            <w:ins w:id="394" w:author="Jean Serge NGAIMA" w:date="2025-10-07T11:05:00Z" w16du:dateUtc="2025-10-07T10:05:00Z">
              <w:r w:rsidR="00FD7696">
                <w:rPr>
                  <w:sz w:val="20"/>
                  <w:szCs w:val="20"/>
                  <w:lang w:val="fr-FR"/>
                </w:rPr>
                <w:t xml:space="preserve"> </w:t>
              </w:r>
              <w:r w:rsidR="00FD7696" w:rsidRPr="008F4F09">
                <w:rPr>
                  <w:sz w:val="20"/>
                  <w:szCs w:val="20"/>
                  <w:lang w:val="fr-FR"/>
                </w:rPr>
                <w:t>Toutefois, sans un engagement fort des autorités locales, la pérennité, l’efficacité et la performance des programmes de vaccination resteront fragiles en raison du déficit de financement domestique</w:t>
              </w:r>
              <w:r w:rsidR="00FD7696">
                <w:rPr>
                  <w:sz w:val="20"/>
                  <w:szCs w:val="20"/>
                  <w:lang w:val="fr-FR"/>
                </w:rPr>
                <w:t>.</w:t>
              </w:r>
            </w:ins>
          </w:p>
          <w:p w14:paraId="14E3B454" w14:textId="4A2F8EA1" w:rsidR="00FD7696" w:rsidRDefault="008F4F09" w:rsidP="00FD7696">
            <w:pPr>
              <w:spacing w:line="276" w:lineRule="auto"/>
              <w:jc w:val="both"/>
              <w:rPr>
                <w:sz w:val="20"/>
                <w:szCs w:val="20"/>
                <w:lang w:val="fr-FR"/>
              </w:rPr>
            </w:pPr>
            <w:r w:rsidRPr="008F4F09">
              <w:rPr>
                <w:sz w:val="20"/>
                <w:szCs w:val="20"/>
                <w:lang w:val="fr-FR"/>
              </w:rPr>
              <w:t xml:space="preserve"> </w:t>
            </w:r>
            <w:ins w:id="395" w:author="Jean Serge NGAIMA" w:date="2025-10-07T11:05:00Z" w16du:dateUtc="2025-10-07T10:05:00Z">
              <w:r w:rsidR="00FD7696">
                <w:rPr>
                  <w:sz w:val="20"/>
                  <w:szCs w:val="20"/>
                  <w:lang w:val="fr-FR"/>
                </w:rPr>
                <w:t xml:space="preserve"> </w:t>
              </w:r>
            </w:ins>
          </w:p>
          <w:p w14:paraId="0BB6E042" w14:textId="54853336" w:rsidR="00263C12" w:rsidDel="00FD7696" w:rsidRDefault="00FD7696" w:rsidP="001A0522">
            <w:pPr>
              <w:spacing w:line="276" w:lineRule="auto"/>
              <w:jc w:val="both"/>
              <w:rPr>
                <w:del w:id="396" w:author="Jean Serge NGAIMA" w:date="2025-10-07T11:05:00Z" w16du:dateUtc="2025-10-07T10:05:00Z"/>
                <w:sz w:val="20"/>
                <w:szCs w:val="20"/>
                <w:lang w:val="fr-FR"/>
              </w:rPr>
            </w:pPr>
            <w:ins w:id="397" w:author="Jean Serge NGAIMA" w:date="2025-10-07T11:05:00Z" w16du:dateUtc="2025-10-07T10:05:00Z">
              <w:r w:rsidRPr="006F127B">
                <w:rPr>
                  <w:sz w:val="20"/>
                  <w:szCs w:val="20"/>
                  <w:lang w:val="fr-CD"/>
                </w:rPr>
                <w:t xml:space="preserve">En somme, ces activités ont été sélectionnées pour répondre à des besoins critiques du système de vaccination durant la période de transition: stabiliser les mécanismes financiers et opérationnels, clarifier les cadres de coopération, renforcer  le système de suivi et la qualité des données, faciliter l’introduction et la gestion des nouveaux vaccins, moderniser la planification à l’aide de la digitalisation, promouvoir l’adhérence et réduire les abandons, et assurer une logistique robuste tant au niveau central que décentralisé. </w:t>
              </w:r>
              <w:r w:rsidRPr="007B4494">
                <w:rPr>
                  <w:sz w:val="20"/>
                  <w:szCs w:val="20"/>
                  <w:lang w:val="fr-CD"/>
                </w:rPr>
                <w:t xml:space="preserve">L’ensemble des activités permet une continuité des programmes essentiels tout en préparant les conditions nécessaires à une transition durable et à l’échelle locale des interventions financées par </w:t>
              </w:r>
              <w:proofErr w:type="spellStart"/>
              <w:r w:rsidRPr="007B4494">
                <w:rPr>
                  <w:sz w:val="20"/>
                  <w:szCs w:val="20"/>
                  <w:lang w:val="fr-CD"/>
                </w:rPr>
                <w:t>Gavi</w:t>
              </w:r>
              <w:proofErr w:type="spellEnd"/>
              <w:r w:rsidRPr="007B4494">
                <w:rPr>
                  <w:sz w:val="20"/>
                  <w:szCs w:val="20"/>
                  <w:lang w:val="fr-CD"/>
                </w:rPr>
                <w:t>.</w:t>
              </w:r>
              <w:r>
                <w:rPr>
                  <w:sz w:val="20"/>
                  <w:szCs w:val="20"/>
                  <w:lang w:val="fr-CD"/>
                </w:rPr>
                <w:t xml:space="preserve"> Elles</w:t>
              </w:r>
              <w:r w:rsidRPr="006F127B">
                <w:rPr>
                  <w:sz w:val="20"/>
                  <w:szCs w:val="20"/>
                  <w:lang w:val="fr-CD"/>
                </w:rPr>
                <w:t xml:space="preserve"> permettent de maintenir/d’améliorer les prestations vaccinales essentielles et de renforcer les capacités locales pour assurer la continuité et la résilience des programmes de vaccination à long terme.</w:t>
              </w:r>
            </w:ins>
          </w:p>
          <w:p w14:paraId="02CA7789" w14:textId="5DC34B85" w:rsidR="00742490" w:rsidRPr="00D8799A" w:rsidDel="00FD7696" w:rsidRDefault="00742490">
            <w:pPr>
              <w:spacing w:line="276" w:lineRule="auto"/>
              <w:jc w:val="both"/>
              <w:rPr>
                <w:del w:id="398" w:author="Jean Serge NGAIMA" w:date="2025-10-07T11:05:00Z" w16du:dateUtc="2025-10-07T10:05:00Z"/>
                <w:sz w:val="20"/>
                <w:szCs w:val="20"/>
                <w:lang w:val="fr-CH"/>
              </w:rPr>
              <w:pPrChange w:id="399" w:author="Jean Serge NGAIMA" w:date="2025-10-07T11:05:00Z" w16du:dateUtc="2025-10-07T10:05:00Z">
                <w:pPr>
                  <w:spacing w:line="276" w:lineRule="auto"/>
                </w:pPr>
              </w:pPrChange>
            </w:pPr>
          </w:p>
          <w:p w14:paraId="1BE57186" w14:textId="38E341A7" w:rsidR="008F631A" w:rsidRPr="00D8799A" w:rsidRDefault="008F631A" w:rsidP="00932136">
            <w:pPr>
              <w:spacing w:line="276" w:lineRule="auto"/>
              <w:jc w:val="both"/>
              <w:rPr>
                <w:sz w:val="20"/>
                <w:szCs w:val="20"/>
                <w:lang w:val="fr-CH"/>
              </w:rPr>
            </w:pPr>
          </w:p>
        </w:tc>
      </w:tr>
    </w:tbl>
    <w:p w14:paraId="6DE23557" w14:textId="77777777" w:rsidR="008F631A" w:rsidRPr="00D8799A" w:rsidRDefault="008F631A" w:rsidP="008F631A">
      <w:pPr>
        <w:rPr>
          <w:sz w:val="20"/>
          <w:szCs w:val="20"/>
          <w:lang w:val="fr-CH"/>
        </w:rPr>
      </w:pPr>
    </w:p>
    <w:p w14:paraId="1A2534C8" w14:textId="77777777" w:rsidR="008F631A" w:rsidRPr="00443D5C" w:rsidRDefault="008F631A" w:rsidP="008F631A">
      <w:pPr>
        <w:jc w:val="both"/>
        <w:rPr>
          <w:b/>
          <w:bCs/>
          <w:sz w:val="20"/>
          <w:szCs w:val="20"/>
          <w:lang w:val="fr-CH"/>
        </w:rPr>
      </w:pPr>
      <w:r w:rsidRPr="00443D5C">
        <w:rPr>
          <w:b/>
          <w:bCs/>
          <w:sz w:val="20"/>
          <w:szCs w:val="20"/>
          <w:lang w:val="fr-CH"/>
        </w:rPr>
        <w:t xml:space="preserve">2. Comment les activités proposées s'alignent-elles sur les autres subventions soutenues par </w:t>
      </w:r>
      <w:proofErr w:type="spellStart"/>
      <w:r w:rsidRPr="00443D5C">
        <w:rPr>
          <w:b/>
          <w:bCs/>
          <w:sz w:val="20"/>
          <w:szCs w:val="20"/>
          <w:lang w:val="fr-CH"/>
        </w:rPr>
        <w:t>Gavi</w:t>
      </w:r>
      <w:proofErr w:type="spellEnd"/>
      <w:r w:rsidRPr="00443D5C">
        <w:rPr>
          <w:b/>
          <w:bCs/>
          <w:sz w:val="20"/>
          <w:szCs w:val="20"/>
          <w:lang w:val="fr-CH"/>
        </w:rPr>
        <w:t xml:space="preserve"> (par exemple, introduction de nouveaux vaccins, campagnes de vaccination et assistance technique) ?</w:t>
      </w:r>
    </w:p>
    <w:tbl>
      <w:tblPr>
        <w:tblStyle w:val="Grilledutableau"/>
        <w:tblW w:w="0" w:type="auto"/>
        <w:tblLook w:val="04A0" w:firstRow="1" w:lastRow="0" w:firstColumn="1" w:lastColumn="0" w:noHBand="0" w:noVBand="1"/>
      </w:tblPr>
      <w:tblGrid>
        <w:gridCol w:w="9016"/>
      </w:tblGrid>
      <w:tr w:rsidR="008F631A" w:rsidRPr="00DA2772" w14:paraId="4661DBB3" w14:textId="77777777" w:rsidTr="4EF77C7B">
        <w:tc>
          <w:tcPr>
            <w:tcW w:w="9016" w:type="dxa"/>
          </w:tcPr>
          <w:p w14:paraId="20669EF8" w14:textId="492E2D7C" w:rsidR="008F631A" w:rsidRDefault="65A81CA8" w:rsidP="008F631A">
            <w:pPr>
              <w:spacing w:line="276" w:lineRule="auto"/>
              <w:rPr>
                <w:sz w:val="20"/>
                <w:szCs w:val="20"/>
                <w:lang w:val="fr-CD"/>
              </w:rPr>
            </w:pPr>
            <w:r w:rsidRPr="4EF77C7B">
              <w:rPr>
                <w:sz w:val="20"/>
                <w:szCs w:val="20"/>
                <w:lang w:val="fr-CD"/>
              </w:rPr>
              <w:t xml:space="preserve">Les activités proposées s’alignent </w:t>
            </w:r>
            <w:ins w:id="400" w:author="Clarisse Veylon (Consultant)" w:date="2025-10-09T12:27:00Z">
              <w:r w:rsidR="605EA17F" w:rsidRPr="4EF77C7B">
                <w:rPr>
                  <w:sz w:val="20"/>
                  <w:szCs w:val="20"/>
                  <w:lang w:val="fr-CD"/>
                </w:rPr>
                <w:t>étroitement avec</w:t>
              </w:r>
            </w:ins>
            <w:del w:id="401" w:author="Clarisse Veylon (Consultant)" w:date="2025-10-09T12:27:00Z">
              <w:r w:rsidR="008F631A" w:rsidRPr="4EF77C7B" w:rsidDel="65A81CA8">
                <w:rPr>
                  <w:sz w:val="20"/>
                  <w:szCs w:val="20"/>
                  <w:lang w:val="fr-CD"/>
                </w:rPr>
                <w:delText>sur</w:delText>
              </w:r>
            </w:del>
            <w:r w:rsidRPr="4EF77C7B">
              <w:rPr>
                <w:sz w:val="20"/>
                <w:szCs w:val="20"/>
                <w:lang w:val="fr-CD"/>
              </w:rPr>
              <w:t xml:space="preserve"> les priorités</w:t>
            </w:r>
            <w:ins w:id="402" w:author="Clarisse Veylon (Consultant)" w:date="2025-10-09T12:30:00Z">
              <w:r w:rsidR="7B36C612" w:rsidRPr="4EF77C7B">
                <w:rPr>
                  <w:sz w:val="20"/>
                  <w:szCs w:val="20"/>
                  <w:lang w:val="fr-CD"/>
                </w:rPr>
                <w:t xml:space="preserve"> </w:t>
              </w:r>
            </w:ins>
            <w:ins w:id="403" w:author="Clarisse Veylon (Consultant)" w:date="2025-10-09T12:31:00Z">
              <w:r w:rsidR="08D81E41" w:rsidRPr="4EF77C7B">
                <w:rPr>
                  <w:sz w:val="20"/>
                  <w:szCs w:val="20"/>
                  <w:lang w:val="fr-CD"/>
                </w:rPr>
                <w:t>des</w:t>
              </w:r>
            </w:ins>
            <w:ins w:id="404" w:author="Clarisse Veylon (Consultant)" w:date="2025-10-09T12:30:00Z">
              <w:r w:rsidR="7B36C612" w:rsidRPr="4EF77C7B">
                <w:rPr>
                  <w:sz w:val="20"/>
                  <w:szCs w:val="20"/>
                  <w:lang w:val="fr-CD"/>
                </w:rPr>
                <w:t xml:space="preserve"> autres subventions soutenues</w:t>
              </w:r>
            </w:ins>
            <w:r w:rsidRPr="4EF77C7B">
              <w:rPr>
                <w:sz w:val="20"/>
                <w:szCs w:val="20"/>
                <w:lang w:val="fr-CD"/>
              </w:rPr>
              <w:t xml:space="preserve"> </w:t>
            </w:r>
            <w:ins w:id="405" w:author="Clarisse Veylon (Consultant)" w:date="2025-10-09T12:31:00Z">
              <w:r w:rsidR="5CE5CD4E" w:rsidRPr="4EF77C7B">
                <w:rPr>
                  <w:sz w:val="20"/>
                  <w:szCs w:val="20"/>
                  <w:lang w:val="fr-CD"/>
                </w:rPr>
                <w:t>par</w:t>
              </w:r>
            </w:ins>
            <w:del w:id="406" w:author="Clarisse Veylon (Consultant)" w:date="2025-10-09T12:31:00Z">
              <w:r w:rsidR="008F631A" w:rsidRPr="4EF77C7B" w:rsidDel="65A81CA8">
                <w:rPr>
                  <w:sz w:val="20"/>
                  <w:szCs w:val="20"/>
                  <w:lang w:val="fr-CD"/>
                </w:rPr>
                <w:delText>de</w:delText>
              </w:r>
            </w:del>
            <w:r w:rsidRPr="4EF77C7B">
              <w:rPr>
                <w:sz w:val="20"/>
                <w:szCs w:val="20"/>
                <w:lang w:val="fr-CD"/>
              </w:rPr>
              <w:t xml:space="preserve"> </w:t>
            </w:r>
            <w:proofErr w:type="spellStart"/>
            <w:r w:rsidRPr="4EF77C7B">
              <w:rPr>
                <w:sz w:val="20"/>
                <w:szCs w:val="20"/>
                <w:lang w:val="fr-CD"/>
              </w:rPr>
              <w:t>Gavi</w:t>
            </w:r>
            <w:proofErr w:type="spellEnd"/>
            <w:ins w:id="407" w:author="Clarisse Veylon (Consultant)" w:date="2025-10-09T12:31:00Z">
              <w:r w:rsidR="2630C6DE" w:rsidRPr="4EF77C7B">
                <w:rPr>
                  <w:sz w:val="20"/>
                  <w:szCs w:val="20"/>
                  <w:lang w:val="fr-CD"/>
                </w:rPr>
                <w:t xml:space="preserve"> en </w:t>
              </w:r>
              <w:proofErr w:type="gramStart"/>
              <w:r w:rsidR="2630C6DE" w:rsidRPr="4EF77C7B">
                <w:rPr>
                  <w:sz w:val="20"/>
                  <w:szCs w:val="20"/>
                  <w:lang w:val="fr-CD"/>
                </w:rPr>
                <w:t xml:space="preserve">RDC, </w:t>
              </w:r>
            </w:ins>
            <w:r w:rsidRPr="4EF77C7B">
              <w:rPr>
                <w:sz w:val="20"/>
                <w:szCs w:val="20"/>
                <w:lang w:val="fr-CD"/>
              </w:rPr>
              <w:t xml:space="preserve"> </w:t>
            </w:r>
            <w:ins w:id="408" w:author="Clarisse Veylon (Consultant)" w:date="2025-10-09T12:32:00Z">
              <w:r w:rsidR="1CA8DC71" w:rsidRPr="4EF77C7B">
                <w:rPr>
                  <w:sz w:val="20"/>
                  <w:szCs w:val="20"/>
                  <w:lang w:val="fr-CD"/>
                </w:rPr>
                <w:t>en</w:t>
              </w:r>
              <w:proofErr w:type="gramEnd"/>
              <w:r w:rsidR="1CA8DC71" w:rsidRPr="4EF77C7B">
                <w:rPr>
                  <w:sz w:val="20"/>
                  <w:szCs w:val="20"/>
                  <w:lang w:val="fr-CD"/>
                </w:rPr>
                <w:t xml:space="preserve"> soutenant l’introduction de nouveaux vaccins, les campagnes de vaccination et l’assistance technique à travers des interventions ciblées et complémentaires. </w:t>
              </w:r>
            </w:ins>
            <w:del w:id="409" w:author="Clarisse Veylon (Consultant)" w:date="2025-10-09T12:32:00Z">
              <w:r w:rsidR="008F631A" w:rsidRPr="4EF77C7B" w:rsidDel="55E16E52">
                <w:rPr>
                  <w:sz w:val="20"/>
                  <w:szCs w:val="20"/>
                  <w:lang w:val="fr-CD"/>
                </w:rPr>
                <w:delText xml:space="preserve">car </w:delText>
              </w:r>
              <w:r w:rsidR="008F631A" w:rsidRPr="4EF77C7B" w:rsidDel="183E7D97">
                <w:rPr>
                  <w:sz w:val="20"/>
                  <w:szCs w:val="20"/>
                  <w:lang w:val="fr-CD"/>
                </w:rPr>
                <w:delText xml:space="preserve">elles assurent la continuité opérationnelle du programme à tous les niveaux </w:delText>
              </w:r>
              <w:r w:rsidR="008F631A" w:rsidRPr="4EF77C7B" w:rsidDel="5B03EF49">
                <w:rPr>
                  <w:sz w:val="20"/>
                  <w:szCs w:val="20"/>
                  <w:lang w:val="fr-CD"/>
                </w:rPr>
                <w:delText xml:space="preserve">en cohérence </w:delText>
              </w:r>
              <w:r w:rsidR="008F631A" w:rsidRPr="4EF77C7B" w:rsidDel="0309680C">
                <w:rPr>
                  <w:sz w:val="20"/>
                  <w:szCs w:val="20"/>
                  <w:lang w:val="fr-CD"/>
                </w:rPr>
                <w:delText>avec l’introduction</w:delText>
              </w:r>
              <w:r w:rsidR="008F631A" w:rsidRPr="4EF77C7B" w:rsidDel="65A81CA8">
                <w:rPr>
                  <w:sz w:val="20"/>
                  <w:szCs w:val="20"/>
                  <w:lang w:val="fr-CD"/>
                </w:rPr>
                <w:delText xml:space="preserve"> de nouveaux vaccins, les campagnes de vaccination et l’assistance technique</w:delText>
              </w:r>
            </w:del>
            <w:r w:rsidR="5B03EF49" w:rsidRPr="4EF77C7B">
              <w:rPr>
                <w:sz w:val="20"/>
                <w:szCs w:val="20"/>
                <w:lang w:val="fr-CD"/>
              </w:rPr>
              <w:t>.</w:t>
            </w:r>
            <w:r w:rsidRPr="4EF77C7B">
              <w:rPr>
                <w:sz w:val="20"/>
                <w:szCs w:val="20"/>
                <w:lang w:val="fr-CD"/>
              </w:rPr>
              <w:t xml:space="preserve"> </w:t>
            </w:r>
          </w:p>
          <w:p w14:paraId="28AB43FC" w14:textId="77777777" w:rsidR="00F939C9" w:rsidRPr="007B4494" w:rsidRDefault="00F939C9" w:rsidP="008F631A">
            <w:pPr>
              <w:spacing w:line="276" w:lineRule="auto"/>
              <w:rPr>
                <w:sz w:val="20"/>
                <w:szCs w:val="20"/>
                <w:lang w:val="fr-CD"/>
              </w:rPr>
            </w:pPr>
          </w:p>
          <w:p w14:paraId="6BBC5733" w14:textId="2D050C21" w:rsidR="00750D36" w:rsidRDefault="7DF6D9A8" w:rsidP="00750D36">
            <w:pPr>
              <w:spacing w:line="276" w:lineRule="auto"/>
              <w:rPr>
                <w:ins w:id="410" w:author="Jean Serge NGAIMA" w:date="2025-10-07T11:07:00Z" w16du:dateUtc="2025-10-07T10:07:00Z"/>
                <w:sz w:val="20"/>
                <w:szCs w:val="20"/>
                <w:lang w:val="fr-CD"/>
              </w:rPr>
            </w:pPr>
            <w:ins w:id="411" w:author="Jean Serge NGAIMA" w:date="2025-10-07T11:07:00Z">
              <w:r w:rsidRPr="4EF77C7B">
                <w:rPr>
                  <w:sz w:val="20"/>
                  <w:szCs w:val="20"/>
                  <w:lang w:val="fr-CD"/>
                </w:rPr>
                <w:t xml:space="preserve">L’appui à l’introduction des nouveaux vaccins et au plan </w:t>
              </w:r>
              <w:proofErr w:type="spellStart"/>
              <w:r w:rsidRPr="4EF77C7B">
                <w:rPr>
                  <w:sz w:val="20"/>
                  <w:szCs w:val="20"/>
                  <w:lang w:val="fr-CD"/>
                </w:rPr>
                <w:t>Mashako</w:t>
              </w:r>
              <w:proofErr w:type="spellEnd"/>
              <w:r w:rsidRPr="4EF77C7B">
                <w:rPr>
                  <w:sz w:val="20"/>
                  <w:szCs w:val="20"/>
                  <w:lang w:val="fr-CD"/>
                </w:rPr>
                <w:t xml:space="preserve"> assure une coordination renforcée, une préparation logistique adaptée et une formation du personnel au niveau local. Ce</w:t>
              </w:r>
            </w:ins>
            <w:ins w:id="412" w:author="Clarisse Veylon (Consultant)" w:date="2025-10-09T12:28:00Z">
              <w:r w:rsidR="2EF7FD7A" w:rsidRPr="4EF77C7B">
                <w:rPr>
                  <w:sz w:val="20"/>
                  <w:szCs w:val="20"/>
                  <w:lang w:val="fr-CD"/>
                </w:rPr>
                <w:t xml:space="preserve">s </w:t>
              </w:r>
              <w:r w:rsidR="2EF7FD7A" w:rsidRPr="4EF77C7B">
                <w:rPr>
                  <w:sz w:val="20"/>
                  <w:szCs w:val="20"/>
                  <w:lang w:val="fr-CD"/>
                </w:rPr>
                <w:lastRenderedPageBreak/>
                <w:t xml:space="preserve">éléments </w:t>
              </w:r>
            </w:ins>
            <w:ins w:id="413" w:author="Jean Serge NGAIMA" w:date="2025-10-07T11:07:00Z">
              <w:del w:id="414" w:author="Clarisse Veylon (Consultant)" w:date="2025-10-09T12:28:00Z">
                <w:r w:rsidR="00750D36" w:rsidRPr="4EF77C7B" w:rsidDel="7DF6D9A8">
                  <w:rPr>
                    <w:sz w:val="20"/>
                    <w:szCs w:val="20"/>
                    <w:lang w:val="fr-CD"/>
                  </w:rPr>
                  <w:delText>la</w:delText>
                </w:r>
              </w:del>
              <w:r w:rsidRPr="4EF77C7B">
                <w:rPr>
                  <w:sz w:val="20"/>
                  <w:szCs w:val="20"/>
                  <w:lang w:val="fr-CD"/>
                </w:rPr>
                <w:t xml:space="preserve"> facilite</w:t>
              </w:r>
            </w:ins>
            <w:ins w:id="415" w:author="Clarisse Veylon (Consultant)" w:date="2025-10-09T12:28:00Z">
              <w:r w:rsidR="40A635B3" w:rsidRPr="4EF77C7B">
                <w:rPr>
                  <w:sz w:val="20"/>
                  <w:szCs w:val="20"/>
                  <w:lang w:val="fr-CD"/>
                </w:rPr>
                <w:t>nt</w:t>
              </w:r>
            </w:ins>
            <w:ins w:id="416" w:author="Jean Serge NGAIMA" w:date="2025-10-07T11:07:00Z">
              <w:r w:rsidRPr="4EF77C7B">
                <w:rPr>
                  <w:sz w:val="20"/>
                  <w:szCs w:val="20"/>
                  <w:lang w:val="fr-CD"/>
                </w:rPr>
                <w:t xml:space="preserve"> l’intégration rapide</w:t>
              </w:r>
            </w:ins>
            <w:ins w:id="417" w:author="Clarisse Veylon (Consultant)" w:date="2025-10-09T12:28:00Z">
              <w:r w:rsidR="4A9BEDF2" w:rsidRPr="4EF77C7B">
                <w:rPr>
                  <w:sz w:val="20"/>
                  <w:szCs w:val="20"/>
                  <w:lang w:val="fr-CD"/>
                </w:rPr>
                <w:t xml:space="preserve"> et sécurisée</w:t>
              </w:r>
            </w:ins>
            <w:ins w:id="418" w:author="Jean Serge NGAIMA" w:date="2025-10-07T11:07:00Z">
              <w:r w:rsidRPr="4EF77C7B">
                <w:rPr>
                  <w:sz w:val="20"/>
                  <w:szCs w:val="20"/>
                  <w:lang w:val="fr-CD"/>
                </w:rPr>
                <w:t xml:space="preserve"> des nouveaux vaccins dans les programmes nationaux </w:t>
              </w:r>
              <w:del w:id="419" w:author="Clarisse Veylon (Consultant)" w:date="2025-10-09T12:28:00Z">
                <w:r w:rsidR="00750D36" w:rsidRPr="4EF77C7B" w:rsidDel="7DF6D9A8">
                  <w:rPr>
                    <w:sz w:val="20"/>
                    <w:szCs w:val="20"/>
                    <w:lang w:val="fr-CD"/>
                  </w:rPr>
                  <w:delText>et soutient les exigences de sécurité</w:delText>
                </w:r>
              </w:del>
              <w:r w:rsidRPr="4EF77C7B">
                <w:rPr>
                  <w:sz w:val="20"/>
                  <w:szCs w:val="20"/>
                  <w:lang w:val="fr-CD"/>
                </w:rPr>
                <w:t xml:space="preserve">, </w:t>
              </w:r>
            </w:ins>
            <w:ins w:id="420" w:author="Clarisse Veylon (Consultant)" w:date="2025-10-09T12:29:00Z">
              <w:r w:rsidR="0DA71152" w:rsidRPr="4EF77C7B">
                <w:rPr>
                  <w:sz w:val="20"/>
                  <w:szCs w:val="20"/>
                  <w:lang w:val="fr-CD"/>
                </w:rPr>
                <w:t xml:space="preserve">conformément aux exigences de </w:t>
              </w:r>
              <w:proofErr w:type="spellStart"/>
              <w:r w:rsidR="0DA71152" w:rsidRPr="4EF77C7B">
                <w:rPr>
                  <w:sz w:val="20"/>
                  <w:szCs w:val="20"/>
                  <w:lang w:val="fr-CD"/>
                </w:rPr>
                <w:t>Gavi</w:t>
              </w:r>
              <w:proofErr w:type="spellEnd"/>
              <w:r w:rsidR="0DA71152" w:rsidRPr="4EF77C7B">
                <w:rPr>
                  <w:sz w:val="20"/>
                  <w:szCs w:val="20"/>
                  <w:lang w:val="fr-CD"/>
                </w:rPr>
                <w:t xml:space="preserve"> en matière </w:t>
              </w:r>
            </w:ins>
            <w:ins w:id="421" w:author="Jean Serge NGAIMA" w:date="2025-10-07T11:07:00Z">
              <w:r w:rsidRPr="4EF77C7B">
                <w:rPr>
                  <w:sz w:val="20"/>
                  <w:szCs w:val="20"/>
                  <w:lang w:val="fr-CD"/>
                </w:rPr>
                <w:t xml:space="preserve">de chaîne du froid et de suivi épidémiologique </w:t>
              </w:r>
              <w:del w:id="422" w:author="Clarisse Veylon (Consultant)" w:date="2025-10-09T12:30:00Z">
                <w:r w:rsidR="00750D36" w:rsidRPr="4EF77C7B" w:rsidDel="7DF6D9A8">
                  <w:rPr>
                    <w:sz w:val="20"/>
                    <w:szCs w:val="20"/>
                    <w:lang w:val="fr-CD"/>
                  </w:rPr>
                  <w:delText>demandées par Gavi</w:delText>
                </w:r>
              </w:del>
              <w:r w:rsidRPr="4EF77C7B">
                <w:rPr>
                  <w:sz w:val="20"/>
                  <w:szCs w:val="20"/>
                  <w:lang w:val="fr-CD"/>
                </w:rPr>
                <w:t>.</w:t>
              </w:r>
            </w:ins>
          </w:p>
          <w:p w14:paraId="336A4161" w14:textId="77777777" w:rsidR="00750D36" w:rsidRDefault="00750D36" w:rsidP="00750D36">
            <w:pPr>
              <w:spacing w:line="276" w:lineRule="auto"/>
              <w:rPr>
                <w:ins w:id="423" w:author="Jean Serge NGAIMA" w:date="2025-10-07T11:07:00Z" w16du:dateUtc="2025-10-07T10:07:00Z"/>
                <w:sz w:val="20"/>
                <w:szCs w:val="20"/>
                <w:lang w:val="fr-CD"/>
              </w:rPr>
            </w:pPr>
          </w:p>
          <w:p w14:paraId="5791A605" w14:textId="77777777" w:rsidR="00750D36" w:rsidRDefault="00750D36" w:rsidP="008F631A">
            <w:pPr>
              <w:spacing w:line="276" w:lineRule="auto"/>
              <w:rPr>
                <w:ins w:id="424" w:author="Jean Serge NGAIMA" w:date="2025-10-07T11:07:00Z" w16du:dateUtc="2025-10-07T10:07:00Z"/>
                <w:sz w:val="20"/>
                <w:szCs w:val="20"/>
                <w:lang w:val="fr-CD"/>
              </w:rPr>
            </w:pPr>
          </w:p>
          <w:p w14:paraId="7C98B7EB" w14:textId="764C4670" w:rsidR="008F631A" w:rsidRDefault="29B8803D" w:rsidP="00244035">
            <w:pPr>
              <w:spacing w:line="276" w:lineRule="auto"/>
              <w:jc w:val="both"/>
              <w:rPr>
                <w:ins w:id="425" w:author="Jean Serge NGAIMA" w:date="2025-10-07T11:08:00Z" w16du:dateUtc="2025-10-07T10:08:00Z"/>
                <w:sz w:val="20"/>
                <w:szCs w:val="20"/>
                <w:lang w:val="fr-CD"/>
              </w:rPr>
            </w:pPr>
            <w:r w:rsidRPr="4EF77C7B">
              <w:rPr>
                <w:sz w:val="20"/>
                <w:szCs w:val="20"/>
                <w:lang w:val="fr-CD"/>
              </w:rPr>
              <w:t>Le renforcement du pilotage et d</w:t>
            </w:r>
            <w:ins w:id="426" w:author="Clarisse Veylon (Consultant)" w:date="2025-10-09T12:33:00Z">
              <w:r w:rsidR="105035AD" w:rsidRPr="4EF77C7B">
                <w:rPr>
                  <w:sz w:val="20"/>
                  <w:szCs w:val="20"/>
                  <w:lang w:val="fr-CD"/>
                </w:rPr>
                <w:t>es mécanismes de</w:t>
              </w:r>
            </w:ins>
            <w:del w:id="427" w:author="Clarisse Veylon (Consultant)" w:date="2025-10-09T12:33:00Z">
              <w:r w:rsidR="00244035" w:rsidRPr="4EF77C7B" w:rsidDel="29B8803D">
                <w:rPr>
                  <w:sz w:val="20"/>
                  <w:szCs w:val="20"/>
                  <w:lang w:val="fr-CD"/>
                </w:rPr>
                <w:delText>u</w:delText>
              </w:r>
            </w:del>
            <w:r w:rsidRPr="4EF77C7B">
              <w:rPr>
                <w:sz w:val="20"/>
                <w:szCs w:val="20"/>
                <w:lang w:val="fr-CD"/>
              </w:rPr>
              <w:t xml:space="preserve"> </w:t>
            </w:r>
            <w:del w:id="428" w:author="Clarisse Veylon (Consultant)" w:date="2025-10-09T12:24:00Z">
              <w:r w:rsidR="00244035" w:rsidRPr="4EF77C7B" w:rsidDel="29B8803D">
                <w:rPr>
                  <w:sz w:val="20"/>
                  <w:szCs w:val="20"/>
                  <w:lang w:val="fr-CD"/>
                </w:rPr>
                <w:delText xml:space="preserve">  </w:delText>
              </w:r>
            </w:del>
            <w:r w:rsidRPr="4EF77C7B">
              <w:rPr>
                <w:sz w:val="20"/>
                <w:szCs w:val="20"/>
                <w:lang w:val="fr-CD"/>
              </w:rPr>
              <w:t>financement (</w:t>
            </w:r>
            <w:del w:id="429" w:author="Clarisse Veylon (Consultant)" w:date="2025-10-09T12:24:00Z">
              <w:r w:rsidR="00244035" w:rsidRPr="4EF77C7B" w:rsidDel="29B8803D">
                <w:rPr>
                  <w:sz w:val="20"/>
                  <w:szCs w:val="20"/>
                  <w:lang w:val="fr-CD"/>
                </w:rPr>
                <w:delText>MOU,Paiement</w:delText>
              </w:r>
            </w:del>
            <w:ins w:id="430" w:author="Clarisse Veylon (Consultant)" w:date="2025-10-09T12:24:00Z">
              <w:r w:rsidR="38E1F688" w:rsidRPr="4EF77C7B">
                <w:rPr>
                  <w:sz w:val="20"/>
                  <w:szCs w:val="20"/>
                  <w:lang w:val="fr-CD"/>
                </w:rPr>
                <w:t>MOU, paiement</w:t>
              </w:r>
            </w:ins>
            <w:r w:rsidRPr="4EF77C7B">
              <w:rPr>
                <w:sz w:val="20"/>
                <w:szCs w:val="20"/>
                <w:lang w:val="fr-CD"/>
              </w:rPr>
              <w:t xml:space="preserve"> mobile…) </w:t>
            </w:r>
            <w:ins w:id="431" w:author="Clarisse Veylon (Consultant)" w:date="2025-10-09T12:34:00Z">
              <w:r w:rsidR="62F410D7" w:rsidRPr="4EF77C7B">
                <w:rPr>
                  <w:sz w:val="20"/>
                  <w:szCs w:val="20"/>
                  <w:lang w:val="fr-CD"/>
                </w:rPr>
                <w:t xml:space="preserve">contribue </w:t>
              </w:r>
            </w:ins>
            <w:ins w:id="432" w:author="Jean Serge NGAIMA" w:date="2025-10-07T11:06:00Z">
              <w:del w:id="433" w:author="Clarisse Veylon (Consultant)" w:date="2025-10-09T12:34:00Z">
                <w:r w:rsidR="00244035" w:rsidRPr="4EF77C7B" w:rsidDel="54CCE554">
                  <w:rPr>
                    <w:sz w:val="20"/>
                    <w:szCs w:val="20"/>
                    <w:lang w:val="fr-CD"/>
                  </w:rPr>
                  <w:delText>permet de soutenir</w:delText>
                </w:r>
              </w:del>
              <w:r w:rsidR="54CCE554" w:rsidRPr="4EF77C7B">
                <w:rPr>
                  <w:sz w:val="20"/>
                  <w:szCs w:val="20"/>
                  <w:lang w:val="fr-CD"/>
                </w:rPr>
                <w:t xml:space="preserve"> </w:t>
              </w:r>
            </w:ins>
            <w:del w:id="434" w:author="Jean Serge NGAIMA" w:date="2025-10-07T11:06:00Z">
              <w:r w:rsidR="00244035" w:rsidRPr="4EF77C7B" w:rsidDel="29B8803D">
                <w:rPr>
                  <w:sz w:val="20"/>
                  <w:szCs w:val="20"/>
                  <w:lang w:val="fr-CD"/>
                </w:rPr>
                <w:delText>soutiennent</w:delText>
              </w:r>
            </w:del>
            <w:r w:rsidRPr="4EF77C7B">
              <w:rPr>
                <w:sz w:val="20"/>
                <w:szCs w:val="20"/>
                <w:lang w:val="fr-CD"/>
              </w:rPr>
              <w:t xml:space="preserve"> </w:t>
            </w:r>
            <w:ins w:id="435" w:author="Clarisse Veylon (Consultant)" w:date="2025-10-09T12:34:00Z">
              <w:r w:rsidR="1394CAAF" w:rsidRPr="4EF77C7B">
                <w:rPr>
                  <w:sz w:val="20"/>
                  <w:szCs w:val="20"/>
                  <w:lang w:val="fr-CD"/>
                </w:rPr>
                <w:t xml:space="preserve">à </w:t>
              </w:r>
            </w:ins>
            <w:r w:rsidRPr="4EF77C7B">
              <w:rPr>
                <w:sz w:val="20"/>
                <w:szCs w:val="20"/>
                <w:lang w:val="fr-CD"/>
              </w:rPr>
              <w:t xml:space="preserve">une gestion financière </w:t>
            </w:r>
            <w:ins w:id="436" w:author="Clarisse Veylon (Consultant)" w:date="2025-10-09T12:34:00Z">
              <w:r w:rsidR="480080D5" w:rsidRPr="4EF77C7B">
                <w:rPr>
                  <w:sz w:val="20"/>
                  <w:szCs w:val="20"/>
                  <w:lang w:val="fr-CD"/>
                </w:rPr>
                <w:t xml:space="preserve">transparente et efficace, essentielle pour </w:t>
              </w:r>
            </w:ins>
            <w:del w:id="437" w:author="Clarisse Veylon (Consultant)" w:date="2025-10-09T12:34:00Z">
              <w:r w:rsidR="00244035" w:rsidRPr="4EF77C7B" w:rsidDel="29B8803D">
                <w:rPr>
                  <w:sz w:val="20"/>
                  <w:szCs w:val="20"/>
                  <w:lang w:val="fr-CD"/>
                </w:rPr>
                <w:delText>robuste</w:delText>
              </w:r>
            </w:del>
            <w:r w:rsidRPr="4EF77C7B">
              <w:rPr>
                <w:sz w:val="20"/>
                <w:szCs w:val="20"/>
                <w:lang w:val="fr-CD"/>
              </w:rPr>
              <w:t xml:space="preserve"> </w:t>
            </w:r>
            <w:ins w:id="438" w:author="Clarisse Veylon (Consultant)" w:date="2025-10-09T12:34:00Z">
              <w:r w:rsidR="1EE529D6" w:rsidRPr="4EF77C7B">
                <w:rPr>
                  <w:sz w:val="20"/>
                  <w:szCs w:val="20"/>
                  <w:lang w:val="fr-CD"/>
                </w:rPr>
                <w:t xml:space="preserve">les </w:t>
              </w:r>
            </w:ins>
            <w:del w:id="439" w:author="Clarisse Veylon (Consultant)" w:date="2025-10-09T12:34:00Z">
              <w:r w:rsidR="00244035" w:rsidRPr="4EF77C7B" w:rsidDel="29B8803D">
                <w:rPr>
                  <w:sz w:val="20"/>
                  <w:szCs w:val="20"/>
                  <w:lang w:val="fr-CD"/>
                </w:rPr>
                <w:delText>nécessaire aux</w:delText>
              </w:r>
            </w:del>
            <w:r w:rsidRPr="4EF77C7B">
              <w:rPr>
                <w:sz w:val="20"/>
                <w:szCs w:val="20"/>
                <w:lang w:val="fr-CD"/>
              </w:rPr>
              <w:t xml:space="preserve"> achats et </w:t>
            </w:r>
            <w:del w:id="440" w:author="Clarisse Veylon (Consultant)" w:date="2025-10-09T12:35:00Z">
              <w:r w:rsidR="00244035" w:rsidRPr="4EF77C7B" w:rsidDel="29B8803D">
                <w:rPr>
                  <w:sz w:val="20"/>
                  <w:szCs w:val="20"/>
                  <w:lang w:val="fr-CD"/>
                </w:rPr>
                <w:delText>à</w:delText>
              </w:r>
            </w:del>
            <w:r w:rsidRPr="4EF77C7B">
              <w:rPr>
                <w:sz w:val="20"/>
                <w:szCs w:val="20"/>
                <w:lang w:val="fr-CD"/>
              </w:rPr>
              <w:t xml:space="preserve"> la distribution des </w:t>
            </w:r>
            <w:proofErr w:type="gramStart"/>
            <w:r w:rsidRPr="4EF77C7B">
              <w:rPr>
                <w:sz w:val="20"/>
                <w:szCs w:val="20"/>
                <w:lang w:val="fr-CD"/>
              </w:rPr>
              <w:t xml:space="preserve">vaccins </w:t>
            </w:r>
            <w:ins w:id="441" w:author="Clarisse Veylon (Consultant)" w:date="2025-10-09T12:35:00Z">
              <w:r w:rsidR="6DAE2A65" w:rsidRPr="4EF77C7B">
                <w:rPr>
                  <w:sz w:val="20"/>
                  <w:szCs w:val="20"/>
                  <w:lang w:val="fr-CD"/>
                </w:rPr>
                <w:t>.</w:t>
              </w:r>
              <w:proofErr w:type="gramEnd"/>
              <w:r w:rsidR="6DAE2A65" w:rsidRPr="4EF77C7B">
                <w:rPr>
                  <w:sz w:val="20"/>
                  <w:szCs w:val="20"/>
                  <w:lang w:val="fr-CD"/>
                </w:rPr>
                <w:t xml:space="preserve"> </w:t>
              </w:r>
            </w:ins>
            <w:del w:id="442" w:author="Clarisse Veylon (Consultant)" w:date="2025-10-09T12:35:00Z">
              <w:r w:rsidR="00244035" w:rsidRPr="4EF77C7B" w:rsidDel="29B8803D">
                <w:rPr>
                  <w:sz w:val="20"/>
                  <w:szCs w:val="20"/>
                  <w:lang w:val="fr-CD"/>
                </w:rPr>
                <w:delText>nouvellement introduits, et</w:delText>
              </w:r>
            </w:del>
            <w:r w:rsidRPr="4EF77C7B">
              <w:rPr>
                <w:sz w:val="20"/>
                <w:szCs w:val="20"/>
                <w:lang w:val="fr-CD"/>
              </w:rPr>
              <w:t xml:space="preserve"> </w:t>
            </w:r>
            <w:ins w:id="443" w:author="Clarisse Veylon (Consultant)" w:date="2025-10-09T12:35:00Z">
              <w:r w:rsidR="299580EE" w:rsidRPr="4EF77C7B">
                <w:rPr>
                  <w:sz w:val="20"/>
                  <w:szCs w:val="20"/>
                  <w:lang w:val="fr-CD"/>
                </w:rPr>
                <w:t>Ces dispositifs soutiennent la gouvernance et la redevabilité, en assurant une définition claire des responsabilités et des résu</w:t>
              </w:r>
            </w:ins>
            <w:ins w:id="444" w:author="Clarisse Veylon (Consultant)" w:date="2025-10-09T12:36:00Z">
              <w:r w:rsidR="299580EE" w:rsidRPr="4EF77C7B">
                <w:rPr>
                  <w:sz w:val="20"/>
                  <w:szCs w:val="20"/>
                  <w:lang w:val="fr-CD"/>
                </w:rPr>
                <w:t>ltats mesurables</w:t>
              </w:r>
            </w:ins>
            <w:ins w:id="445" w:author="Clarisse Veylon (Consultant)" w:date="2025-10-09T12:37:00Z">
              <w:r w:rsidR="2E506F5E" w:rsidRPr="4EF77C7B">
                <w:rPr>
                  <w:sz w:val="20"/>
                  <w:szCs w:val="20"/>
                  <w:lang w:val="fr-CD"/>
                </w:rPr>
                <w:t xml:space="preserve"> </w:t>
              </w:r>
            </w:ins>
            <w:del w:id="446" w:author="Clarisse Veylon (Consultant)" w:date="2025-10-09T12:37:00Z">
              <w:r w:rsidR="00244035" w:rsidRPr="4EF77C7B" w:rsidDel="29B8803D">
                <w:rPr>
                  <w:sz w:val="20"/>
                  <w:szCs w:val="20"/>
                  <w:lang w:val="fr-CD"/>
                </w:rPr>
                <w:delText>garantissent des flux transparents pour les partenaires financiers.En effet,l</w:delText>
              </w:r>
              <w:r w:rsidR="00244035" w:rsidRPr="4EF77C7B" w:rsidDel="65A81CA8">
                <w:rPr>
                  <w:sz w:val="20"/>
                  <w:szCs w:val="20"/>
                  <w:lang w:val="fr-CD"/>
                </w:rPr>
                <w:delText xml:space="preserve">a mise en œuvre de l’approche MoU et le développement du dispositif de suivi-évaluation renforcent la gouvernance et la chaîne de responsabilisation, éléments clés pour les subventions Gavi qui </w:delText>
              </w:r>
              <w:r w:rsidR="00244035" w:rsidRPr="4EF77C7B" w:rsidDel="690D4F9A">
                <w:rPr>
                  <w:sz w:val="20"/>
                  <w:szCs w:val="20"/>
                  <w:lang w:val="fr-CD"/>
                </w:rPr>
                <w:delText>necessitent</w:delText>
              </w:r>
              <w:r w:rsidR="00244035" w:rsidRPr="4EF77C7B" w:rsidDel="65A81CA8">
                <w:rPr>
                  <w:sz w:val="20"/>
                  <w:szCs w:val="20"/>
                  <w:lang w:val="fr-CD"/>
                </w:rPr>
                <w:delText xml:space="preserve"> une </w:delText>
              </w:r>
              <w:r w:rsidR="00244035" w:rsidRPr="4EF77C7B" w:rsidDel="690D4F9A">
                <w:rPr>
                  <w:sz w:val="20"/>
                  <w:szCs w:val="20"/>
                  <w:lang w:val="fr-CD"/>
                </w:rPr>
                <w:delText xml:space="preserve">définition </w:delText>
              </w:r>
              <w:r w:rsidR="00244035" w:rsidRPr="4EF77C7B" w:rsidDel="65A81CA8">
                <w:rPr>
                  <w:sz w:val="20"/>
                  <w:szCs w:val="20"/>
                  <w:lang w:val="fr-CD"/>
                </w:rPr>
                <w:delText xml:space="preserve"> claire des responsabilités et des résultats mesurables</w:delText>
              </w:r>
            </w:del>
            <w:r w:rsidR="65A81CA8" w:rsidRPr="4EF77C7B">
              <w:rPr>
                <w:sz w:val="20"/>
                <w:szCs w:val="20"/>
                <w:lang w:val="fr-CD"/>
              </w:rPr>
              <w:t xml:space="preserve"> lors des campagnes et des introductions de vaccins.</w:t>
            </w:r>
          </w:p>
          <w:p w14:paraId="61932BD6" w14:textId="77777777" w:rsidR="00744FFA" w:rsidRDefault="00744FFA" w:rsidP="00244035">
            <w:pPr>
              <w:spacing w:line="276" w:lineRule="auto"/>
              <w:jc w:val="both"/>
              <w:rPr>
                <w:ins w:id="447" w:author="Jean Serge NGAIMA" w:date="2025-10-07T11:08:00Z" w16du:dateUtc="2025-10-07T10:08:00Z"/>
                <w:sz w:val="20"/>
                <w:szCs w:val="20"/>
                <w:lang w:val="fr-CD"/>
              </w:rPr>
            </w:pPr>
          </w:p>
          <w:p w14:paraId="2CA39BB5" w14:textId="77777777" w:rsidR="00744FFA" w:rsidRDefault="00744FFA" w:rsidP="00744FFA">
            <w:pPr>
              <w:spacing w:line="276" w:lineRule="auto"/>
              <w:rPr>
                <w:ins w:id="448" w:author="Jean Serge NGAIMA" w:date="2025-10-07T11:08:00Z" w16du:dateUtc="2025-10-07T10:08:00Z"/>
                <w:sz w:val="20"/>
                <w:szCs w:val="20"/>
                <w:lang w:val="fr-CD"/>
              </w:rPr>
            </w:pPr>
            <w:ins w:id="449" w:author="Jean Serge NGAIMA" w:date="2025-10-07T11:08:00Z" w16du:dateUtc="2025-10-07T10:08:00Z">
              <w:r w:rsidRPr="007B4494">
                <w:rPr>
                  <w:sz w:val="20"/>
                  <w:szCs w:val="20"/>
                  <w:lang w:val="fr-CD"/>
                </w:rPr>
                <w:t xml:space="preserve">La digitalisation de la </w:t>
              </w:r>
              <w:proofErr w:type="spellStart"/>
              <w:r w:rsidRPr="007B4494">
                <w:rPr>
                  <w:sz w:val="20"/>
                  <w:szCs w:val="20"/>
                  <w:lang w:val="fr-CD"/>
                </w:rPr>
                <w:t>microplanification</w:t>
              </w:r>
              <w:proofErr w:type="spellEnd"/>
              <w:r w:rsidRPr="007B4494">
                <w:rPr>
                  <w:sz w:val="20"/>
                  <w:szCs w:val="20"/>
                  <w:lang w:val="fr-CD"/>
                </w:rPr>
                <w:t xml:space="preserve"> et l’amélioration de la qualité des données soutiennent les campagnes de vaccination en améliorant la planification, le </w:t>
              </w:r>
              <w:proofErr w:type="spellStart"/>
              <w:r w:rsidRPr="007B4494">
                <w:rPr>
                  <w:sz w:val="20"/>
                  <w:szCs w:val="20"/>
                  <w:lang w:val="fr-CD"/>
                </w:rPr>
                <w:t>reporting</w:t>
              </w:r>
              <w:proofErr w:type="spellEnd"/>
              <w:r w:rsidRPr="007B4494">
                <w:rPr>
                  <w:sz w:val="20"/>
                  <w:szCs w:val="20"/>
                  <w:lang w:val="fr-CD"/>
                </w:rPr>
                <w:t xml:space="preserve"> et l’efficacité des interventions. Cela répond directement aux attentes de </w:t>
              </w:r>
              <w:proofErr w:type="spellStart"/>
              <w:r w:rsidRPr="007B4494">
                <w:rPr>
                  <w:sz w:val="20"/>
                  <w:szCs w:val="20"/>
                  <w:lang w:val="fr-CD"/>
                </w:rPr>
                <w:t>Gavi</w:t>
              </w:r>
              <w:proofErr w:type="spellEnd"/>
              <w:r w:rsidRPr="007B4494">
                <w:rPr>
                  <w:sz w:val="20"/>
                  <w:szCs w:val="20"/>
                  <w:lang w:val="fr-CD"/>
                </w:rPr>
                <w:t xml:space="preserve"> en matière de transparence, de reddition de comptes et d’optimisation des ressources lors des campagnes et des programmes d’introduction.</w:t>
              </w:r>
            </w:ins>
          </w:p>
          <w:p w14:paraId="1B994167" w14:textId="77777777" w:rsidR="00744FFA" w:rsidRDefault="00744FFA" w:rsidP="00744FFA">
            <w:pPr>
              <w:spacing w:line="276" w:lineRule="auto"/>
              <w:rPr>
                <w:ins w:id="450" w:author="Jean Serge NGAIMA" w:date="2025-10-07T11:08:00Z" w16du:dateUtc="2025-10-07T10:08:00Z"/>
                <w:sz w:val="20"/>
                <w:szCs w:val="20"/>
                <w:lang w:val="fr-CD"/>
              </w:rPr>
            </w:pPr>
          </w:p>
          <w:p w14:paraId="2082E47E" w14:textId="616ECD4E" w:rsidR="00744FFA" w:rsidRDefault="355B3BCD" w:rsidP="00744FFA">
            <w:pPr>
              <w:spacing w:line="276" w:lineRule="auto"/>
              <w:jc w:val="both"/>
              <w:rPr>
                <w:sz w:val="20"/>
                <w:szCs w:val="20"/>
                <w:lang w:val="fr-CD"/>
              </w:rPr>
            </w:pPr>
            <w:ins w:id="451" w:author="Jean Serge NGAIMA" w:date="2025-10-07T11:08:00Z">
              <w:r w:rsidRPr="4EF77C7B">
                <w:rPr>
                  <w:sz w:val="20"/>
                  <w:szCs w:val="20"/>
                  <w:lang w:val="fr-CD"/>
                </w:rPr>
                <w:t xml:space="preserve">Enfin, le soutien logistique central et provincial garantit une exécution fluide de la prestation et des déploiements de vaccins, en cohérence avec les mécanismes de distribution et de supervision préconisés par </w:t>
              </w:r>
              <w:del w:id="452" w:author="Clarisse Veylon (Consultant)" w:date="2025-10-09T12:37:00Z">
                <w:r w:rsidR="00744FFA" w:rsidRPr="4EF77C7B" w:rsidDel="355B3BCD">
                  <w:rPr>
                    <w:sz w:val="20"/>
                    <w:szCs w:val="20"/>
                    <w:lang w:val="fr-CD"/>
                  </w:rPr>
                  <w:delText>les subventions</w:delText>
                </w:r>
              </w:del>
              <w:r w:rsidRPr="4EF77C7B">
                <w:rPr>
                  <w:sz w:val="20"/>
                  <w:szCs w:val="20"/>
                  <w:lang w:val="fr-CD"/>
                </w:rPr>
                <w:t xml:space="preserve"> </w:t>
              </w:r>
              <w:proofErr w:type="spellStart"/>
              <w:r w:rsidRPr="4EF77C7B">
                <w:rPr>
                  <w:sz w:val="20"/>
                  <w:szCs w:val="20"/>
                  <w:lang w:val="fr-CD"/>
                </w:rPr>
                <w:t>Gavi</w:t>
              </w:r>
              <w:proofErr w:type="spellEnd"/>
              <w:r w:rsidRPr="4EF77C7B">
                <w:rPr>
                  <w:sz w:val="20"/>
                  <w:szCs w:val="20"/>
                  <w:lang w:val="fr-CD"/>
                </w:rPr>
                <w:t>.</w:t>
              </w:r>
            </w:ins>
          </w:p>
          <w:p w14:paraId="6FBAA74C" w14:textId="77777777" w:rsidR="00244035" w:rsidRPr="007B4494" w:rsidRDefault="00244035" w:rsidP="00244035">
            <w:pPr>
              <w:spacing w:line="276" w:lineRule="auto"/>
              <w:jc w:val="both"/>
              <w:rPr>
                <w:sz w:val="20"/>
                <w:szCs w:val="20"/>
                <w:lang w:val="fr-CD"/>
              </w:rPr>
            </w:pPr>
          </w:p>
          <w:p w14:paraId="3DB43BAB" w14:textId="02967FD6" w:rsidR="008F631A" w:rsidRPr="00D8799A" w:rsidRDefault="008F631A" w:rsidP="008F631A">
            <w:pPr>
              <w:spacing w:line="276" w:lineRule="auto"/>
              <w:rPr>
                <w:sz w:val="20"/>
                <w:szCs w:val="20"/>
                <w:lang w:val="fr-CH"/>
              </w:rPr>
            </w:pPr>
            <w:r w:rsidRPr="007B4494">
              <w:rPr>
                <w:sz w:val="20"/>
                <w:szCs w:val="20"/>
                <w:lang w:val="fr-CD"/>
              </w:rPr>
              <w:t xml:space="preserve"> </w:t>
            </w:r>
          </w:p>
        </w:tc>
      </w:tr>
    </w:tbl>
    <w:p w14:paraId="33362DEE" w14:textId="77777777" w:rsidR="008F631A" w:rsidRPr="00D8799A" w:rsidRDefault="008F631A" w:rsidP="008F631A">
      <w:pPr>
        <w:rPr>
          <w:sz w:val="20"/>
          <w:szCs w:val="20"/>
          <w:lang w:val="fr-CH"/>
        </w:rPr>
      </w:pPr>
    </w:p>
    <w:p w14:paraId="0D645538" w14:textId="77777777" w:rsidR="00150015" w:rsidRDefault="00150015" w:rsidP="008F631A">
      <w:pPr>
        <w:rPr>
          <w:sz w:val="20"/>
          <w:szCs w:val="20"/>
          <w:lang w:val="fr-CH"/>
        </w:rPr>
      </w:pPr>
    </w:p>
    <w:p w14:paraId="408CDD60" w14:textId="084D0277" w:rsidR="008F631A" w:rsidRPr="00F0615A" w:rsidRDefault="008F631A" w:rsidP="008F631A">
      <w:pPr>
        <w:rPr>
          <w:b/>
          <w:bCs/>
          <w:sz w:val="20"/>
          <w:szCs w:val="20"/>
          <w:lang w:val="fr-CH"/>
        </w:rPr>
      </w:pPr>
      <w:r w:rsidRPr="00F0615A">
        <w:rPr>
          <w:b/>
          <w:bCs/>
          <w:sz w:val="20"/>
          <w:szCs w:val="20"/>
          <w:lang w:val="fr-CH"/>
        </w:rPr>
        <w:t xml:space="preserve">3. Le pays prévoit-il des risques importants en cas d'interruption ou de pause d'autres activités ? </w:t>
      </w:r>
    </w:p>
    <w:tbl>
      <w:tblPr>
        <w:tblStyle w:val="Grilledutableau"/>
        <w:tblW w:w="0" w:type="auto"/>
        <w:tblLook w:val="04A0" w:firstRow="1" w:lastRow="0" w:firstColumn="1" w:lastColumn="0" w:noHBand="0" w:noVBand="1"/>
      </w:tblPr>
      <w:tblGrid>
        <w:gridCol w:w="9016"/>
      </w:tblGrid>
      <w:tr w:rsidR="008F631A" w:rsidRPr="00DA2772" w14:paraId="3A8A9903" w14:textId="77777777" w:rsidTr="4EF77C7B">
        <w:tc>
          <w:tcPr>
            <w:tcW w:w="9016" w:type="dxa"/>
          </w:tcPr>
          <w:p w14:paraId="0E5A1101" w14:textId="77777777" w:rsidR="00744FFA" w:rsidRDefault="00744FFA" w:rsidP="00744FFA">
            <w:pPr>
              <w:spacing w:line="276" w:lineRule="auto"/>
              <w:rPr>
                <w:ins w:id="453" w:author="Jean Serge NGAIMA" w:date="2025-10-07T11:08:00Z" w16du:dateUtc="2025-10-07T10:08:00Z"/>
                <w:sz w:val="20"/>
                <w:szCs w:val="20"/>
                <w:lang w:val="fr-CD"/>
              </w:rPr>
            </w:pPr>
            <w:ins w:id="454" w:author="Jean Serge NGAIMA" w:date="2025-10-07T11:08:00Z" w16du:dateUtc="2025-10-07T10:08:00Z">
              <w:r>
                <w:rPr>
                  <w:sz w:val="20"/>
                  <w:szCs w:val="20"/>
                  <w:lang w:val="fr-CH"/>
                </w:rPr>
                <w:t>Des</w:t>
              </w:r>
              <w:r w:rsidRPr="00150015">
                <w:rPr>
                  <w:sz w:val="20"/>
                  <w:szCs w:val="20"/>
                  <w:lang w:val="fr-CD"/>
                </w:rPr>
                <w:t xml:space="preserve"> interruptions ou pauses d’autres activités pourraient présenter des risques importants</w:t>
              </w:r>
              <w:r>
                <w:rPr>
                  <w:sz w:val="20"/>
                  <w:szCs w:val="20"/>
                  <w:lang w:val="fr-CD"/>
                </w:rPr>
                <w:t xml:space="preserve"> pour tous les domaines de la vaccination au regard des défis spécifiques que ces derniers présentent.</w:t>
              </w:r>
            </w:ins>
          </w:p>
          <w:p w14:paraId="304B1560" w14:textId="77777777" w:rsidR="00744FFA" w:rsidRDefault="00744FFA" w:rsidP="00744FFA">
            <w:pPr>
              <w:spacing w:line="276" w:lineRule="auto"/>
              <w:jc w:val="both"/>
              <w:rPr>
                <w:ins w:id="455" w:author="Jean Serge NGAIMA" w:date="2025-10-07T11:08:00Z" w16du:dateUtc="2025-10-07T10:08:00Z"/>
                <w:sz w:val="20"/>
                <w:szCs w:val="20"/>
                <w:lang w:val="fr-CD"/>
              </w:rPr>
            </w:pPr>
          </w:p>
          <w:p w14:paraId="4B7FDEB0" w14:textId="77777777" w:rsidR="00744FFA" w:rsidRDefault="00744FFA" w:rsidP="00744FFA">
            <w:pPr>
              <w:spacing w:line="276" w:lineRule="auto"/>
              <w:jc w:val="both"/>
              <w:rPr>
                <w:ins w:id="456" w:author="Jean Serge NGAIMA" w:date="2025-10-07T11:08:00Z" w16du:dateUtc="2025-10-07T10:08:00Z"/>
                <w:sz w:val="20"/>
                <w:szCs w:val="20"/>
                <w:lang w:val="fr-CH"/>
              </w:rPr>
            </w:pPr>
            <w:ins w:id="457" w:author="Jean Serge NGAIMA" w:date="2025-10-07T11:08:00Z" w16du:dateUtc="2025-10-07T10:08:00Z">
              <w:r>
                <w:rPr>
                  <w:sz w:val="20"/>
                  <w:szCs w:val="20"/>
                  <w:lang w:val="fr-CD"/>
                </w:rPr>
                <w:t xml:space="preserve">Une interruption des activités d’ACP de la prestation des services entraînerait des conséquences majeures sur les performances du PEV à savoir la </w:t>
              </w:r>
              <w:proofErr w:type="spellStart"/>
              <w:r>
                <w:rPr>
                  <w:sz w:val="20"/>
                  <w:szCs w:val="20"/>
                  <w:lang w:val="fr-CD"/>
                </w:rPr>
                <w:t>pert</w:t>
              </w:r>
              <w:proofErr w:type="spellEnd"/>
              <w:r w:rsidRPr="00150015">
                <w:rPr>
                  <w:sz w:val="20"/>
                  <w:szCs w:val="20"/>
                  <w:lang w:val="fr-CH"/>
                </w:rPr>
                <w:t>e de continuité de la vaccination de routine</w:t>
              </w:r>
              <w:r>
                <w:rPr>
                  <w:sz w:val="20"/>
                  <w:szCs w:val="20"/>
                  <w:lang w:val="fr-CH"/>
                </w:rPr>
                <w:t>, le ralentissement de l’intégration des innovations au sein du programme, le retard dans l’introduction des nouveaux vaccins, la baisse</w:t>
              </w:r>
              <w:r w:rsidRPr="00150015">
                <w:rPr>
                  <w:sz w:val="20"/>
                  <w:szCs w:val="20"/>
                  <w:lang w:val="fr-CH"/>
                </w:rPr>
                <w:t xml:space="preserve"> de la couverture vaccinale, une augmentation </w:t>
              </w:r>
              <w:r>
                <w:rPr>
                  <w:sz w:val="20"/>
                  <w:szCs w:val="20"/>
                  <w:lang w:val="fr-CH"/>
                </w:rPr>
                <w:t>de nombre de zéro dose, des</w:t>
              </w:r>
              <w:r w:rsidRPr="00150015">
                <w:rPr>
                  <w:sz w:val="20"/>
                  <w:szCs w:val="20"/>
                  <w:lang w:val="fr-CH"/>
                </w:rPr>
                <w:t xml:space="preserve"> </w:t>
              </w:r>
              <w:r>
                <w:rPr>
                  <w:sz w:val="20"/>
                  <w:szCs w:val="20"/>
                  <w:lang w:val="fr-CH"/>
                </w:rPr>
                <w:t xml:space="preserve">sous vaccinés </w:t>
              </w:r>
              <w:r w:rsidRPr="00150015">
                <w:rPr>
                  <w:sz w:val="20"/>
                  <w:szCs w:val="20"/>
                  <w:lang w:val="fr-CH"/>
                </w:rPr>
                <w:t xml:space="preserve">et </w:t>
              </w:r>
              <w:r>
                <w:rPr>
                  <w:sz w:val="20"/>
                  <w:szCs w:val="20"/>
                  <w:lang w:val="fr-CH"/>
                </w:rPr>
                <w:t>la survenue des épidémies jadis maitrisées à l’instar de Rougeole</w:t>
              </w:r>
              <w:r w:rsidRPr="00150015">
                <w:rPr>
                  <w:sz w:val="20"/>
                  <w:szCs w:val="20"/>
                  <w:lang w:val="fr-CH"/>
                </w:rPr>
                <w:t xml:space="preserve">. </w:t>
              </w:r>
            </w:ins>
          </w:p>
          <w:p w14:paraId="038EE57A" w14:textId="77777777" w:rsidR="00744FFA" w:rsidRDefault="00744FFA" w:rsidP="00744FFA">
            <w:pPr>
              <w:spacing w:line="276" w:lineRule="auto"/>
              <w:jc w:val="both"/>
              <w:rPr>
                <w:ins w:id="458" w:author="Jean Serge NGAIMA" w:date="2025-10-07T11:08:00Z" w16du:dateUtc="2025-10-07T10:08:00Z"/>
                <w:sz w:val="20"/>
                <w:szCs w:val="20"/>
                <w:lang w:val="fr-CH"/>
              </w:rPr>
            </w:pPr>
          </w:p>
          <w:p w14:paraId="1C061D23" w14:textId="23A88486" w:rsidR="00744FFA" w:rsidRDefault="0934B03E" w:rsidP="4EF77C7B">
            <w:pPr>
              <w:spacing w:line="276" w:lineRule="auto"/>
              <w:jc w:val="both"/>
              <w:rPr>
                <w:ins w:id="459" w:author="Jean Serge NGAIMA" w:date="2025-10-10T18:44:00Z" w16du:dateUtc="2025-10-10T17:44:00Z"/>
                <w:sz w:val="20"/>
                <w:szCs w:val="20"/>
                <w:lang w:val="fr-CH"/>
              </w:rPr>
            </w:pPr>
            <w:ins w:id="460" w:author="Clarisse Veylon (Consultant)" w:date="2025-10-09T12:41:00Z">
              <w:r w:rsidRPr="4EF77C7B">
                <w:rPr>
                  <w:sz w:val="20"/>
                  <w:szCs w:val="20"/>
                  <w:lang w:val="fr-CH"/>
                </w:rPr>
                <w:t xml:space="preserve">En ce qui concerne la chaîne d’approvisionnement, une interruption éventuelle de la mise en œuvre du plan </w:t>
              </w:r>
              <w:proofErr w:type="spellStart"/>
              <w:r w:rsidRPr="4EF77C7B">
                <w:rPr>
                  <w:sz w:val="20"/>
                  <w:szCs w:val="20"/>
                  <w:lang w:val="fr-CH"/>
                </w:rPr>
                <w:t>Mashako</w:t>
              </w:r>
              <w:proofErr w:type="spellEnd"/>
              <w:r w:rsidRPr="4EF77C7B">
                <w:rPr>
                  <w:sz w:val="20"/>
                  <w:szCs w:val="20"/>
                  <w:lang w:val="fr-CH"/>
                </w:rPr>
                <w:t xml:space="preserve"> aurait un impact négatif sur la préparation logistique et la sécurité des vaccins. Elle pourrait entraîner des ruptures dans la chaîne d’approvisionnement vaccinale ainsi que des retards de financement, compromettant ainsi l’accès et la disponibilité des vaccins au niveau national. </w:t>
              </w:r>
            </w:ins>
            <w:ins w:id="461" w:author="Jean Serge NGAIMA" w:date="2025-10-07T11:08:00Z">
              <w:del w:id="462" w:author="Clarisse Veylon (Consultant)" w:date="2025-10-09T12:41:00Z">
                <w:r w:rsidR="00744FFA" w:rsidRPr="4EF77C7B" w:rsidDel="355B3BCD">
                  <w:rPr>
                    <w:sz w:val="20"/>
                    <w:szCs w:val="20"/>
                    <w:lang w:val="fr-CH"/>
                  </w:rPr>
                  <w:delText>Par rapport à la chaine d’approvisionnement, une interruption éventuelle de la mise en œuvre du plan Mashako aurait un impact négatif sur la préparation logistique et la sécurité des vaccins. Les risques de rupture de la chaîne d’approvisionnement vaccinale et les retards de financement seraient enregistrés, compromettant ainsi l’accès et la disponibilité des vaccins serait enregistré</w:delText>
                </w:r>
              </w:del>
              <w:r w:rsidR="355B3BCD" w:rsidRPr="4EF77C7B">
                <w:rPr>
                  <w:sz w:val="20"/>
                  <w:szCs w:val="20"/>
                  <w:lang w:val="fr-CH"/>
                </w:rPr>
                <w:t>.</w:t>
              </w:r>
            </w:ins>
          </w:p>
          <w:p w14:paraId="3221ECA4" w14:textId="77777777" w:rsidR="002062D2" w:rsidRDefault="002062D2" w:rsidP="4EF77C7B">
            <w:pPr>
              <w:spacing w:line="276" w:lineRule="auto"/>
              <w:jc w:val="both"/>
              <w:rPr>
                <w:ins w:id="463" w:author="Jean Serge NGAIMA" w:date="2025-10-10T18:44:00Z" w16du:dateUtc="2025-10-10T17:44:00Z"/>
                <w:sz w:val="20"/>
                <w:szCs w:val="20"/>
                <w:lang w:val="fr-CH"/>
              </w:rPr>
            </w:pPr>
          </w:p>
          <w:p w14:paraId="413A96FE" w14:textId="77777777" w:rsidR="002062D2" w:rsidRPr="002062D2" w:rsidRDefault="002062D2" w:rsidP="002062D2">
            <w:pPr>
              <w:spacing w:line="276" w:lineRule="auto"/>
              <w:jc w:val="both"/>
              <w:rPr>
                <w:ins w:id="464" w:author="Jean Serge NGAIMA" w:date="2025-10-10T18:44:00Z"/>
                <w:sz w:val="20"/>
                <w:szCs w:val="20"/>
                <w:lang w:val="fr-FR"/>
              </w:rPr>
            </w:pPr>
            <w:ins w:id="465" w:author="Jean Serge NGAIMA" w:date="2025-10-10T18:44:00Z">
              <w:r w:rsidRPr="002062D2">
                <w:rPr>
                  <w:sz w:val="20"/>
                  <w:szCs w:val="20"/>
                  <w:lang w:val="fr-FR"/>
                </w:rPr>
                <w:t xml:space="preserve">En ce qui concerne la chaîne d’approvisionnement, une interruption éventuelle de la mise en œuvre du plan </w:t>
              </w:r>
              <w:proofErr w:type="spellStart"/>
              <w:r w:rsidRPr="002062D2">
                <w:rPr>
                  <w:sz w:val="20"/>
                  <w:szCs w:val="20"/>
                  <w:lang w:val="fr-FR"/>
                </w:rPr>
                <w:t>Mashako</w:t>
              </w:r>
              <w:proofErr w:type="spellEnd"/>
              <w:r w:rsidRPr="002062D2">
                <w:rPr>
                  <w:sz w:val="20"/>
                  <w:szCs w:val="20"/>
                  <w:lang w:val="fr-FR"/>
                </w:rPr>
                <w:t xml:space="preserve"> aurait un impact négatif sur la préparation logistique et la sécurité des vaccins. Elle pourrait entraîner des ruptures dans la chaîne d’approvisionnement vaccinale ainsi que des retards de financement, compromettant ainsi l’accès et la disponibilité des vaccins au niveau national.</w:t>
              </w:r>
            </w:ins>
          </w:p>
          <w:p w14:paraId="31989AD0" w14:textId="77777777" w:rsidR="00744FFA" w:rsidRPr="002062D2" w:rsidRDefault="00744FFA" w:rsidP="00744FFA">
            <w:pPr>
              <w:spacing w:line="276" w:lineRule="auto"/>
              <w:jc w:val="both"/>
              <w:rPr>
                <w:ins w:id="466" w:author="Jean Serge NGAIMA" w:date="2025-10-07T11:08:00Z" w16du:dateUtc="2025-10-07T10:08:00Z"/>
                <w:sz w:val="20"/>
                <w:szCs w:val="20"/>
                <w:lang w:val="fr-FR"/>
                <w:rPrChange w:id="467" w:author="Jean Serge NGAIMA" w:date="2025-10-10T18:44:00Z" w16du:dateUtc="2025-10-10T17:44:00Z">
                  <w:rPr>
                    <w:ins w:id="468" w:author="Jean Serge NGAIMA" w:date="2025-10-07T11:08:00Z" w16du:dateUtc="2025-10-07T10:08:00Z"/>
                    <w:sz w:val="20"/>
                    <w:szCs w:val="20"/>
                    <w:lang w:val="fr-CH"/>
                  </w:rPr>
                </w:rPrChange>
              </w:rPr>
            </w:pPr>
          </w:p>
          <w:p w14:paraId="4677E1E6" w14:textId="77777777" w:rsidR="00744FFA" w:rsidRPr="00150015" w:rsidRDefault="00744FFA" w:rsidP="00744FFA">
            <w:pPr>
              <w:spacing w:line="276" w:lineRule="auto"/>
              <w:rPr>
                <w:ins w:id="469" w:author="Jean Serge NGAIMA" w:date="2025-10-07T11:08:00Z" w16du:dateUtc="2025-10-07T10:08:00Z"/>
                <w:sz w:val="20"/>
                <w:szCs w:val="20"/>
                <w:lang w:val="fr-CH"/>
              </w:rPr>
            </w:pPr>
            <w:ins w:id="470" w:author="Jean Serge NGAIMA" w:date="2025-10-07T11:08:00Z" w16du:dateUtc="2025-10-07T10:08:00Z">
              <w:r>
                <w:rPr>
                  <w:sz w:val="20"/>
                  <w:szCs w:val="20"/>
                  <w:lang w:val="fr-CH"/>
                </w:rPr>
                <w:lastRenderedPageBreak/>
                <w:t>Par rapport au système d’Information Sanitaire, des risques de d</w:t>
              </w:r>
              <w:r w:rsidRPr="00150015">
                <w:rPr>
                  <w:sz w:val="20"/>
                  <w:szCs w:val="20"/>
                  <w:lang w:val="fr-CH"/>
                </w:rPr>
                <w:t>égradation de la qualité des données et du suivi épidémiologique, limitant la capacité à détecter rapidement les gaps et à ajuster les interventions</w:t>
              </w:r>
              <w:r>
                <w:rPr>
                  <w:sz w:val="20"/>
                  <w:szCs w:val="20"/>
                  <w:lang w:val="fr-CH"/>
                </w:rPr>
                <w:t xml:space="preserve"> seraient identifiés.</w:t>
              </w:r>
            </w:ins>
          </w:p>
          <w:p w14:paraId="00220136" w14:textId="77777777" w:rsidR="00744FFA" w:rsidRPr="00150015" w:rsidRDefault="00744FFA" w:rsidP="00744FFA">
            <w:pPr>
              <w:spacing w:line="276" w:lineRule="auto"/>
              <w:jc w:val="both"/>
              <w:rPr>
                <w:ins w:id="471" w:author="Jean Serge NGAIMA" w:date="2025-10-07T11:08:00Z" w16du:dateUtc="2025-10-07T10:08:00Z"/>
                <w:sz w:val="20"/>
                <w:szCs w:val="20"/>
                <w:lang w:val="fr-CH"/>
              </w:rPr>
            </w:pPr>
          </w:p>
          <w:p w14:paraId="33952120" w14:textId="77777777" w:rsidR="00744FFA" w:rsidRDefault="00744FFA" w:rsidP="00744FFA">
            <w:pPr>
              <w:spacing w:line="276" w:lineRule="auto"/>
              <w:jc w:val="both"/>
              <w:rPr>
                <w:ins w:id="472" w:author="Jean Serge NGAIMA" w:date="2025-10-07T11:08:00Z" w16du:dateUtc="2025-10-07T10:08:00Z"/>
                <w:sz w:val="20"/>
                <w:szCs w:val="20"/>
                <w:lang w:val="fr-CH"/>
              </w:rPr>
            </w:pPr>
            <w:ins w:id="473" w:author="Jean Serge NGAIMA" w:date="2025-10-07T11:08:00Z" w16du:dateUtc="2025-10-07T10:08:00Z">
              <w:r>
                <w:rPr>
                  <w:sz w:val="20"/>
                  <w:szCs w:val="20"/>
                  <w:lang w:val="fr-CH"/>
                </w:rPr>
                <w:t>Par rapport à la gouvernance, la performance globale du programme serait fragmentée. Les organes de pilotage seraient moins réactifs et peu adaptés pour piloter les actions à mettre en œuvre pour faire face aux défis identifiés au cours de l’analyse de la situation de RSS4.</w:t>
              </w:r>
            </w:ins>
          </w:p>
          <w:p w14:paraId="7B249E6B" w14:textId="77777777" w:rsidR="00744FFA" w:rsidRDefault="00744FFA" w:rsidP="00744FFA">
            <w:pPr>
              <w:spacing w:line="276" w:lineRule="auto"/>
              <w:jc w:val="both"/>
              <w:rPr>
                <w:ins w:id="474" w:author="Jean Serge NGAIMA" w:date="2025-10-07T11:08:00Z" w16du:dateUtc="2025-10-07T10:08:00Z"/>
                <w:sz w:val="20"/>
                <w:szCs w:val="20"/>
                <w:lang w:val="fr-CH"/>
              </w:rPr>
            </w:pPr>
          </w:p>
          <w:p w14:paraId="3B16356E" w14:textId="5155FDD3" w:rsidR="00744FFA" w:rsidRDefault="355B3BCD" w:rsidP="00744FFA">
            <w:pPr>
              <w:spacing w:line="276" w:lineRule="auto"/>
              <w:rPr>
                <w:ins w:id="475" w:author="Jean Serge NGAIMA" w:date="2025-10-07T11:08:00Z" w16du:dateUtc="2025-10-07T10:08:00Z"/>
                <w:sz w:val="20"/>
                <w:szCs w:val="20"/>
                <w:lang w:val="fr-CH"/>
              </w:rPr>
            </w:pPr>
            <w:ins w:id="476" w:author="Jean Serge NGAIMA" w:date="2025-10-07T11:08:00Z">
              <w:r w:rsidRPr="4EF77C7B">
                <w:rPr>
                  <w:sz w:val="20"/>
                  <w:szCs w:val="20"/>
                  <w:lang w:val="fr-CH"/>
                </w:rPr>
                <w:t xml:space="preserve">Par rapport </w:t>
              </w:r>
            </w:ins>
            <w:ins w:id="477" w:author="Clarisse Veylon (Consultant)" w:date="2025-10-09T12:42:00Z">
              <w:r w:rsidR="322359C9" w:rsidRPr="4EF77C7B">
                <w:rPr>
                  <w:sz w:val="20"/>
                  <w:szCs w:val="20"/>
                  <w:lang w:val="fr-CH"/>
                </w:rPr>
                <w:t xml:space="preserve">au </w:t>
              </w:r>
            </w:ins>
            <w:ins w:id="478" w:author="Jean Serge NGAIMA" w:date="2025-10-07T11:08:00Z">
              <w:r w:rsidRPr="4EF77C7B">
                <w:rPr>
                  <w:sz w:val="20"/>
                  <w:szCs w:val="20"/>
                  <w:lang w:val="fr-CH"/>
                </w:rPr>
                <w:t>Financement</w:t>
              </w:r>
            </w:ins>
            <w:ins w:id="479" w:author="Clarisse Veylon (Consultant)" w:date="2025-10-09T12:42:00Z">
              <w:r w:rsidR="54653661" w:rsidRPr="4EF77C7B">
                <w:rPr>
                  <w:sz w:val="20"/>
                  <w:szCs w:val="20"/>
                  <w:lang w:val="fr-CH"/>
                </w:rPr>
                <w:t xml:space="preserve"> de la santé</w:t>
              </w:r>
            </w:ins>
            <w:ins w:id="480" w:author="Jean Serge NGAIMA" w:date="2025-10-07T11:08:00Z">
              <w:r w:rsidRPr="4EF77C7B">
                <w:rPr>
                  <w:sz w:val="20"/>
                  <w:szCs w:val="20"/>
                  <w:lang w:val="fr-CH"/>
                </w:rPr>
                <w:t xml:space="preserve">, une fragilité des activités essentielles de la vaccination suite </w:t>
              </w:r>
              <w:proofErr w:type="gramStart"/>
              <w:r w:rsidRPr="4EF77C7B">
                <w:rPr>
                  <w:sz w:val="20"/>
                  <w:szCs w:val="20"/>
                  <w:lang w:val="fr-CH"/>
                </w:rPr>
                <w:t>à  la</w:t>
              </w:r>
              <w:proofErr w:type="gramEnd"/>
              <w:r w:rsidRPr="4EF77C7B">
                <w:rPr>
                  <w:sz w:val="20"/>
                  <w:szCs w:val="20"/>
                  <w:lang w:val="fr-CH"/>
                </w:rPr>
                <w:t xml:space="preserve"> dégradation de la confiance des partenaires et des communautés, et difficultés accrues à mobiliser des ressources pour la période de transition seraient enregistré</w:t>
              </w:r>
            </w:ins>
            <w:ins w:id="481" w:author="Clarisse Veylon (Consultant)" w:date="2025-10-09T12:42:00Z">
              <w:r w:rsidR="1078EED1" w:rsidRPr="4EF77C7B">
                <w:rPr>
                  <w:sz w:val="20"/>
                  <w:szCs w:val="20"/>
                  <w:lang w:val="fr-CH"/>
                </w:rPr>
                <w:t>e</w:t>
              </w:r>
            </w:ins>
            <w:ins w:id="482" w:author="Jean Serge NGAIMA" w:date="2025-10-07T11:08:00Z">
              <w:r w:rsidRPr="4EF77C7B">
                <w:rPr>
                  <w:sz w:val="20"/>
                  <w:szCs w:val="20"/>
                  <w:lang w:val="fr-CH"/>
                </w:rPr>
                <w:t>s.</w:t>
              </w:r>
            </w:ins>
          </w:p>
          <w:p w14:paraId="1E1CCE4F" w14:textId="77777777" w:rsidR="00744FFA" w:rsidRDefault="00744FFA" w:rsidP="008F631A">
            <w:pPr>
              <w:spacing w:line="276" w:lineRule="auto"/>
              <w:rPr>
                <w:ins w:id="483" w:author="Jean Serge NGAIMA" w:date="2025-10-07T11:08:00Z" w16du:dateUtc="2025-10-07T10:08:00Z"/>
                <w:sz w:val="20"/>
                <w:szCs w:val="20"/>
                <w:lang w:val="fr-CH"/>
              </w:rPr>
            </w:pPr>
          </w:p>
          <w:p w14:paraId="11606836" w14:textId="502A8312" w:rsidR="008F631A" w:rsidRPr="00D8799A" w:rsidRDefault="008F631A" w:rsidP="001B3956">
            <w:pPr>
              <w:spacing w:line="276" w:lineRule="auto"/>
              <w:jc w:val="both"/>
              <w:rPr>
                <w:sz w:val="20"/>
                <w:szCs w:val="20"/>
                <w:lang w:val="fr-CH"/>
              </w:rPr>
            </w:pPr>
          </w:p>
        </w:tc>
      </w:tr>
    </w:tbl>
    <w:p w14:paraId="721CE72C" w14:textId="089CC836" w:rsidR="008F631A" w:rsidRDefault="008F631A" w:rsidP="008F631A">
      <w:pPr>
        <w:rPr>
          <w:sz w:val="20"/>
          <w:szCs w:val="20"/>
          <w:lang w:val="fr-CH"/>
        </w:rPr>
      </w:pPr>
      <w:r w:rsidRPr="00D8799A">
        <w:rPr>
          <w:sz w:val="20"/>
          <w:szCs w:val="20"/>
          <w:lang w:val="fr-CH"/>
        </w:rPr>
        <w:lastRenderedPageBreak/>
        <w:br w:type="page"/>
      </w:r>
    </w:p>
    <w:bookmarkEnd w:id="6"/>
    <w:p w14:paraId="2AB5A51D" w14:textId="77777777" w:rsidR="00E37AB5" w:rsidRPr="00D8799A" w:rsidRDefault="00E37AB5" w:rsidP="008F631A">
      <w:pPr>
        <w:rPr>
          <w:sz w:val="20"/>
          <w:szCs w:val="20"/>
          <w:lang w:val="fr-CH"/>
        </w:rPr>
      </w:pPr>
    </w:p>
    <w:p w14:paraId="42B8DD56" w14:textId="77777777" w:rsidR="00866B37" w:rsidRPr="00D8799A" w:rsidRDefault="00866B37" w:rsidP="000B1F8D">
      <w:pPr>
        <w:rPr>
          <w:sz w:val="20"/>
          <w:szCs w:val="20"/>
          <w:lang w:val="fr-CH"/>
        </w:rPr>
      </w:pPr>
    </w:p>
    <w:p w14:paraId="06E2E403" w14:textId="77777777" w:rsidR="00866B37" w:rsidRPr="00D8799A" w:rsidRDefault="00866B37" w:rsidP="000B1F8D">
      <w:pPr>
        <w:rPr>
          <w:sz w:val="20"/>
          <w:szCs w:val="20"/>
          <w:lang w:val="fr-FR"/>
        </w:rPr>
      </w:pPr>
    </w:p>
    <w:p w14:paraId="4F10DEF4" w14:textId="6E6A0889" w:rsidR="00BA0E53" w:rsidRPr="00D8799A" w:rsidRDefault="00BA0E53" w:rsidP="42DB7ABB">
      <w:pPr>
        <w:pStyle w:val="Titre2"/>
        <w:spacing w:before="0" w:after="0"/>
        <w:jc w:val="both"/>
        <w:rPr>
          <w:b/>
          <w:bCs/>
          <w:color w:val="005CB9" w:themeColor="text2"/>
          <w:sz w:val="20"/>
          <w:szCs w:val="20"/>
          <w:lang w:val="fr-CH"/>
        </w:rPr>
      </w:pPr>
      <w:r w:rsidRPr="00D8799A">
        <w:rPr>
          <w:b/>
          <w:bCs/>
          <w:color w:val="005BB9"/>
          <w:sz w:val="20"/>
          <w:szCs w:val="20"/>
          <w:lang w:val="fr-CH"/>
        </w:rPr>
        <w:t xml:space="preserve">Activités prioritaires du </w:t>
      </w:r>
      <w:r w:rsidR="00DF72C6" w:rsidRPr="00D8799A">
        <w:rPr>
          <w:b/>
          <w:bCs/>
          <w:color w:val="005BB9"/>
          <w:sz w:val="20"/>
          <w:szCs w:val="20"/>
          <w:lang w:val="fr-CH"/>
        </w:rPr>
        <w:t xml:space="preserve">RSS et FAE </w:t>
      </w:r>
      <w:r w:rsidRPr="00D8799A">
        <w:rPr>
          <w:b/>
          <w:bCs/>
          <w:color w:val="005BB9"/>
          <w:sz w:val="20"/>
          <w:szCs w:val="20"/>
          <w:lang w:val="fr-CH"/>
        </w:rPr>
        <w:t xml:space="preserve">programmées dans le cadre de la transition </w:t>
      </w:r>
    </w:p>
    <w:p w14:paraId="5AF6DA81" w14:textId="77777777" w:rsidR="00606B91" w:rsidRPr="00D8799A" w:rsidRDefault="00606B91" w:rsidP="3E5CDDB8">
      <w:pPr>
        <w:rPr>
          <w:i/>
          <w:iCs/>
          <w:color w:val="005CB9" w:themeColor="text2"/>
          <w:sz w:val="20"/>
          <w:szCs w:val="20"/>
          <w:lang w:val="fr-CH"/>
        </w:rPr>
      </w:pPr>
    </w:p>
    <w:p w14:paraId="43190395" w14:textId="77E711C4" w:rsidR="00A560A1" w:rsidRPr="00DA2772" w:rsidRDefault="00EA60C0" w:rsidP="00EA60C0">
      <w:pPr>
        <w:keepNext/>
        <w:keepLines/>
        <w:pBdr>
          <w:top w:val="nil"/>
          <w:left w:val="nil"/>
          <w:bottom w:val="nil"/>
          <w:right w:val="nil"/>
          <w:between w:val="nil"/>
        </w:pBdr>
        <w:spacing w:after="120"/>
        <w:jc w:val="both"/>
        <w:rPr>
          <w:sz w:val="20"/>
          <w:szCs w:val="20"/>
          <w:lang w:val="fr-FR"/>
          <w:rPrChange w:id="484" w:author="Jude Nkwain" w:date="2025-10-09T16:09:00Z" w16du:dateUtc="2025-10-09T14:09:00Z">
            <w:rPr>
              <w:sz w:val="20"/>
              <w:szCs w:val="20"/>
            </w:rPr>
          </w:rPrChange>
        </w:rPr>
      </w:pPr>
      <w:bookmarkStart w:id="485" w:name="_Hlk210857689"/>
      <w:r w:rsidRPr="00F2791C">
        <w:rPr>
          <w:sz w:val="20"/>
          <w:szCs w:val="20"/>
          <w:lang w:val="fr-FR"/>
          <w:rPrChange w:id="486" w:author="Jude Nkwain" w:date="2025-10-09T13:02:00Z" w16du:dateUtc="2025-10-09T11:02:00Z">
            <w:rPr>
              <w:sz w:val="20"/>
              <w:szCs w:val="20"/>
            </w:rPr>
          </w:rPrChange>
        </w:rPr>
        <w:t>Les activités RSS</w:t>
      </w:r>
      <w:r w:rsidR="000C25BB" w:rsidRPr="00F2791C">
        <w:rPr>
          <w:sz w:val="20"/>
          <w:szCs w:val="20"/>
          <w:lang w:val="fr-FR"/>
          <w:rPrChange w:id="487" w:author="Jude Nkwain" w:date="2025-10-09T13:02:00Z" w16du:dateUtc="2025-10-09T11:02:00Z">
            <w:rPr>
              <w:sz w:val="20"/>
              <w:szCs w:val="20"/>
            </w:rPr>
          </w:rPrChange>
        </w:rPr>
        <w:t xml:space="preserve"> et FAE</w:t>
      </w:r>
      <w:r w:rsidRPr="00F2791C">
        <w:rPr>
          <w:sz w:val="20"/>
          <w:szCs w:val="20"/>
          <w:lang w:val="fr-FR"/>
          <w:rPrChange w:id="488" w:author="Jude Nkwain" w:date="2025-10-09T13:02:00Z" w16du:dateUtc="2025-10-09T11:02:00Z">
            <w:rPr>
              <w:sz w:val="20"/>
              <w:szCs w:val="20"/>
            </w:rPr>
          </w:rPrChange>
        </w:rPr>
        <w:t xml:space="preserve"> sélectionnées s’élèvent à </w:t>
      </w:r>
      <w:ins w:id="489" w:author="Jean Serge NGAIMA" w:date="2025-10-07T11:10:00Z" w16du:dateUtc="2025-10-07T10:10:00Z">
        <w:r w:rsidR="00ED4BEB" w:rsidRPr="00F2791C">
          <w:rPr>
            <w:sz w:val="20"/>
            <w:szCs w:val="20"/>
            <w:lang w:val="fr-FR"/>
            <w:rPrChange w:id="490" w:author="Jude Nkwain" w:date="2025-10-09T13:02:00Z" w16du:dateUtc="2025-10-09T11:02:00Z">
              <w:rPr>
                <w:sz w:val="20"/>
                <w:szCs w:val="20"/>
              </w:rPr>
            </w:rPrChange>
          </w:rPr>
          <w:t xml:space="preserve">68 </w:t>
        </w:r>
      </w:ins>
      <w:del w:id="491" w:author="Jean Serge NGAIMA" w:date="2025-10-07T11:10:00Z" w16du:dateUtc="2025-10-07T10:10:00Z">
        <w:r w:rsidR="000E7232" w:rsidRPr="00F2791C" w:rsidDel="000E7232">
          <w:rPr>
            <w:sz w:val="20"/>
            <w:szCs w:val="20"/>
            <w:lang w:val="fr-FR"/>
            <w:rPrChange w:id="492" w:author="Jude Nkwain" w:date="2025-10-09T13:02:00Z" w16du:dateUtc="2025-10-09T11:02:00Z">
              <w:rPr>
                <w:sz w:val="20"/>
                <w:szCs w:val="20"/>
              </w:rPr>
            </w:rPrChange>
          </w:rPr>
          <w:delText>69</w:delText>
        </w:r>
      </w:del>
      <w:r w:rsidRPr="00F2791C">
        <w:rPr>
          <w:sz w:val="20"/>
          <w:szCs w:val="20"/>
          <w:lang w:val="fr-FR"/>
          <w:rPrChange w:id="493" w:author="Jude Nkwain" w:date="2025-10-09T13:02:00Z" w16du:dateUtc="2025-10-09T11:02:00Z">
            <w:rPr>
              <w:sz w:val="20"/>
              <w:szCs w:val="20"/>
            </w:rPr>
          </w:rPrChange>
        </w:rPr>
        <w:t xml:space="preserve"> sur 119 </w:t>
      </w:r>
      <w:r w:rsidR="005E54D1" w:rsidRPr="00F2791C">
        <w:rPr>
          <w:sz w:val="20"/>
          <w:szCs w:val="20"/>
          <w:lang w:val="fr-FR"/>
          <w:rPrChange w:id="494" w:author="Jude Nkwain" w:date="2025-10-09T13:02:00Z" w16du:dateUtc="2025-10-09T11:02:00Z">
            <w:rPr>
              <w:sz w:val="20"/>
              <w:szCs w:val="20"/>
            </w:rPr>
          </w:rPrChange>
        </w:rPr>
        <w:t>enr</w:t>
      </w:r>
      <w:r w:rsidR="000850A3" w:rsidRPr="00F2791C">
        <w:rPr>
          <w:sz w:val="20"/>
          <w:szCs w:val="20"/>
          <w:lang w:val="fr-FR"/>
          <w:rPrChange w:id="495" w:author="Jude Nkwain" w:date="2025-10-09T13:02:00Z" w16du:dateUtc="2025-10-09T11:02:00Z">
            <w:rPr>
              <w:sz w:val="20"/>
              <w:szCs w:val="20"/>
            </w:rPr>
          </w:rPrChange>
        </w:rPr>
        <w:t>egistrées dans le FPP-RSS4</w:t>
      </w:r>
      <w:r w:rsidR="00236C08" w:rsidRPr="00F2791C">
        <w:rPr>
          <w:sz w:val="20"/>
          <w:szCs w:val="20"/>
          <w:lang w:val="fr-FR"/>
          <w:rPrChange w:id="496" w:author="Jude Nkwain" w:date="2025-10-09T13:02:00Z" w16du:dateUtc="2025-10-09T11:02:00Z">
            <w:rPr>
              <w:sz w:val="20"/>
              <w:szCs w:val="20"/>
            </w:rPr>
          </w:rPrChange>
        </w:rPr>
        <w:t xml:space="preserve"> et FAE</w:t>
      </w:r>
      <w:r w:rsidR="000850A3" w:rsidRPr="00F2791C">
        <w:rPr>
          <w:sz w:val="20"/>
          <w:szCs w:val="20"/>
          <w:lang w:val="fr-FR"/>
          <w:rPrChange w:id="497" w:author="Jude Nkwain" w:date="2025-10-09T13:02:00Z" w16du:dateUtc="2025-10-09T11:02:00Z">
            <w:rPr>
              <w:sz w:val="20"/>
              <w:szCs w:val="20"/>
            </w:rPr>
          </w:rPrChange>
        </w:rPr>
        <w:t xml:space="preserve"> </w:t>
      </w:r>
      <w:r w:rsidRPr="00F2791C">
        <w:rPr>
          <w:sz w:val="20"/>
          <w:szCs w:val="20"/>
          <w:lang w:val="fr-FR"/>
          <w:rPrChange w:id="498" w:author="Jude Nkwain" w:date="2025-10-09T13:02:00Z" w16du:dateUtc="2025-10-09T11:02:00Z">
            <w:rPr>
              <w:sz w:val="20"/>
              <w:szCs w:val="20"/>
            </w:rPr>
          </w:rPrChange>
        </w:rPr>
        <w:t xml:space="preserve">soit </w:t>
      </w:r>
      <w:r w:rsidRPr="00F2791C">
        <w:rPr>
          <w:sz w:val="20"/>
          <w:szCs w:val="20"/>
          <w:lang w:val="fr-FR"/>
          <w:rPrChange w:id="499" w:author="Jude Nkwain" w:date="2025-10-09T13:02:00Z" w16du:dateUtc="2025-10-09T11:02:00Z">
            <w:rPr>
              <w:sz w:val="20"/>
              <w:szCs w:val="20"/>
              <w:highlight w:val="yellow"/>
            </w:rPr>
          </w:rPrChange>
        </w:rPr>
        <w:t>5</w:t>
      </w:r>
      <w:r w:rsidR="003711A1" w:rsidRPr="00F2791C">
        <w:rPr>
          <w:sz w:val="20"/>
          <w:szCs w:val="20"/>
          <w:lang w:val="fr-FR"/>
          <w:rPrChange w:id="500" w:author="Jude Nkwain" w:date="2025-10-09T13:02:00Z" w16du:dateUtc="2025-10-09T11:02:00Z">
            <w:rPr>
              <w:sz w:val="20"/>
              <w:szCs w:val="20"/>
              <w:highlight w:val="yellow"/>
            </w:rPr>
          </w:rPrChange>
        </w:rPr>
        <w:t>7</w:t>
      </w:r>
      <w:r w:rsidRPr="00F2791C">
        <w:rPr>
          <w:sz w:val="20"/>
          <w:szCs w:val="20"/>
          <w:lang w:val="fr-FR"/>
          <w:rPrChange w:id="501" w:author="Jude Nkwain" w:date="2025-10-09T13:02:00Z" w16du:dateUtc="2025-10-09T11:02:00Z">
            <w:rPr>
              <w:sz w:val="20"/>
              <w:szCs w:val="20"/>
            </w:rPr>
          </w:rPrChange>
        </w:rPr>
        <w:t xml:space="preserve"> %. Le taux de réduction s’élève à 4</w:t>
      </w:r>
      <w:r w:rsidR="003711A1" w:rsidRPr="00F2791C">
        <w:rPr>
          <w:sz w:val="20"/>
          <w:szCs w:val="20"/>
          <w:lang w:val="fr-FR"/>
          <w:rPrChange w:id="502" w:author="Jude Nkwain" w:date="2025-10-09T13:02:00Z" w16du:dateUtc="2025-10-09T11:02:00Z">
            <w:rPr>
              <w:sz w:val="20"/>
              <w:szCs w:val="20"/>
            </w:rPr>
          </w:rPrChange>
        </w:rPr>
        <w:t>3</w:t>
      </w:r>
      <w:r w:rsidRPr="00F2791C">
        <w:rPr>
          <w:sz w:val="20"/>
          <w:szCs w:val="20"/>
          <w:lang w:val="fr-FR"/>
          <w:rPrChange w:id="503" w:author="Jude Nkwain" w:date="2025-10-09T13:02:00Z" w16du:dateUtc="2025-10-09T11:02:00Z">
            <w:rPr>
              <w:sz w:val="20"/>
              <w:szCs w:val="20"/>
            </w:rPr>
          </w:rPrChange>
        </w:rPr>
        <w:t xml:space="preserve">%. Parmi les activités retenues pour la transition </w:t>
      </w:r>
      <w:r w:rsidRPr="00F2791C">
        <w:rPr>
          <w:sz w:val="20"/>
          <w:szCs w:val="20"/>
          <w:lang w:val="fr-FR"/>
          <w:rPrChange w:id="504" w:author="Jude Nkwain" w:date="2025-10-09T13:02:00Z" w16du:dateUtc="2025-10-09T11:02:00Z">
            <w:rPr>
              <w:sz w:val="20"/>
              <w:szCs w:val="20"/>
              <w:highlight w:val="yellow"/>
            </w:rPr>
          </w:rPrChange>
        </w:rPr>
        <w:t>46</w:t>
      </w:r>
      <w:r w:rsidRPr="00F2791C">
        <w:rPr>
          <w:sz w:val="20"/>
          <w:szCs w:val="20"/>
          <w:lang w:val="fr-FR"/>
          <w:rPrChange w:id="505" w:author="Jude Nkwain" w:date="2025-10-09T13:02:00Z" w16du:dateUtc="2025-10-09T11:02:00Z">
            <w:rPr>
              <w:sz w:val="20"/>
              <w:szCs w:val="20"/>
            </w:rPr>
          </w:rPrChange>
        </w:rPr>
        <w:t xml:space="preserve"> sont basiques soit </w:t>
      </w:r>
      <w:r w:rsidRPr="00F2791C">
        <w:rPr>
          <w:sz w:val="20"/>
          <w:szCs w:val="20"/>
          <w:lang w:val="fr-FR"/>
          <w:rPrChange w:id="506" w:author="Jude Nkwain" w:date="2025-10-09T13:02:00Z" w16du:dateUtc="2025-10-09T11:02:00Z">
            <w:rPr>
              <w:sz w:val="20"/>
              <w:szCs w:val="20"/>
              <w:highlight w:val="yellow"/>
            </w:rPr>
          </w:rPrChange>
        </w:rPr>
        <w:t>6</w:t>
      </w:r>
      <w:r w:rsidR="005F32F7" w:rsidRPr="00F2791C">
        <w:rPr>
          <w:sz w:val="20"/>
          <w:szCs w:val="20"/>
          <w:lang w:val="fr-FR"/>
          <w:rPrChange w:id="507" w:author="Jude Nkwain" w:date="2025-10-09T13:02:00Z" w16du:dateUtc="2025-10-09T11:02:00Z">
            <w:rPr>
              <w:sz w:val="20"/>
              <w:szCs w:val="20"/>
              <w:highlight w:val="yellow"/>
            </w:rPr>
          </w:rPrChange>
        </w:rPr>
        <w:t>8</w:t>
      </w:r>
      <w:r w:rsidRPr="00F2791C">
        <w:rPr>
          <w:sz w:val="20"/>
          <w:szCs w:val="20"/>
          <w:lang w:val="fr-FR"/>
          <w:rPrChange w:id="508" w:author="Jude Nkwain" w:date="2025-10-09T13:02:00Z" w16du:dateUtc="2025-10-09T11:02:00Z">
            <w:rPr>
              <w:sz w:val="20"/>
              <w:szCs w:val="20"/>
              <w:highlight w:val="yellow"/>
            </w:rPr>
          </w:rPrChange>
        </w:rPr>
        <w:t xml:space="preserve"> %</w:t>
      </w:r>
      <w:r w:rsidRPr="00F2791C">
        <w:rPr>
          <w:sz w:val="20"/>
          <w:szCs w:val="20"/>
          <w:lang w:val="fr-FR"/>
          <w:rPrChange w:id="509" w:author="Jude Nkwain" w:date="2025-10-09T13:02:00Z" w16du:dateUtc="2025-10-09T11:02:00Z">
            <w:rPr>
              <w:sz w:val="20"/>
              <w:szCs w:val="20"/>
            </w:rPr>
          </w:rPrChange>
        </w:rPr>
        <w:t xml:space="preserve"> et </w:t>
      </w:r>
      <w:r w:rsidRPr="00F2791C">
        <w:rPr>
          <w:sz w:val="20"/>
          <w:szCs w:val="20"/>
          <w:lang w:val="fr-FR"/>
          <w:rPrChange w:id="510" w:author="Jude Nkwain" w:date="2025-10-09T13:02:00Z" w16du:dateUtc="2025-10-09T11:02:00Z">
            <w:rPr>
              <w:sz w:val="20"/>
              <w:szCs w:val="20"/>
              <w:highlight w:val="yellow"/>
            </w:rPr>
          </w:rPrChange>
        </w:rPr>
        <w:t>2</w:t>
      </w:r>
      <w:r w:rsidR="00F90777" w:rsidRPr="00F2791C">
        <w:rPr>
          <w:sz w:val="20"/>
          <w:szCs w:val="20"/>
          <w:lang w:val="fr-FR"/>
          <w:rPrChange w:id="511" w:author="Jude Nkwain" w:date="2025-10-09T13:02:00Z" w16du:dateUtc="2025-10-09T11:02:00Z">
            <w:rPr>
              <w:sz w:val="20"/>
              <w:szCs w:val="20"/>
              <w:highlight w:val="yellow"/>
            </w:rPr>
          </w:rPrChange>
        </w:rPr>
        <w:t>2</w:t>
      </w:r>
      <w:r w:rsidRPr="00F2791C">
        <w:rPr>
          <w:sz w:val="20"/>
          <w:szCs w:val="20"/>
          <w:lang w:val="fr-FR"/>
          <w:rPrChange w:id="512" w:author="Jude Nkwain" w:date="2025-10-09T13:02:00Z" w16du:dateUtc="2025-10-09T11:02:00Z">
            <w:rPr>
              <w:sz w:val="20"/>
              <w:szCs w:val="20"/>
            </w:rPr>
          </w:rPrChange>
        </w:rPr>
        <w:t xml:space="preserve"> sont spécifiques soit </w:t>
      </w:r>
      <w:r w:rsidRPr="00F2791C">
        <w:rPr>
          <w:sz w:val="20"/>
          <w:szCs w:val="20"/>
          <w:lang w:val="fr-FR"/>
          <w:rPrChange w:id="513" w:author="Jude Nkwain" w:date="2025-10-09T13:02:00Z" w16du:dateUtc="2025-10-09T11:02:00Z">
            <w:rPr>
              <w:sz w:val="20"/>
              <w:szCs w:val="20"/>
              <w:highlight w:val="yellow"/>
            </w:rPr>
          </w:rPrChange>
        </w:rPr>
        <w:t>3</w:t>
      </w:r>
      <w:r w:rsidR="005F32F7" w:rsidRPr="00F2791C">
        <w:rPr>
          <w:sz w:val="20"/>
          <w:szCs w:val="20"/>
          <w:lang w:val="fr-FR"/>
          <w:rPrChange w:id="514" w:author="Jude Nkwain" w:date="2025-10-09T13:02:00Z" w16du:dateUtc="2025-10-09T11:02:00Z">
            <w:rPr>
              <w:sz w:val="20"/>
              <w:szCs w:val="20"/>
              <w:highlight w:val="yellow"/>
            </w:rPr>
          </w:rPrChange>
        </w:rPr>
        <w:t xml:space="preserve">2 </w:t>
      </w:r>
      <w:r w:rsidRPr="00F2791C">
        <w:rPr>
          <w:sz w:val="20"/>
          <w:szCs w:val="20"/>
          <w:lang w:val="fr-FR"/>
          <w:rPrChange w:id="515" w:author="Jude Nkwain" w:date="2025-10-09T13:02:00Z" w16du:dateUtc="2025-10-09T11:02:00Z">
            <w:rPr>
              <w:sz w:val="20"/>
              <w:szCs w:val="20"/>
              <w:highlight w:val="yellow"/>
            </w:rPr>
          </w:rPrChange>
        </w:rPr>
        <w:t>%</w:t>
      </w:r>
      <w:r w:rsidRPr="00F2791C">
        <w:rPr>
          <w:sz w:val="20"/>
          <w:szCs w:val="20"/>
          <w:lang w:val="fr-FR"/>
          <w:rPrChange w:id="516" w:author="Jude Nkwain" w:date="2025-10-09T13:02:00Z" w16du:dateUtc="2025-10-09T11:02:00Z">
            <w:rPr>
              <w:sz w:val="20"/>
              <w:szCs w:val="20"/>
            </w:rPr>
          </w:rPrChange>
        </w:rPr>
        <w:t xml:space="preserve">. Les activités basiques seront mises en œuvre dans les 26 provinces. </w:t>
      </w:r>
      <w:ins w:id="517" w:author="Jean Serge NGAIMA" w:date="2025-10-07T11:13:00Z" w16du:dateUtc="2025-10-07T10:13:00Z">
        <w:r w:rsidR="00500618" w:rsidRPr="00DA2772">
          <w:rPr>
            <w:sz w:val="20"/>
            <w:szCs w:val="20"/>
            <w:lang w:val="fr-FR"/>
            <w:rPrChange w:id="518" w:author="Jude Nkwain" w:date="2025-10-09T16:09:00Z" w16du:dateUtc="2025-10-09T14:09:00Z">
              <w:rPr>
                <w:sz w:val="20"/>
                <w:szCs w:val="20"/>
              </w:rPr>
            </w:rPrChange>
          </w:rPr>
          <w:t xml:space="preserve">Les activités spécifiques </w:t>
        </w:r>
      </w:ins>
      <w:del w:id="519" w:author="Jean Serge NGAIMA" w:date="2025-10-07T11:13:00Z" w16du:dateUtc="2025-10-07T10:13:00Z">
        <w:r w:rsidRPr="00DA2772" w:rsidDel="00500618">
          <w:rPr>
            <w:sz w:val="20"/>
            <w:szCs w:val="20"/>
            <w:lang w:val="fr-FR"/>
            <w:rPrChange w:id="520" w:author="Jude Nkwain" w:date="2025-10-09T16:09:00Z" w16du:dateUtc="2025-10-09T14:09:00Z">
              <w:rPr>
                <w:sz w:val="20"/>
                <w:szCs w:val="20"/>
              </w:rPr>
            </w:rPrChange>
          </w:rPr>
          <w:delText>C</w:delText>
        </w:r>
      </w:del>
      <w:del w:id="521" w:author="Jean Serge NGAIMA" w:date="2025-10-07T11:12:00Z" w16du:dateUtc="2025-10-07T10:12:00Z">
        <w:r w:rsidRPr="00DA2772" w:rsidDel="00500618">
          <w:rPr>
            <w:sz w:val="20"/>
            <w:szCs w:val="20"/>
            <w:lang w:val="fr-FR"/>
            <w:rPrChange w:id="522" w:author="Jude Nkwain" w:date="2025-10-09T16:09:00Z" w16du:dateUtc="2025-10-09T14:09:00Z">
              <w:rPr>
                <w:sz w:val="20"/>
                <w:szCs w:val="20"/>
              </w:rPr>
            </w:rPrChange>
          </w:rPr>
          <w:delText xml:space="preserve">elles qui sont </w:delText>
        </w:r>
      </w:del>
      <w:del w:id="523" w:author="Jean Serge NGAIMA" w:date="2025-10-07T11:13:00Z" w16du:dateUtc="2025-10-07T10:13:00Z">
        <w:r w:rsidRPr="00DA2772" w:rsidDel="00500618">
          <w:rPr>
            <w:sz w:val="20"/>
            <w:szCs w:val="20"/>
            <w:lang w:val="fr-FR"/>
            <w:rPrChange w:id="524" w:author="Jude Nkwain" w:date="2025-10-09T16:09:00Z" w16du:dateUtc="2025-10-09T14:09:00Z">
              <w:rPr>
                <w:sz w:val="20"/>
                <w:szCs w:val="20"/>
              </w:rPr>
            </w:rPrChange>
          </w:rPr>
          <w:delText>spécifiques</w:delText>
        </w:r>
      </w:del>
      <w:r w:rsidRPr="00DA2772">
        <w:rPr>
          <w:sz w:val="20"/>
          <w:szCs w:val="20"/>
          <w:lang w:val="fr-FR"/>
          <w:rPrChange w:id="525" w:author="Jude Nkwain" w:date="2025-10-09T16:09:00Z" w16du:dateUtc="2025-10-09T14:09:00Z">
            <w:rPr>
              <w:sz w:val="20"/>
              <w:szCs w:val="20"/>
            </w:rPr>
          </w:rPrChange>
        </w:rPr>
        <w:t xml:space="preserve"> seront déployées dans les provinces </w:t>
      </w:r>
      <w:del w:id="526" w:author="Jean Serge NGAIMA" w:date="2025-10-07T11:13:00Z" w16du:dateUtc="2025-10-07T10:13:00Z">
        <w:r w:rsidRPr="00DA2772" w:rsidDel="00500618">
          <w:rPr>
            <w:sz w:val="20"/>
            <w:szCs w:val="20"/>
            <w:lang w:val="fr-FR"/>
            <w:rPrChange w:id="527" w:author="Jude Nkwain" w:date="2025-10-09T16:09:00Z" w16du:dateUtc="2025-10-09T14:09:00Z">
              <w:rPr>
                <w:sz w:val="20"/>
                <w:szCs w:val="20"/>
              </w:rPr>
            </w:rPrChange>
          </w:rPr>
          <w:delText>qui n</w:delText>
        </w:r>
        <w:r w:rsidR="00920CF8" w:rsidRPr="00DA2772" w:rsidDel="00500618">
          <w:rPr>
            <w:sz w:val="20"/>
            <w:szCs w:val="20"/>
            <w:lang w:val="fr-FR"/>
            <w:rPrChange w:id="528" w:author="Jude Nkwain" w:date="2025-10-09T16:09:00Z" w16du:dateUtc="2025-10-09T14:09:00Z">
              <w:rPr>
                <w:sz w:val="20"/>
                <w:szCs w:val="20"/>
              </w:rPr>
            </w:rPrChange>
          </w:rPr>
          <w:delText>é</w:delText>
        </w:r>
        <w:r w:rsidRPr="00DA2772" w:rsidDel="00500618">
          <w:rPr>
            <w:sz w:val="20"/>
            <w:szCs w:val="20"/>
            <w:lang w:val="fr-FR"/>
            <w:rPrChange w:id="529" w:author="Jude Nkwain" w:date="2025-10-09T16:09:00Z" w16du:dateUtc="2025-10-09T14:09:00Z">
              <w:rPr>
                <w:sz w:val="20"/>
                <w:szCs w:val="20"/>
              </w:rPr>
            </w:rPrChange>
          </w:rPr>
          <w:delText>cessitent un appui spécifique qui sont</w:delText>
        </w:r>
      </w:del>
      <w:r w:rsidRPr="00DA2772">
        <w:rPr>
          <w:sz w:val="20"/>
          <w:szCs w:val="20"/>
          <w:lang w:val="fr-FR"/>
          <w:rPrChange w:id="530" w:author="Jude Nkwain" w:date="2025-10-09T16:09:00Z" w16du:dateUtc="2025-10-09T14:09:00Z">
            <w:rPr>
              <w:sz w:val="20"/>
              <w:szCs w:val="20"/>
            </w:rPr>
          </w:rPrChange>
        </w:rPr>
        <w:t xml:space="preserve"> </w:t>
      </w:r>
      <w:ins w:id="531" w:author="Jean Serge NGAIMA" w:date="2025-10-07T11:13:00Z" w16du:dateUtc="2025-10-07T10:13:00Z">
        <w:r w:rsidR="00500618" w:rsidRPr="00DA2772">
          <w:rPr>
            <w:sz w:val="20"/>
            <w:szCs w:val="20"/>
            <w:lang w:val="fr-FR"/>
            <w:rPrChange w:id="532" w:author="Jude Nkwain" w:date="2025-10-09T16:09:00Z" w16du:dateUtc="2025-10-09T14:09:00Z">
              <w:rPr>
                <w:sz w:val="20"/>
                <w:szCs w:val="20"/>
              </w:rPr>
            </w:rPrChange>
          </w:rPr>
          <w:t xml:space="preserve">de la </w:t>
        </w:r>
      </w:ins>
      <w:proofErr w:type="spellStart"/>
      <w:proofErr w:type="gramStart"/>
      <w:r w:rsidRPr="00DA2772">
        <w:rPr>
          <w:sz w:val="20"/>
          <w:szCs w:val="20"/>
          <w:lang w:val="fr-FR"/>
          <w:rPrChange w:id="533" w:author="Jude Nkwain" w:date="2025-10-09T16:09:00Z" w16du:dateUtc="2025-10-09T14:09:00Z">
            <w:rPr>
              <w:sz w:val="20"/>
              <w:szCs w:val="20"/>
            </w:rPr>
          </w:rPrChange>
        </w:rPr>
        <w:t>Tshopo,Tshuapa</w:t>
      </w:r>
      <w:proofErr w:type="gramEnd"/>
      <w:r w:rsidRPr="00DA2772">
        <w:rPr>
          <w:sz w:val="20"/>
          <w:szCs w:val="20"/>
          <w:lang w:val="fr-FR"/>
          <w:rPrChange w:id="534" w:author="Jude Nkwain" w:date="2025-10-09T16:09:00Z" w16du:dateUtc="2025-10-09T14:09:00Z">
            <w:rPr>
              <w:sz w:val="20"/>
              <w:szCs w:val="20"/>
            </w:rPr>
          </w:rPrChange>
        </w:rPr>
        <w:t>,Haut</w:t>
      </w:r>
      <w:proofErr w:type="spellEnd"/>
      <w:r w:rsidRPr="00DA2772">
        <w:rPr>
          <w:sz w:val="20"/>
          <w:szCs w:val="20"/>
          <w:lang w:val="fr-FR"/>
          <w:rPrChange w:id="535" w:author="Jude Nkwain" w:date="2025-10-09T16:09:00Z" w16du:dateUtc="2025-10-09T14:09:00Z">
            <w:rPr>
              <w:sz w:val="20"/>
              <w:szCs w:val="20"/>
            </w:rPr>
          </w:rPrChange>
        </w:rPr>
        <w:t xml:space="preserve"> </w:t>
      </w:r>
      <w:proofErr w:type="spellStart"/>
      <w:proofErr w:type="gramStart"/>
      <w:r w:rsidRPr="00DA2772">
        <w:rPr>
          <w:sz w:val="20"/>
          <w:szCs w:val="20"/>
          <w:lang w:val="fr-FR"/>
          <w:rPrChange w:id="536" w:author="Jude Nkwain" w:date="2025-10-09T16:09:00Z" w16du:dateUtc="2025-10-09T14:09:00Z">
            <w:rPr>
              <w:sz w:val="20"/>
              <w:szCs w:val="20"/>
            </w:rPr>
          </w:rPrChange>
        </w:rPr>
        <w:t>Katanga,</w:t>
      </w:r>
      <w:r w:rsidR="00FA139C" w:rsidRPr="00DA2772">
        <w:rPr>
          <w:sz w:val="20"/>
          <w:szCs w:val="20"/>
          <w:lang w:val="fr-FR"/>
          <w:rPrChange w:id="537" w:author="Jude Nkwain" w:date="2025-10-09T16:09:00Z" w16du:dateUtc="2025-10-09T14:09:00Z">
            <w:rPr>
              <w:sz w:val="20"/>
              <w:szCs w:val="20"/>
            </w:rPr>
          </w:rPrChange>
        </w:rPr>
        <w:t>Kasai</w:t>
      </w:r>
      <w:proofErr w:type="spellEnd"/>
      <w:proofErr w:type="gramEnd"/>
      <w:r w:rsidR="00FA139C" w:rsidRPr="00DA2772">
        <w:rPr>
          <w:sz w:val="20"/>
          <w:szCs w:val="20"/>
          <w:lang w:val="fr-FR"/>
          <w:rPrChange w:id="538" w:author="Jude Nkwain" w:date="2025-10-09T16:09:00Z" w16du:dateUtc="2025-10-09T14:09:00Z">
            <w:rPr>
              <w:sz w:val="20"/>
              <w:szCs w:val="20"/>
            </w:rPr>
          </w:rPrChange>
        </w:rPr>
        <w:t xml:space="preserve"> </w:t>
      </w:r>
      <w:proofErr w:type="spellStart"/>
      <w:proofErr w:type="gramStart"/>
      <w:r w:rsidR="00FA139C" w:rsidRPr="00DA2772">
        <w:rPr>
          <w:sz w:val="20"/>
          <w:szCs w:val="20"/>
          <w:lang w:val="fr-FR"/>
          <w:rPrChange w:id="539" w:author="Jude Nkwain" w:date="2025-10-09T16:09:00Z" w16du:dateUtc="2025-10-09T14:09:00Z">
            <w:rPr>
              <w:sz w:val="20"/>
              <w:szCs w:val="20"/>
            </w:rPr>
          </w:rPrChange>
        </w:rPr>
        <w:t>oriental</w:t>
      </w:r>
      <w:r w:rsidR="00C36716" w:rsidRPr="00DA2772">
        <w:rPr>
          <w:sz w:val="20"/>
          <w:szCs w:val="20"/>
          <w:lang w:val="fr-FR"/>
          <w:rPrChange w:id="540" w:author="Jude Nkwain" w:date="2025-10-09T16:09:00Z" w16du:dateUtc="2025-10-09T14:09:00Z">
            <w:rPr>
              <w:sz w:val="20"/>
              <w:szCs w:val="20"/>
            </w:rPr>
          </w:rPrChange>
        </w:rPr>
        <w:t>,</w:t>
      </w:r>
      <w:r w:rsidR="008E1C63" w:rsidRPr="00DA2772">
        <w:rPr>
          <w:sz w:val="20"/>
          <w:szCs w:val="20"/>
          <w:lang w:val="fr-FR"/>
          <w:rPrChange w:id="541" w:author="Jude Nkwain" w:date="2025-10-09T16:09:00Z" w16du:dateUtc="2025-10-09T14:09:00Z">
            <w:rPr>
              <w:sz w:val="20"/>
              <w:szCs w:val="20"/>
            </w:rPr>
          </w:rPrChange>
        </w:rPr>
        <w:t>Maindombe</w:t>
      </w:r>
      <w:proofErr w:type="spellEnd"/>
      <w:proofErr w:type="gramEnd"/>
      <w:r w:rsidR="00FA139C" w:rsidRPr="00DA2772">
        <w:rPr>
          <w:sz w:val="20"/>
          <w:szCs w:val="20"/>
          <w:lang w:val="fr-FR"/>
          <w:rPrChange w:id="542" w:author="Jude Nkwain" w:date="2025-10-09T16:09:00Z" w16du:dateUtc="2025-10-09T14:09:00Z">
            <w:rPr>
              <w:sz w:val="20"/>
              <w:szCs w:val="20"/>
            </w:rPr>
          </w:rPrChange>
        </w:rPr>
        <w:t xml:space="preserve"> et </w:t>
      </w:r>
      <w:proofErr w:type="spellStart"/>
      <w:r w:rsidR="00FA139C" w:rsidRPr="00DA2772">
        <w:rPr>
          <w:sz w:val="20"/>
          <w:szCs w:val="20"/>
          <w:lang w:val="fr-FR"/>
          <w:rPrChange w:id="543" w:author="Jude Nkwain" w:date="2025-10-09T16:09:00Z" w16du:dateUtc="2025-10-09T14:09:00Z">
            <w:rPr>
              <w:sz w:val="20"/>
              <w:szCs w:val="20"/>
            </w:rPr>
          </w:rPrChange>
        </w:rPr>
        <w:t>Mongala.</w:t>
      </w:r>
      <w:r w:rsidR="002C3791" w:rsidRPr="00DA2772">
        <w:rPr>
          <w:sz w:val="20"/>
          <w:szCs w:val="20"/>
          <w:lang w:val="fr-FR"/>
          <w:rPrChange w:id="544" w:author="Jude Nkwain" w:date="2025-10-09T16:09:00Z" w16du:dateUtc="2025-10-09T14:09:00Z">
            <w:rPr>
              <w:sz w:val="20"/>
              <w:szCs w:val="20"/>
            </w:rPr>
          </w:rPrChange>
        </w:rPr>
        <w:t>L’unique</w:t>
      </w:r>
      <w:proofErr w:type="spellEnd"/>
      <w:r w:rsidR="002C3791" w:rsidRPr="00DA2772">
        <w:rPr>
          <w:sz w:val="20"/>
          <w:szCs w:val="20"/>
          <w:lang w:val="fr-FR"/>
          <w:rPrChange w:id="545" w:author="Jude Nkwain" w:date="2025-10-09T16:09:00Z" w16du:dateUtc="2025-10-09T14:09:00Z">
            <w:rPr>
              <w:sz w:val="20"/>
              <w:szCs w:val="20"/>
            </w:rPr>
          </w:rPrChange>
        </w:rPr>
        <w:t xml:space="preserve"> activité humanitaire</w:t>
      </w:r>
      <w:r w:rsidR="00181A4B" w:rsidRPr="00DA2772">
        <w:rPr>
          <w:sz w:val="20"/>
          <w:szCs w:val="20"/>
          <w:lang w:val="fr-FR"/>
          <w:rPrChange w:id="546" w:author="Jude Nkwain" w:date="2025-10-09T16:09:00Z" w16du:dateUtc="2025-10-09T14:09:00Z">
            <w:rPr>
              <w:sz w:val="20"/>
              <w:szCs w:val="20"/>
            </w:rPr>
          </w:rPrChange>
        </w:rPr>
        <w:t xml:space="preserve"> </w:t>
      </w:r>
      <w:r w:rsidR="002C3791" w:rsidRPr="00DA2772">
        <w:rPr>
          <w:sz w:val="20"/>
          <w:szCs w:val="20"/>
          <w:lang w:val="fr-FR"/>
          <w:rPrChange w:id="547" w:author="Jude Nkwain" w:date="2025-10-09T16:09:00Z" w16du:dateUtc="2025-10-09T14:09:00Z">
            <w:rPr>
              <w:sz w:val="20"/>
              <w:szCs w:val="20"/>
            </w:rPr>
          </w:rPrChange>
        </w:rPr>
        <w:t xml:space="preserve">retenue dans FPP-RSS4 </w:t>
      </w:r>
      <w:r w:rsidR="00D75247" w:rsidRPr="00DA2772">
        <w:rPr>
          <w:sz w:val="20"/>
          <w:szCs w:val="20"/>
          <w:lang w:val="fr-FR"/>
          <w:rPrChange w:id="548" w:author="Jude Nkwain" w:date="2025-10-09T16:09:00Z" w16du:dateUtc="2025-10-09T14:09:00Z">
            <w:rPr>
              <w:sz w:val="20"/>
              <w:szCs w:val="20"/>
            </w:rPr>
          </w:rPrChange>
        </w:rPr>
        <w:t xml:space="preserve">(voir 1.17.) </w:t>
      </w:r>
      <w:del w:id="549" w:author="Jean Serge NGAIMA" w:date="2025-10-07T11:13:00Z" w16du:dateUtc="2025-10-07T10:13:00Z">
        <w:r w:rsidR="00A34B8A" w:rsidRPr="00DA2772" w:rsidDel="00E1439C">
          <w:rPr>
            <w:sz w:val="20"/>
            <w:szCs w:val="20"/>
            <w:lang w:val="fr-FR"/>
            <w:rPrChange w:id="550" w:author="Jude Nkwain" w:date="2025-10-09T16:09:00Z" w16du:dateUtc="2025-10-09T14:09:00Z">
              <w:rPr>
                <w:sz w:val="20"/>
                <w:szCs w:val="20"/>
              </w:rPr>
            </w:rPrChange>
          </w:rPr>
          <w:delText>fait également partie des activités retenues au co</w:delText>
        </w:r>
        <w:r w:rsidR="0090462C" w:rsidRPr="00DA2772" w:rsidDel="00E1439C">
          <w:rPr>
            <w:sz w:val="20"/>
            <w:szCs w:val="20"/>
            <w:lang w:val="fr-FR"/>
            <w:rPrChange w:id="551" w:author="Jude Nkwain" w:date="2025-10-09T16:09:00Z" w16du:dateUtc="2025-10-09T14:09:00Z">
              <w:rPr>
                <w:sz w:val="20"/>
                <w:szCs w:val="20"/>
              </w:rPr>
            </w:rPrChange>
          </w:rPr>
          <w:delText xml:space="preserve">urs </w:delText>
        </w:r>
        <w:r w:rsidR="00A34B8A" w:rsidRPr="00DA2772" w:rsidDel="00E1439C">
          <w:rPr>
            <w:sz w:val="20"/>
            <w:szCs w:val="20"/>
            <w:lang w:val="fr-FR"/>
            <w:rPrChange w:id="552" w:author="Jude Nkwain" w:date="2025-10-09T16:09:00Z" w16du:dateUtc="2025-10-09T14:09:00Z">
              <w:rPr>
                <w:sz w:val="20"/>
                <w:szCs w:val="20"/>
              </w:rPr>
            </w:rPrChange>
          </w:rPr>
          <w:delText xml:space="preserve"> de la transition.</w:delText>
        </w:r>
        <w:r w:rsidR="00181A4B" w:rsidRPr="00DA2772" w:rsidDel="00E1439C">
          <w:rPr>
            <w:sz w:val="20"/>
            <w:szCs w:val="20"/>
            <w:lang w:val="fr-FR"/>
            <w:rPrChange w:id="553" w:author="Jude Nkwain" w:date="2025-10-09T16:09:00Z" w16du:dateUtc="2025-10-09T14:09:00Z">
              <w:rPr>
                <w:sz w:val="20"/>
                <w:szCs w:val="20"/>
              </w:rPr>
            </w:rPrChange>
          </w:rPr>
          <w:delText>Cette activité aura lieu</w:delText>
        </w:r>
      </w:del>
      <w:ins w:id="554" w:author="Jean Serge NGAIMA" w:date="2025-10-07T11:13:00Z" w16du:dateUtc="2025-10-07T10:13:00Z">
        <w:r w:rsidR="00E1439C" w:rsidRPr="00DA2772">
          <w:rPr>
            <w:sz w:val="20"/>
            <w:szCs w:val="20"/>
            <w:lang w:val="fr-FR"/>
            <w:rPrChange w:id="555" w:author="Jude Nkwain" w:date="2025-10-09T16:09:00Z" w16du:dateUtc="2025-10-09T14:09:00Z">
              <w:rPr>
                <w:sz w:val="20"/>
                <w:szCs w:val="20"/>
              </w:rPr>
            </w:rPrChange>
          </w:rPr>
          <w:t xml:space="preserve"> </w:t>
        </w:r>
        <w:proofErr w:type="gramStart"/>
        <w:r w:rsidR="00E1439C" w:rsidRPr="00DA2772">
          <w:rPr>
            <w:sz w:val="20"/>
            <w:szCs w:val="20"/>
            <w:lang w:val="fr-FR"/>
            <w:rPrChange w:id="556" w:author="Jude Nkwain" w:date="2025-10-09T16:09:00Z" w16du:dateUtc="2025-10-09T14:09:00Z">
              <w:rPr>
                <w:sz w:val="20"/>
                <w:szCs w:val="20"/>
              </w:rPr>
            </w:rPrChange>
          </w:rPr>
          <w:t>sera</w:t>
        </w:r>
        <w:proofErr w:type="gramEnd"/>
        <w:r w:rsidR="00E1439C" w:rsidRPr="00DA2772">
          <w:rPr>
            <w:sz w:val="20"/>
            <w:szCs w:val="20"/>
            <w:lang w:val="fr-FR"/>
            <w:rPrChange w:id="557" w:author="Jude Nkwain" w:date="2025-10-09T16:09:00Z" w16du:dateUtc="2025-10-09T14:09:00Z">
              <w:rPr>
                <w:sz w:val="20"/>
                <w:szCs w:val="20"/>
              </w:rPr>
            </w:rPrChange>
          </w:rPr>
          <w:t xml:space="preserve"> </w:t>
        </w:r>
      </w:ins>
      <w:ins w:id="558" w:author="Jean Serge NGAIMA" w:date="2025-10-07T11:14:00Z" w16du:dateUtc="2025-10-07T10:14:00Z">
        <w:r w:rsidR="00E1439C" w:rsidRPr="00DA2772">
          <w:rPr>
            <w:sz w:val="20"/>
            <w:szCs w:val="20"/>
            <w:lang w:val="fr-FR"/>
            <w:rPrChange w:id="559" w:author="Jude Nkwain" w:date="2025-10-09T16:09:00Z" w16du:dateUtc="2025-10-09T14:09:00Z">
              <w:rPr>
                <w:sz w:val="20"/>
                <w:szCs w:val="20"/>
              </w:rPr>
            </w:rPrChange>
          </w:rPr>
          <w:t>mis</w:t>
        </w:r>
      </w:ins>
      <w:ins w:id="560" w:author="Jean Serge NGAIMA" w:date="2025-10-08T23:31:00Z" w16du:dateUtc="2025-10-08T22:31:00Z">
        <w:r w:rsidR="0025608E" w:rsidRPr="00DA2772">
          <w:rPr>
            <w:sz w:val="20"/>
            <w:szCs w:val="20"/>
            <w:lang w:val="fr-FR"/>
            <w:rPrChange w:id="561" w:author="Jude Nkwain" w:date="2025-10-09T16:09:00Z" w16du:dateUtc="2025-10-09T14:09:00Z">
              <w:rPr>
                <w:sz w:val="20"/>
                <w:szCs w:val="20"/>
              </w:rPr>
            </w:rPrChange>
          </w:rPr>
          <w:t>e</w:t>
        </w:r>
      </w:ins>
      <w:ins w:id="562" w:author="Jean Serge NGAIMA" w:date="2025-10-07T11:14:00Z" w16du:dateUtc="2025-10-07T10:14:00Z">
        <w:r w:rsidR="00E1439C" w:rsidRPr="00DA2772">
          <w:rPr>
            <w:sz w:val="20"/>
            <w:szCs w:val="20"/>
            <w:lang w:val="fr-FR"/>
            <w:rPrChange w:id="563" w:author="Jude Nkwain" w:date="2025-10-09T16:09:00Z" w16du:dateUtc="2025-10-09T14:09:00Z">
              <w:rPr>
                <w:sz w:val="20"/>
                <w:szCs w:val="20"/>
              </w:rPr>
            </w:rPrChange>
          </w:rPr>
          <w:t xml:space="preserve"> en </w:t>
        </w:r>
        <w:proofErr w:type="spellStart"/>
        <w:proofErr w:type="gramStart"/>
        <w:r w:rsidR="00E1439C" w:rsidRPr="00DA2772">
          <w:rPr>
            <w:sz w:val="20"/>
            <w:szCs w:val="20"/>
            <w:lang w:val="fr-FR"/>
            <w:rPrChange w:id="564" w:author="Jude Nkwain" w:date="2025-10-09T16:09:00Z" w16du:dateUtc="2025-10-09T14:09:00Z">
              <w:rPr>
                <w:sz w:val="20"/>
                <w:szCs w:val="20"/>
              </w:rPr>
            </w:rPrChange>
          </w:rPr>
          <w:t>oeuvre</w:t>
        </w:r>
        <w:proofErr w:type="spellEnd"/>
        <w:r w:rsidR="00E1439C" w:rsidRPr="00DA2772">
          <w:rPr>
            <w:sz w:val="20"/>
            <w:szCs w:val="20"/>
            <w:lang w:val="fr-FR"/>
            <w:rPrChange w:id="565" w:author="Jude Nkwain" w:date="2025-10-09T16:09:00Z" w16du:dateUtc="2025-10-09T14:09:00Z">
              <w:rPr>
                <w:sz w:val="20"/>
                <w:szCs w:val="20"/>
              </w:rPr>
            </w:rPrChange>
          </w:rPr>
          <w:t xml:space="preserve"> </w:t>
        </w:r>
      </w:ins>
      <w:r w:rsidR="00181A4B" w:rsidRPr="00DA2772">
        <w:rPr>
          <w:sz w:val="20"/>
          <w:szCs w:val="20"/>
          <w:lang w:val="fr-FR"/>
          <w:rPrChange w:id="566" w:author="Jude Nkwain" w:date="2025-10-09T16:09:00Z" w16du:dateUtc="2025-10-09T14:09:00Z">
            <w:rPr>
              <w:sz w:val="20"/>
              <w:szCs w:val="20"/>
            </w:rPr>
          </w:rPrChange>
        </w:rPr>
        <w:t xml:space="preserve"> dans</w:t>
      </w:r>
      <w:proofErr w:type="gramEnd"/>
      <w:r w:rsidR="00181A4B" w:rsidRPr="00DA2772">
        <w:rPr>
          <w:sz w:val="20"/>
          <w:szCs w:val="20"/>
          <w:lang w:val="fr-FR"/>
          <w:rPrChange w:id="567" w:author="Jude Nkwain" w:date="2025-10-09T16:09:00Z" w16du:dateUtc="2025-10-09T14:09:00Z">
            <w:rPr>
              <w:sz w:val="20"/>
              <w:szCs w:val="20"/>
            </w:rPr>
          </w:rPrChange>
        </w:rPr>
        <w:t xml:space="preserve"> 3 provinces à savoir le Nord </w:t>
      </w:r>
      <w:proofErr w:type="spellStart"/>
      <w:proofErr w:type="gramStart"/>
      <w:r w:rsidR="00181A4B" w:rsidRPr="00DA2772">
        <w:rPr>
          <w:sz w:val="20"/>
          <w:szCs w:val="20"/>
          <w:lang w:val="fr-FR"/>
          <w:rPrChange w:id="568" w:author="Jude Nkwain" w:date="2025-10-09T16:09:00Z" w16du:dateUtc="2025-10-09T14:09:00Z">
            <w:rPr>
              <w:sz w:val="20"/>
              <w:szCs w:val="20"/>
            </w:rPr>
          </w:rPrChange>
        </w:rPr>
        <w:t>Kivu,le</w:t>
      </w:r>
      <w:proofErr w:type="spellEnd"/>
      <w:proofErr w:type="gramEnd"/>
      <w:r w:rsidR="00181A4B" w:rsidRPr="00DA2772">
        <w:rPr>
          <w:sz w:val="20"/>
          <w:szCs w:val="20"/>
          <w:lang w:val="fr-FR"/>
          <w:rPrChange w:id="569" w:author="Jude Nkwain" w:date="2025-10-09T16:09:00Z" w16du:dateUtc="2025-10-09T14:09:00Z">
            <w:rPr>
              <w:sz w:val="20"/>
              <w:szCs w:val="20"/>
            </w:rPr>
          </w:rPrChange>
        </w:rPr>
        <w:t xml:space="preserve"> Sud Kivu et l’Ituri.</w:t>
      </w:r>
    </w:p>
    <w:p w14:paraId="622E817A" w14:textId="5103E6C9" w:rsidR="009E3CE3" w:rsidRPr="00D8799A" w:rsidRDefault="220A22C3" w:rsidP="4EF77C7B">
      <w:pPr>
        <w:keepNext/>
        <w:keepLines/>
        <w:pBdr>
          <w:top w:val="nil"/>
          <w:left w:val="nil"/>
          <w:bottom w:val="nil"/>
          <w:right w:val="nil"/>
          <w:between w:val="nil"/>
        </w:pBdr>
        <w:spacing w:after="120"/>
        <w:jc w:val="both"/>
        <w:rPr>
          <w:sz w:val="20"/>
          <w:szCs w:val="20"/>
          <w:lang w:val="fr-FR"/>
        </w:rPr>
      </w:pPr>
      <w:r w:rsidRPr="4EF77C7B">
        <w:rPr>
          <w:sz w:val="20"/>
          <w:szCs w:val="20"/>
          <w:lang w:val="fr-FR"/>
        </w:rPr>
        <w:t>Les activités basiques sont l'ensemble d</w:t>
      </w:r>
      <w:ins w:id="570" w:author="Clarisse Veylon (Consultant)" w:date="2025-10-09T13:14:00Z">
        <w:r w:rsidR="2FDF68FD" w:rsidRPr="4EF77C7B">
          <w:rPr>
            <w:sz w:val="20"/>
            <w:szCs w:val="20"/>
            <w:lang w:val="fr-FR"/>
          </w:rPr>
          <w:t xml:space="preserve">es </w:t>
        </w:r>
      </w:ins>
      <w:del w:id="571" w:author="Clarisse Veylon (Consultant)" w:date="2025-10-09T13:14:00Z">
        <w:r w:rsidR="009E3CE3" w:rsidRPr="4EF77C7B" w:rsidDel="220A22C3">
          <w:rPr>
            <w:sz w:val="20"/>
            <w:szCs w:val="20"/>
            <w:lang w:val="fr-FR"/>
          </w:rPr>
          <w:delText>'</w:delText>
        </w:r>
      </w:del>
      <w:r w:rsidRPr="4EF77C7B">
        <w:rPr>
          <w:sz w:val="20"/>
          <w:szCs w:val="20"/>
          <w:lang w:val="fr-FR"/>
        </w:rPr>
        <w:t>actions qui permettent d'offrir les services essentiels de vaccination dans les 26 provinces de</w:t>
      </w:r>
      <w:r w:rsidR="22E1B732" w:rsidRPr="4EF77C7B">
        <w:rPr>
          <w:sz w:val="20"/>
          <w:szCs w:val="20"/>
          <w:lang w:val="fr-FR"/>
        </w:rPr>
        <w:t xml:space="preserve"> la </w:t>
      </w:r>
      <w:r w:rsidRPr="4EF77C7B">
        <w:rPr>
          <w:sz w:val="20"/>
          <w:szCs w:val="20"/>
          <w:lang w:val="fr-FR"/>
        </w:rPr>
        <w:t>RDC.</w:t>
      </w:r>
      <w:ins w:id="572" w:author="Clarisse Veylon (Consultant)" w:date="2025-10-09T13:14:00Z">
        <w:r w:rsidR="0FCE8ED7" w:rsidRPr="4EF77C7B">
          <w:rPr>
            <w:sz w:val="20"/>
            <w:szCs w:val="20"/>
            <w:lang w:val="fr-FR"/>
          </w:rPr>
          <w:t xml:space="preserve"> </w:t>
        </w:r>
      </w:ins>
      <w:r w:rsidRPr="4EF77C7B">
        <w:rPr>
          <w:sz w:val="20"/>
          <w:szCs w:val="20"/>
          <w:lang w:val="fr-FR"/>
        </w:rPr>
        <w:t>Les activités spécifiques sont celle</w:t>
      </w:r>
      <w:ins w:id="573" w:author="Jean Serge NGAIMA" w:date="2025-10-07T11:14:00Z">
        <w:r w:rsidR="2E90CACE" w:rsidRPr="4EF77C7B">
          <w:rPr>
            <w:sz w:val="20"/>
            <w:szCs w:val="20"/>
            <w:lang w:val="fr-FR"/>
          </w:rPr>
          <w:t>s</w:t>
        </w:r>
      </w:ins>
      <w:r w:rsidRPr="4EF77C7B">
        <w:rPr>
          <w:sz w:val="20"/>
          <w:szCs w:val="20"/>
          <w:lang w:val="fr-FR"/>
        </w:rPr>
        <w:t xml:space="preserve"> qui permettent d'en</w:t>
      </w:r>
      <w:r w:rsidR="67AEB38F" w:rsidRPr="4EF77C7B">
        <w:rPr>
          <w:sz w:val="20"/>
          <w:szCs w:val="20"/>
          <w:lang w:val="fr-FR"/>
        </w:rPr>
        <w:t>ra</w:t>
      </w:r>
      <w:r w:rsidRPr="4EF77C7B">
        <w:rPr>
          <w:sz w:val="20"/>
          <w:szCs w:val="20"/>
          <w:lang w:val="fr-FR"/>
        </w:rPr>
        <w:t xml:space="preserve">yer ou de réduire les effets négatifs d'un problème déterminé identifié avec acuité dans une province bien identifiée. </w:t>
      </w:r>
      <w:ins w:id="574" w:author="Clarisse Veylon (Consultant)" w:date="2025-10-09T13:14:00Z">
        <w:r w:rsidR="1B3032E8" w:rsidRPr="4EF77C7B">
          <w:rPr>
            <w:sz w:val="20"/>
            <w:szCs w:val="20"/>
            <w:lang w:val="fr-FR"/>
          </w:rPr>
          <w:t>Les</w:t>
        </w:r>
      </w:ins>
      <w:del w:id="575" w:author="Clarisse Veylon (Consultant)" w:date="2025-10-09T13:14:00Z">
        <w:r w:rsidR="009E3CE3" w:rsidRPr="4EF77C7B" w:rsidDel="4914DEFC">
          <w:rPr>
            <w:sz w:val="20"/>
            <w:szCs w:val="20"/>
            <w:lang w:val="fr-FR"/>
          </w:rPr>
          <w:delText>Une</w:delText>
        </w:r>
      </w:del>
      <w:r w:rsidR="4914DEFC" w:rsidRPr="4EF77C7B">
        <w:rPr>
          <w:sz w:val="20"/>
          <w:szCs w:val="20"/>
          <w:lang w:val="fr-FR"/>
        </w:rPr>
        <w:t xml:space="preserve"> activité</w:t>
      </w:r>
      <w:ins w:id="576" w:author="Clarisse Veylon (Consultant)" w:date="2025-10-09T13:14:00Z">
        <w:r w:rsidR="631DBE98" w:rsidRPr="4EF77C7B">
          <w:rPr>
            <w:sz w:val="20"/>
            <w:szCs w:val="20"/>
            <w:lang w:val="fr-FR"/>
          </w:rPr>
          <w:t>s</w:t>
        </w:r>
      </w:ins>
      <w:r w:rsidR="4914DEFC" w:rsidRPr="4EF77C7B">
        <w:rPr>
          <w:sz w:val="20"/>
          <w:szCs w:val="20"/>
          <w:lang w:val="fr-FR"/>
        </w:rPr>
        <w:t xml:space="preserve"> humanitaire</w:t>
      </w:r>
      <w:ins w:id="577" w:author="Clarisse Veylon (Consultant)" w:date="2025-10-09T13:14:00Z">
        <w:r w:rsidR="19DA7E14" w:rsidRPr="4EF77C7B">
          <w:rPr>
            <w:sz w:val="20"/>
            <w:szCs w:val="20"/>
            <w:lang w:val="fr-FR"/>
          </w:rPr>
          <w:t>s</w:t>
        </w:r>
      </w:ins>
      <w:r w:rsidR="4914DEFC" w:rsidRPr="4EF77C7B">
        <w:rPr>
          <w:sz w:val="20"/>
          <w:szCs w:val="20"/>
          <w:lang w:val="fr-FR"/>
        </w:rPr>
        <w:t xml:space="preserve"> </w:t>
      </w:r>
      <w:ins w:id="578" w:author="Clarisse Veylon (Consultant)" w:date="2025-10-09T13:15:00Z">
        <w:r w:rsidR="64C2DD52" w:rsidRPr="4EF77C7B">
          <w:rPr>
            <w:sz w:val="20"/>
            <w:szCs w:val="20"/>
            <w:lang w:val="fr-FR"/>
          </w:rPr>
          <w:t>sont</w:t>
        </w:r>
      </w:ins>
      <w:del w:id="579" w:author="Clarisse Veylon (Consultant)" w:date="2025-10-09T13:15:00Z">
        <w:r w:rsidR="009E3CE3" w:rsidRPr="4EF77C7B" w:rsidDel="4914DEFC">
          <w:rPr>
            <w:sz w:val="20"/>
            <w:szCs w:val="20"/>
            <w:lang w:val="fr-FR"/>
          </w:rPr>
          <w:delText>est</w:delText>
        </w:r>
      </w:del>
      <w:r w:rsidR="4914DEFC" w:rsidRPr="4EF77C7B">
        <w:rPr>
          <w:sz w:val="20"/>
          <w:szCs w:val="20"/>
          <w:lang w:val="fr-FR"/>
        </w:rPr>
        <w:t xml:space="preserve"> </w:t>
      </w:r>
      <w:del w:id="580" w:author="Clarisse Veylon (Consultant)" w:date="2025-10-09T13:15:00Z">
        <w:r w:rsidR="009E3CE3" w:rsidRPr="4EF77C7B" w:rsidDel="4914DEFC">
          <w:rPr>
            <w:sz w:val="20"/>
            <w:szCs w:val="20"/>
            <w:lang w:val="fr-FR"/>
          </w:rPr>
          <w:delText>définie comme</w:delText>
        </w:r>
      </w:del>
      <w:r w:rsidR="4914DEFC" w:rsidRPr="4EF77C7B">
        <w:rPr>
          <w:sz w:val="20"/>
          <w:szCs w:val="20"/>
          <w:lang w:val="fr-FR"/>
        </w:rPr>
        <w:t xml:space="preserve"> celle</w:t>
      </w:r>
      <w:ins w:id="581" w:author="Clarisse Veylon (Consultant)" w:date="2025-10-09T13:15:00Z">
        <w:r w:rsidR="44CFCACE" w:rsidRPr="4EF77C7B">
          <w:rPr>
            <w:sz w:val="20"/>
            <w:szCs w:val="20"/>
            <w:lang w:val="fr-FR"/>
          </w:rPr>
          <w:t>s</w:t>
        </w:r>
      </w:ins>
      <w:r w:rsidR="4914DEFC" w:rsidRPr="4EF77C7B">
        <w:rPr>
          <w:sz w:val="20"/>
          <w:szCs w:val="20"/>
          <w:lang w:val="fr-FR"/>
        </w:rPr>
        <w:t xml:space="preserve"> qui permet</w:t>
      </w:r>
      <w:ins w:id="582" w:author="Clarisse Veylon (Consultant)" w:date="2025-10-09T13:15:00Z">
        <w:r w:rsidR="1B51A39B" w:rsidRPr="4EF77C7B">
          <w:rPr>
            <w:sz w:val="20"/>
            <w:szCs w:val="20"/>
            <w:lang w:val="fr-FR"/>
          </w:rPr>
          <w:t>tent</w:t>
        </w:r>
      </w:ins>
      <w:r w:rsidR="4914DEFC" w:rsidRPr="4EF77C7B">
        <w:rPr>
          <w:sz w:val="20"/>
          <w:szCs w:val="20"/>
          <w:lang w:val="fr-FR"/>
        </w:rPr>
        <w:t xml:space="preserve"> </w:t>
      </w:r>
      <w:r w:rsidR="61C936AA" w:rsidRPr="4EF77C7B">
        <w:rPr>
          <w:sz w:val="20"/>
          <w:szCs w:val="20"/>
          <w:lang w:val="fr-FR"/>
        </w:rPr>
        <w:t>de développer les services de vaccination dans les sites des dép</w:t>
      </w:r>
      <w:r w:rsidR="6216C4BF" w:rsidRPr="4EF77C7B">
        <w:rPr>
          <w:sz w:val="20"/>
          <w:szCs w:val="20"/>
          <w:lang w:val="fr-FR"/>
        </w:rPr>
        <w:t>la</w:t>
      </w:r>
      <w:r w:rsidR="61C936AA" w:rsidRPr="4EF77C7B">
        <w:rPr>
          <w:sz w:val="20"/>
          <w:szCs w:val="20"/>
          <w:lang w:val="fr-FR"/>
        </w:rPr>
        <w:t xml:space="preserve">cés et/ou réfugiés en collaboration avec les </w:t>
      </w:r>
      <w:r w:rsidR="16902D03" w:rsidRPr="4EF77C7B">
        <w:rPr>
          <w:sz w:val="20"/>
          <w:szCs w:val="20"/>
          <w:lang w:val="fr-FR"/>
        </w:rPr>
        <w:t>acteurs d’urgence et les communautés affectées.</w:t>
      </w:r>
    </w:p>
    <w:p w14:paraId="76DC4468" w14:textId="2ECB3782" w:rsidR="00D92D91" w:rsidRDefault="004B2996" w:rsidP="00D92D91">
      <w:pPr>
        <w:rPr>
          <w:ins w:id="583" w:author="Jean Serge NGAIMA" w:date="2025-10-17T21:34:00Z" w16du:dateUtc="2025-10-17T20:34:00Z"/>
          <w:rFonts w:eastAsia="Times New Roman"/>
          <w:b/>
          <w:bCs/>
          <w:sz w:val="20"/>
          <w:szCs w:val="20"/>
          <w:lang w:val="fr-FR" w:eastAsia="zh-CN"/>
        </w:rPr>
      </w:pPr>
      <w:r w:rsidRPr="00DA2772">
        <w:rPr>
          <w:sz w:val="20"/>
          <w:szCs w:val="20"/>
          <w:lang w:val="fr-FR"/>
          <w:rPrChange w:id="584" w:author="Jude Nkwain" w:date="2025-10-09T16:09:00Z" w16du:dateUtc="2025-10-09T14:09:00Z">
            <w:rPr>
              <w:sz w:val="20"/>
              <w:szCs w:val="20"/>
            </w:rPr>
          </w:rPrChange>
        </w:rPr>
        <w:t>Les activités FAE (reprises également dans RSS4) recommandées après le travail de documentation réalisée au cours des mois d’août et de septembre 2025 ont été automatiquement pris</w:t>
      </w:r>
      <w:r w:rsidR="00743C92" w:rsidRPr="00DA2772">
        <w:rPr>
          <w:sz w:val="20"/>
          <w:szCs w:val="20"/>
          <w:lang w:val="fr-FR"/>
          <w:rPrChange w:id="585" w:author="Jude Nkwain" w:date="2025-10-09T16:09:00Z" w16du:dateUtc="2025-10-09T14:09:00Z">
            <w:rPr>
              <w:sz w:val="20"/>
              <w:szCs w:val="20"/>
            </w:rPr>
          </w:rPrChange>
        </w:rPr>
        <w:t>es</w:t>
      </w:r>
      <w:r w:rsidRPr="00DA2772">
        <w:rPr>
          <w:sz w:val="20"/>
          <w:szCs w:val="20"/>
          <w:lang w:val="fr-FR"/>
          <w:rPrChange w:id="586" w:author="Jude Nkwain" w:date="2025-10-09T16:09:00Z" w16du:dateUtc="2025-10-09T14:09:00Z">
            <w:rPr>
              <w:sz w:val="20"/>
              <w:szCs w:val="20"/>
            </w:rPr>
          </w:rPrChange>
        </w:rPr>
        <w:t xml:space="preserve"> en compte quel que soit leur score (4 activités sur 49 soit 8%). </w:t>
      </w:r>
      <w:r w:rsidR="0042396C" w:rsidRPr="00DA2772">
        <w:rPr>
          <w:sz w:val="20"/>
          <w:szCs w:val="20"/>
          <w:lang w:val="fr-FR"/>
          <w:rPrChange w:id="587" w:author="Jude Nkwain" w:date="2025-10-09T16:09:00Z" w16du:dateUtc="2025-10-09T14:09:00Z">
            <w:rPr>
              <w:sz w:val="20"/>
              <w:szCs w:val="20"/>
            </w:rPr>
          </w:rPrChange>
        </w:rPr>
        <w:t>La méthodologie utilisée pour l</w:t>
      </w:r>
      <w:r w:rsidRPr="00DA2772">
        <w:rPr>
          <w:sz w:val="20"/>
          <w:szCs w:val="20"/>
          <w:lang w:val="fr-FR"/>
          <w:rPrChange w:id="588" w:author="Jude Nkwain" w:date="2025-10-09T16:09:00Z" w16du:dateUtc="2025-10-09T14:09:00Z">
            <w:rPr>
              <w:sz w:val="20"/>
              <w:szCs w:val="20"/>
            </w:rPr>
          </w:rPrChange>
        </w:rPr>
        <w:t>a sélection des activités</w:t>
      </w:r>
      <w:r w:rsidR="0042396C" w:rsidRPr="00DA2772">
        <w:rPr>
          <w:sz w:val="20"/>
          <w:szCs w:val="20"/>
          <w:lang w:val="fr-FR"/>
          <w:rPrChange w:id="589" w:author="Jude Nkwain" w:date="2025-10-09T16:09:00Z" w16du:dateUtc="2025-10-09T14:09:00Z">
            <w:rPr>
              <w:sz w:val="20"/>
              <w:szCs w:val="20"/>
            </w:rPr>
          </w:rPrChange>
        </w:rPr>
        <w:t xml:space="preserve"> et </w:t>
      </w:r>
      <w:r w:rsidR="005004AA" w:rsidRPr="00DA2772">
        <w:rPr>
          <w:sz w:val="20"/>
          <w:szCs w:val="20"/>
          <w:lang w:val="fr-FR"/>
          <w:rPrChange w:id="590" w:author="Jude Nkwain" w:date="2025-10-09T16:09:00Z" w16du:dateUtc="2025-10-09T14:09:00Z">
            <w:rPr>
              <w:sz w:val="20"/>
              <w:szCs w:val="20"/>
            </w:rPr>
          </w:rPrChange>
        </w:rPr>
        <w:t xml:space="preserve">la priorisation des provinces est </w:t>
      </w:r>
      <w:proofErr w:type="gramStart"/>
      <w:r w:rsidR="005004AA" w:rsidRPr="00DA2772">
        <w:rPr>
          <w:sz w:val="20"/>
          <w:szCs w:val="20"/>
          <w:lang w:val="fr-FR"/>
          <w:rPrChange w:id="591" w:author="Jude Nkwain" w:date="2025-10-09T16:09:00Z" w16du:dateUtc="2025-10-09T14:09:00Z">
            <w:rPr>
              <w:sz w:val="20"/>
              <w:szCs w:val="20"/>
            </w:rPr>
          </w:rPrChange>
        </w:rPr>
        <w:t>reprise  en</w:t>
      </w:r>
      <w:proofErr w:type="gramEnd"/>
      <w:r w:rsidR="005004AA" w:rsidRPr="00DA2772">
        <w:rPr>
          <w:sz w:val="20"/>
          <w:szCs w:val="20"/>
          <w:lang w:val="fr-FR"/>
          <w:rPrChange w:id="592" w:author="Jude Nkwain" w:date="2025-10-09T16:09:00Z" w16du:dateUtc="2025-10-09T14:09:00Z">
            <w:rPr>
              <w:sz w:val="20"/>
              <w:szCs w:val="20"/>
            </w:rPr>
          </w:rPrChange>
        </w:rPr>
        <w:t xml:space="preserve"> annexe </w:t>
      </w:r>
      <w:ins w:id="593" w:author="Jean Serge NGAIMA" w:date="2025-10-08T22:34:00Z" w16du:dateUtc="2025-10-08T21:34:00Z">
        <w:r w:rsidR="007D4980" w:rsidRPr="00DA2772">
          <w:rPr>
            <w:sz w:val="20"/>
            <w:szCs w:val="20"/>
            <w:lang w:val="fr-FR"/>
            <w:rPrChange w:id="594" w:author="Jude Nkwain" w:date="2025-10-09T16:09:00Z" w16du:dateUtc="2025-10-09T14:09:00Z">
              <w:rPr>
                <w:sz w:val="20"/>
                <w:szCs w:val="20"/>
              </w:rPr>
            </w:rPrChange>
          </w:rPr>
          <w:t>1</w:t>
        </w:r>
      </w:ins>
      <w:del w:id="595" w:author="Jean Serge NGAIMA" w:date="2025-10-08T22:34:00Z" w16du:dateUtc="2025-10-08T21:34:00Z">
        <w:r w:rsidR="008373A2" w:rsidRPr="00DA2772" w:rsidDel="007D4980">
          <w:rPr>
            <w:sz w:val="20"/>
            <w:szCs w:val="20"/>
            <w:lang w:val="fr-FR"/>
            <w:rPrChange w:id="596" w:author="Jude Nkwain" w:date="2025-10-09T16:09:00Z" w16du:dateUtc="2025-10-09T14:09:00Z">
              <w:rPr>
                <w:sz w:val="20"/>
                <w:szCs w:val="20"/>
              </w:rPr>
            </w:rPrChange>
          </w:rPr>
          <w:delText>2</w:delText>
        </w:r>
      </w:del>
      <w:r w:rsidR="005004AA" w:rsidRPr="00DA2772">
        <w:rPr>
          <w:sz w:val="20"/>
          <w:szCs w:val="20"/>
          <w:lang w:val="fr-FR"/>
          <w:rPrChange w:id="597" w:author="Jude Nkwain" w:date="2025-10-09T16:09:00Z" w16du:dateUtc="2025-10-09T14:09:00Z">
            <w:rPr>
              <w:sz w:val="20"/>
              <w:szCs w:val="20"/>
            </w:rPr>
          </w:rPrChange>
        </w:rPr>
        <w:t>.</w:t>
      </w:r>
      <w:ins w:id="598" w:author="Jean Serge NGAIMA" w:date="2025-10-07T11:30:00Z" w16du:dateUtc="2025-10-07T10:30:00Z">
        <w:r w:rsidR="00D92D91" w:rsidRPr="00D92D91">
          <w:rPr>
            <w:rFonts w:eastAsia="Times New Roman"/>
            <w:b/>
            <w:bCs/>
            <w:sz w:val="20"/>
            <w:szCs w:val="20"/>
            <w:lang w:val="fr-FR" w:eastAsia="zh-CN"/>
          </w:rPr>
          <w:t xml:space="preserve"> </w:t>
        </w:r>
      </w:ins>
    </w:p>
    <w:p w14:paraId="2F6BB0CC" w14:textId="77777777" w:rsidR="00EC2893" w:rsidRDefault="00EC2893" w:rsidP="00D92D91">
      <w:pPr>
        <w:rPr>
          <w:ins w:id="599" w:author="Jean Serge NGAIMA" w:date="2025-10-17T21:34:00Z" w16du:dateUtc="2025-10-17T20:34:00Z"/>
          <w:rFonts w:eastAsia="Times New Roman"/>
          <w:b/>
          <w:bCs/>
          <w:sz w:val="20"/>
          <w:szCs w:val="20"/>
          <w:lang w:val="fr-FR" w:eastAsia="zh-CN"/>
        </w:rPr>
      </w:pPr>
    </w:p>
    <w:p w14:paraId="65B48E86" w14:textId="77777777" w:rsidR="00B97E11" w:rsidRDefault="00B97E11" w:rsidP="00EB24C6">
      <w:pPr>
        <w:jc w:val="both"/>
        <w:rPr>
          <w:ins w:id="600" w:author="Jean Serge NGAIMA" w:date="2025-10-17T20:40:00Z" w16du:dateUtc="2025-10-17T19:40:00Z"/>
          <w:rFonts w:eastAsia="Times New Roman"/>
          <w:b/>
          <w:bCs/>
          <w:sz w:val="20"/>
          <w:szCs w:val="20"/>
          <w:lang w:val="fr-FR" w:eastAsia="zh-CN"/>
        </w:rPr>
        <w:pPrChange w:id="601" w:author="Jean Serge NGAIMA" w:date="2025-10-17T21:54:00Z" w16du:dateUtc="2025-10-17T20:54:00Z">
          <w:pPr/>
        </w:pPrChange>
      </w:pPr>
    </w:p>
    <w:p w14:paraId="7943C9C8" w14:textId="77777777" w:rsidR="00D92D91" w:rsidRDefault="00D92D91" w:rsidP="00EB24C6">
      <w:pPr>
        <w:jc w:val="both"/>
        <w:rPr>
          <w:ins w:id="602" w:author="Jean Serge NGAIMA" w:date="2025-10-07T11:30:00Z" w16du:dateUtc="2025-10-07T10:30:00Z"/>
          <w:rFonts w:eastAsia="Times New Roman"/>
          <w:b/>
          <w:bCs/>
          <w:sz w:val="20"/>
          <w:szCs w:val="20"/>
          <w:lang w:val="fr-FR" w:eastAsia="zh-CN"/>
        </w:rPr>
        <w:pPrChange w:id="603" w:author="Jean Serge NGAIMA" w:date="2025-10-17T21:54:00Z" w16du:dateUtc="2025-10-17T20:54:00Z">
          <w:pPr/>
        </w:pPrChange>
      </w:pPr>
    </w:p>
    <w:p w14:paraId="683ED549" w14:textId="6F002B47" w:rsidR="00D92D91" w:rsidRDefault="00D92D91" w:rsidP="00D92D91">
      <w:pPr>
        <w:rPr>
          <w:ins w:id="604" w:author="Jean Serge NGAIMA" w:date="2025-10-07T11:30:00Z" w16du:dateUtc="2025-10-07T10:30:00Z"/>
          <w:rFonts w:eastAsia="Times New Roman"/>
          <w:b/>
          <w:bCs/>
          <w:sz w:val="20"/>
          <w:szCs w:val="20"/>
          <w:lang w:val="fr-FR" w:eastAsia="zh-CN"/>
        </w:rPr>
      </w:pPr>
      <w:ins w:id="605" w:author="Jean Serge NGAIMA" w:date="2025-10-07T11:30:00Z" w16du:dateUtc="2025-10-07T10:30:00Z">
        <w:r w:rsidRPr="00D8799A">
          <w:rPr>
            <w:rFonts w:eastAsia="Times New Roman"/>
            <w:b/>
            <w:bCs/>
            <w:sz w:val="20"/>
            <w:szCs w:val="20"/>
            <w:lang w:val="fr-FR" w:eastAsia="zh-CN"/>
          </w:rPr>
          <w:t>Les activités retenues pour RSS et FAE</w:t>
        </w:r>
        <w:r>
          <w:rPr>
            <w:rFonts w:eastAsia="Times New Roman"/>
            <w:b/>
            <w:bCs/>
            <w:sz w:val="20"/>
            <w:szCs w:val="20"/>
            <w:lang w:val="fr-FR" w:eastAsia="zh-CN"/>
          </w:rPr>
          <w:t xml:space="preserve"> </w:t>
        </w:r>
      </w:ins>
      <w:ins w:id="606" w:author="Jean Serge NGAIMA" w:date="2025-10-17T21:26:00Z" w16du:dateUtc="2025-10-17T20:26:00Z">
        <w:r w:rsidR="002146CC">
          <w:rPr>
            <w:rFonts w:eastAsia="Times New Roman"/>
            <w:b/>
            <w:bCs/>
            <w:sz w:val="20"/>
            <w:szCs w:val="20"/>
            <w:lang w:val="fr-FR" w:eastAsia="zh-CN"/>
          </w:rPr>
          <w:t xml:space="preserve">par domaine </w:t>
        </w:r>
      </w:ins>
      <w:ins w:id="607" w:author="Jean Serge NGAIMA" w:date="2025-10-07T11:30:00Z" w16du:dateUtc="2025-10-07T10:30:00Z">
        <w:r>
          <w:rPr>
            <w:rFonts w:eastAsia="Times New Roman"/>
            <w:b/>
            <w:bCs/>
            <w:sz w:val="20"/>
            <w:szCs w:val="20"/>
            <w:lang w:val="fr-FR" w:eastAsia="zh-CN"/>
          </w:rPr>
          <w:t xml:space="preserve">durant la </w:t>
        </w:r>
      </w:ins>
      <w:ins w:id="608" w:author="Jean Serge NGAIMA" w:date="2025-10-07T11:31:00Z" w16du:dateUtc="2025-10-07T10:31:00Z">
        <w:r w:rsidR="000C0E6F">
          <w:rPr>
            <w:rFonts w:eastAsia="Times New Roman"/>
            <w:b/>
            <w:bCs/>
            <w:sz w:val="20"/>
            <w:szCs w:val="20"/>
            <w:lang w:val="fr-FR" w:eastAsia="zh-CN"/>
          </w:rPr>
          <w:t xml:space="preserve">transition </w:t>
        </w:r>
        <w:r w:rsidR="000C0E6F" w:rsidRPr="00D8799A">
          <w:rPr>
            <w:rFonts w:eastAsia="Times New Roman"/>
            <w:b/>
            <w:bCs/>
            <w:sz w:val="20"/>
            <w:szCs w:val="20"/>
            <w:lang w:val="fr-FR" w:eastAsia="zh-CN"/>
          </w:rPr>
          <w:t>sont</w:t>
        </w:r>
      </w:ins>
      <w:ins w:id="609" w:author="Jean Serge NGAIMA" w:date="2025-10-07T11:30:00Z" w16du:dateUtc="2025-10-07T10:30:00Z">
        <w:r w:rsidRPr="00D8799A">
          <w:rPr>
            <w:rFonts w:eastAsia="Times New Roman"/>
            <w:b/>
            <w:bCs/>
            <w:sz w:val="20"/>
            <w:szCs w:val="20"/>
            <w:lang w:val="fr-FR" w:eastAsia="zh-CN"/>
          </w:rPr>
          <w:t> :</w:t>
        </w:r>
      </w:ins>
    </w:p>
    <w:p w14:paraId="5FAB4121" w14:textId="77777777" w:rsidR="00D92D91" w:rsidRDefault="00D92D91" w:rsidP="00D92D91">
      <w:pPr>
        <w:rPr>
          <w:ins w:id="610" w:author="Jean Serge NGAIMA" w:date="2025-10-07T11:30:00Z" w16du:dateUtc="2025-10-07T10:30:00Z"/>
          <w:rFonts w:eastAsia="Times New Roman"/>
          <w:b/>
          <w:bCs/>
          <w:sz w:val="20"/>
          <w:szCs w:val="20"/>
          <w:lang w:val="fr-FR" w:eastAsia="zh-CN"/>
        </w:rPr>
      </w:pPr>
    </w:p>
    <w:tbl>
      <w:tblPr>
        <w:tblStyle w:val="Grilledutableau"/>
        <w:tblW w:w="0" w:type="auto"/>
        <w:tblLook w:val="04A0" w:firstRow="1" w:lastRow="0" w:firstColumn="1" w:lastColumn="0" w:noHBand="0" w:noVBand="1"/>
        <w:tblPrChange w:id="611" w:author="Jean Serge NGAIMA" w:date="2025-10-07T11:31:00Z" w16du:dateUtc="2025-10-07T10:31:00Z">
          <w:tblPr>
            <w:tblStyle w:val="Grilledutableau"/>
            <w:tblW w:w="0" w:type="auto"/>
            <w:tblLook w:val="04A0" w:firstRow="1" w:lastRow="0" w:firstColumn="1" w:lastColumn="0" w:noHBand="0" w:noVBand="1"/>
          </w:tblPr>
        </w:tblPrChange>
      </w:tblPr>
      <w:tblGrid>
        <w:gridCol w:w="704"/>
        <w:gridCol w:w="4536"/>
        <w:tblGridChange w:id="612">
          <w:tblGrid>
            <w:gridCol w:w="704"/>
            <w:gridCol w:w="3686"/>
            <w:gridCol w:w="850"/>
          </w:tblGrid>
        </w:tblGridChange>
      </w:tblGrid>
      <w:tr w:rsidR="006672AC" w14:paraId="3BD6F3D4" w14:textId="77777777" w:rsidTr="00D92D91">
        <w:trPr>
          <w:trPrChange w:id="613" w:author="Jean Serge NGAIMA" w:date="2025-10-07T11:31:00Z" w16du:dateUtc="2025-10-07T10:31:00Z">
            <w:trPr>
              <w:gridAfter w:val="0"/>
            </w:trPr>
          </w:trPrChange>
        </w:trPr>
        <w:tc>
          <w:tcPr>
            <w:tcW w:w="704" w:type="dxa"/>
            <w:tcPrChange w:id="614" w:author="Jean Serge NGAIMA" w:date="2025-10-07T11:31:00Z" w16du:dateUtc="2025-10-07T10:31:00Z">
              <w:tcPr>
                <w:tcW w:w="704" w:type="dxa"/>
              </w:tcPr>
            </w:tcPrChange>
          </w:tcPr>
          <w:p w14:paraId="15E17637" w14:textId="77777777" w:rsidR="006672AC" w:rsidRDefault="006672AC" w:rsidP="3E5CDDB8">
            <w:pPr>
              <w:rPr>
                <w:rFonts w:eastAsia="Times New Roman"/>
                <w:b/>
                <w:bCs/>
                <w:sz w:val="20"/>
                <w:szCs w:val="20"/>
                <w:lang w:val="fr-FR" w:eastAsia="zh-CN"/>
              </w:rPr>
            </w:pPr>
          </w:p>
        </w:tc>
        <w:tc>
          <w:tcPr>
            <w:tcW w:w="4536" w:type="dxa"/>
            <w:tcPrChange w:id="615" w:author="Jean Serge NGAIMA" w:date="2025-10-07T11:31:00Z" w16du:dateUtc="2025-10-07T10:31:00Z">
              <w:tcPr>
                <w:tcW w:w="3686" w:type="dxa"/>
              </w:tcPr>
            </w:tcPrChange>
          </w:tcPr>
          <w:p w14:paraId="0580DE25" w14:textId="0CDAA729" w:rsidR="006672AC" w:rsidRPr="006672AC" w:rsidRDefault="006672AC" w:rsidP="3E5CDDB8">
            <w:pPr>
              <w:rPr>
                <w:rFonts w:eastAsia="Times New Roman"/>
                <w:sz w:val="20"/>
                <w:szCs w:val="20"/>
                <w:lang w:val="fr-FR" w:eastAsia="zh-CN"/>
              </w:rPr>
            </w:pPr>
            <w:r w:rsidRPr="006672AC">
              <w:rPr>
                <w:rFonts w:eastAsia="Times New Roman"/>
                <w:sz w:val="20"/>
                <w:szCs w:val="20"/>
                <w:lang w:val="fr-FR" w:eastAsia="zh-CN"/>
              </w:rPr>
              <w:t>Activités basiques</w:t>
            </w:r>
          </w:p>
        </w:tc>
      </w:tr>
      <w:tr w:rsidR="006672AC" w14:paraId="263AA48B" w14:textId="77777777" w:rsidTr="00D92D91">
        <w:trPr>
          <w:trPrChange w:id="616" w:author="Jean Serge NGAIMA" w:date="2025-10-07T11:31:00Z" w16du:dateUtc="2025-10-07T10:31:00Z">
            <w:trPr>
              <w:gridAfter w:val="0"/>
            </w:trPr>
          </w:trPrChange>
        </w:trPr>
        <w:tc>
          <w:tcPr>
            <w:tcW w:w="704" w:type="dxa"/>
            <w:shd w:val="clear" w:color="auto" w:fill="C5EEFF" w:themeFill="background2" w:themeFillTint="33"/>
            <w:tcPrChange w:id="617" w:author="Jean Serge NGAIMA" w:date="2025-10-07T11:31:00Z" w16du:dateUtc="2025-10-07T10:31:00Z">
              <w:tcPr>
                <w:tcW w:w="704" w:type="dxa"/>
                <w:shd w:val="clear" w:color="auto" w:fill="C5EEFF" w:themeFill="background2" w:themeFillTint="33"/>
              </w:tcPr>
            </w:tcPrChange>
          </w:tcPr>
          <w:p w14:paraId="4054E34F" w14:textId="77777777" w:rsidR="006672AC" w:rsidRDefault="006672AC" w:rsidP="3E5CDDB8">
            <w:pPr>
              <w:rPr>
                <w:rFonts w:eastAsia="Times New Roman"/>
                <w:b/>
                <w:bCs/>
                <w:sz w:val="20"/>
                <w:szCs w:val="20"/>
                <w:lang w:val="fr-FR" w:eastAsia="zh-CN"/>
              </w:rPr>
            </w:pPr>
          </w:p>
        </w:tc>
        <w:tc>
          <w:tcPr>
            <w:tcW w:w="4536" w:type="dxa"/>
            <w:tcPrChange w:id="618" w:author="Jean Serge NGAIMA" w:date="2025-10-07T11:31:00Z" w16du:dateUtc="2025-10-07T10:31:00Z">
              <w:tcPr>
                <w:tcW w:w="3686" w:type="dxa"/>
              </w:tcPr>
            </w:tcPrChange>
          </w:tcPr>
          <w:p w14:paraId="13A118A1" w14:textId="62FC2E2B" w:rsidR="006672AC" w:rsidRPr="006672AC" w:rsidRDefault="006672AC" w:rsidP="3E5CDDB8">
            <w:pPr>
              <w:rPr>
                <w:rFonts w:eastAsia="Times New Roman"/>
                <w:sz w:val="20"/>
                <w:szCs w:val="20"/>
                <w:lang w:val="fr-FR" w:eastAsia="zh-CN"/>
              </w:rPr>
            </w:pPr>
            <w:r w:rsidRPr="006672AC">
              <w:rPr>
                <w:rFonts w:eastAsia="Times New Roman"/>
                <w:sz w:val="20"/>
                <w:szCs w:val="20"/>
                <w:lang w:val="fr-FR" w:eastAsia="zh-CN"/>
              </w:rPr>
              <w:t>Activités spécifiques</w:t>
            </w:r>
          </w:p>
        </w:tc>
      </w:tr>
      <w:tr w:rsidR="006672AC" w14:paraId="00084A87" w14:textId="77777777" w:rsidTr="00D92D91">
        <w:trPr>
          <w:trPrChange w:id="619" w:author="Jean Serge NGAIMA" w:date="2025-10-07T11:31:00Z" w16du:dateUtc="2025-10-07T10:31:00Z">
            <w:trPr>
              <w:gridAfter w:val="0"/>
            </w:trPr>
          </w:trPrChange>
        </w:trPr>
        <w:tc>
          <w:tcPr>
            <w:tcW w:w="704" w:type="dxa"/>
            <w:shd w:val="clear" w:color="auto" w:fill="F9DAD8" w:themeFill="accent3" w:themeFillTint="33"/>
            <w:tcPrChange w:id="620" w:author="Jean Serge NGAIMA" w:date="2025-10-07T11:31:00Z" w16du:dateUtc="2025-10-07T10:31:00Z">
              <w:tcPr>
                <w:tcW w:w="704" w:type="dxa"/>
                <w:shd w:val="clear" w:color="auto" w:fill="F9DAD8" w:themeFill="accent3" w:themeFillTint="33"/>
              </w:tcPr>
            </w:tcPrChange>
          </w:tcPr>
          <w:p w14:paraId="7D09EF0E" w14:textId="77777777" w:rsidR="006672AC" w:rsidRDefault="006672AC" w:rsidP="3E5CDDB8">
            <w:pPr>
              <w:rPr>
                <w:rFonts w:eastAsia="Times New Roman"/>
                <w:b/>
                <w:bCs/>
                <w:sz w:val="20"/>
                <w:szCs w:val="20"/>
                <w:lang w:val="fr-FR" w:eastAsia="zh-CN"/>
              </w:rPr>
            </w:pPr>
          </w:p>
        </w:tc>
        <w:tc>
          <w:tcPr>
            <w:tcW w:w="4536" w:type="dxa"/>
            <w:tcPrChange w:id="621" w:author="Jean Serge NGAIMA" w:date="2025-10-07T11:31:00Z" w16du:dateUtc="2025-10-07T10:31:00Z">
              <w:tcPr>
                <w:tcW w:w="3686" w:type="dxa"/>
              </w:tcPr>
            </w:tcPrChange>
          </w:tcPr>
          <w:p w14:paraId="0124E8EC" w14:textId="061BCD4C" w:rsidR="006672AC" w:rsidRPr="006672AC" w:rsidRDefault="006672AC" w:rsidP="3E5CDDB8">
            <w:pPr>
              <w:rPr>
                <w:rFonts w:eastAsia="Times New Roman"/>
                <w:sz w:val="20"/>
                <w:szCs w:val="20"/>
                <w:lang w:val="fr-FR" w:eastAsia="zh-CN"/>
              </w:rPr>
            </w:pPr>
            <w:r w:rsidRPr="006672AC">
              <w:rPr>
                <w:rFonts w:eastAsia="Times New Roman"/>
                <w:sz w:val="20"/>
                <w:szCs w:val="20"/>
                <w:lang w:val="fr-FR" w:eastAsia="zh-CN"/>
              </w:rPr>
              <w:t>Activité humanitaire</w:t>
            </w:r>
          </w:p>
        </w:tc>
      </w:tr>
      <w:tr w:rsidR="00D92D91" w:rsidRPr="00DA2772" w14:paraId="792B613D" w14:textId="77777777" w:rsidTr="00D92D91">
        <w:trPr>
          <w:ins w:id="622" w:author="Jean Serge NGAIMA" w:date="2025-10-07T11:31:00Z"/>
          <w:trPrChange w:id="623" w:author="Jean Serge NGAIMA" w:date="2025-10-07T11:31:00Z" w16du:dateUtc="2025-10-07T10:31:00Z">
            <w:trPr>
              <w:gridAfter w:val="0"/>
            </w:trPr>
          </w:trPrChange>
        </w:trPr>
        <w:tc>
          <w:tcPr>
            <w:tcW w:w="704" w:type="dxa"/>
            <w:shd w:val="clear" w:color="auto" w:fill="F9DAD8" w:themeFill="accent3" w:themeFillTint="33"/>
            <w:tcPrChange w:id="624" w:author="Jean Serge NGAIMA" w:date="2025-10-07T11:31:00Z" w16du:dateUtc="2025-10-07T10:31:00Z">
              <w:tcPr>
                <w:tcW w:w="704" w:type="dxa"/>
                <w:shd w:val="clear" w:color="auto" w:fill="F9DAD8" w:themeFill="accent3" w:themeFillTint="33"/>
              </w:tcPr>
            </w:tcPrChange>
          </w:tcPr>
          <w:p w14:paraId="3D5D914B" w14:textId="00328512" w:rsidR="00D92D91" w:rsidRDefault="00D92D91" w:rsidP="3E5CDDB8">
            <w:pPr>
              <w:rPr>
                <w:ins w:id="625" w:author="Jean Serge NGAIMA" w:date="2025-10-07T11:31:00Z" w16du:dateUtc="2025-10-07T10:31:00Z"/>
                <w:rFonts w:eastAsia="Times New Roman"/>
                <w:b/>
                <w:bCs/>
                <w:sz w:val="20"/>
                <w:szCs w:val="20"/>
                <w:lang w:val="fr-FR" w:eastAsia="zh-CN"/>
              </w:rPr>
            </w:pPr>
            <w:ins w:id="626" w:author="Jean Serge NGAIMA" w:date="2025-10-07T11:31:00Z" w16du:dateUtc="2025-10-07T10:31:00Z">
              <w:r>
                <w:rPr>
                  <w:rFonts w:eastAsia="Times New Roman"/>
                  <w:b/>
                  <w:bCs/>
                  <w:sz w:val="20"/>
                  <w:szCs w:val="20"/>
                  <w:lang w:val="fr-FR" w:eastAsia="zh-CN"/>
                </w:rPr>
                <w:t>*</w:t>
              </w:r>
            </w:ins>
          </w:p>
        </w:tc>
        <w:tc>
          <w:tcPr>
            <w:tcW w:w="4536" w:type="dxa"/>
            <w:tcPrChange w:id="627" w:author="Jean Serge NGAIMA" w:date="2025-10-07T11:31:00Z" w16du:dateUtc="2025-10-07T10:31:00Z">
              <w:tcPr>
                <w:tcW w:w="3686" w:type="dxa"/>
              </w:tcPr>
            </w:tcPrChange>
          </w:tcPr>
          <w:p w14:paraId="499BCD9A" w14:textId="7F7B9FE5" w:rsidR="00D92D91" w:rsidRPr="006672AC" w:rsidRDefault="00D92D91" w:rsidP="3E5CDDB8">
            <w:pPr>
              <w:rPr>
                <w:ins w:id="628" w:author="Jean Serge NGAIMA" w:date="2025-10-07T11:31:00Z" w16du:dateUtc="2025-10-07T10:31:00Z"/>
                <w:rFonts w:eastAsia="Times New Roman"/>
                <w:sz w:val="20"/>
                <w:szCs w:val="20"/>
                <w:lang w:val="fr-FR" w:eastAsia="zh-CN"/>
              </w:rPr>
            </w:pPr>
            <w:ins w:id="629" w:author="Jean Serge NGAIMA" w:date="2025-10-07T11:31:00Z" w16du:dateUtc="2025-10-07T10:31:00Z">
              <w:r>
                <w:rPr>
                  <w:rFonts w:eastAsia="Times New Roman"/>
                  <w:sz w:val="20"/>
                  <w:szCs w:val="20"/>
                  <w:lang w:val="fr-FR" w:eastAsia="zh-CN"/>
                </w:rPr>
                <w:t>Activités FAE retenues durant la transition après recommandation de AEDES</w:t>
              </w:r>
            </w:ins>
          </w:p>
        </w:tc>
      </w:tr>
    </w:tbl>
    <w:p w14:paraId="3FC1225F" w14:textId="4096BDF1" w:rsidR="006672AC" w:rsidRPr="00BF641B" w:rsidRDefault="006672AC" w:rsidP="00BF641B">
      <w:pPr>
        <w:rPr>
          <w:rFonts w:eastAsia="Times New Roman"/>
          <w:b/>
          <w:bCs/>
          <w:sz w:val="20"/>
          <w:szCs w:val="20"/>
          <w:lang w:val="fr-FR" w:eastAsia="zh-CN"/>
          <w:rPrChange w:id="630" w:author="Jean Serge NGAIMA" w:date="2025-10-07T11:16:00Z" w16du:dateUtc="2025-10-07T10:16:00Z">
            <w:rPr>
              <w:lang w:val="fr-FR" w:eastAsia="zh-CN"/>
            </w:rPr>
          </w:rPrChange>
        </w:rPr>
      </w:pPr>
    </w:p>
    <w:p w14:paraId="700B09F1" w14:textId="77777777" w:rsidR="00EF43D3" w:rsidRDefault="00EF43D3" w:rsidP="3E5CDDB8">
      <w:pPr>
        <w:rPr>
          <w:ins w:id="631" w:author="Jean Serge NGAIMA" w:date="2025-10-17T21:24:00Z" w16du:dateUtc="2025-10-17T20:24:00Z"/>
          <w:rFonts w:eastAsia="Times New Roman"/>
          <w:b/>
          <w:bCs/>
          <w:sz w:val="20"/>
          <w:szCs w:val="20"/>
          <w:lang w:val="fr-FR" w:eastAsia="zh-CN"/>
        </w:rPr>
      </w:pPr>
    </w:p>
    <w:p w14:paraId="5E05527E" w14:textId="77777777" w:rsidR="001D6233" w:rsidRPr="00D8799A" w:rsidRDefault="001D6233" w:rsidP="3E5CDDB8">
      <w:pPr>
        <w:rPr>
          <w:rFonts w:eastAsia="Times New Roman"/>
          <w:b/>
          <w:bCs/>
          <w:sz w:val="20"/>
          <w:szCs w:val="20"/>
          <w:lang w:val="fr-FR" w:eastAsia="zh-CN"/>
        </w:rPr>
      </w:pP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2"/>
        <w:gridCol w:w="8500"/>
      </w:tblGrid>
      <w:tr w:rsidR="00DF145D" w:rsidRPr="00D8799A" w14:paraId="21B8AC89" w14:textId="77777777" w:rsidTr="4EF77C7B">
        <w:trPr>
          <w:trHeight w:val="300"/>
        </w:trPr>
        <w:tc>
          <w:tcPr>
            <w:tcW w:w="562" w:type="dxa"/>
            <w:shd w:val="clear" w:color="auto" w:fill="00448A" w:themeFill="text2" w:themeFillShade="BF"/>
          </w:tcPr>
          <w:p w14:paraId="7C117699" w14:textId="77777777" w:rsidR="00DF145D" w:rsidRPr="00D8799A" w:rsidRDefault="00DF145D">
            <w:pPr>
              <w:spacing w:line="240" w:lineRule="auto"/>
              <w:rPr>
                <w:rFonts w:eastAsia="Times New Roman"/>
                <w:b/>
                <w:bCs/>
                <w:color w:val="FFFFFF" w:themeColor="background1"/>
                <w:sz w:val="20"/>
                <w:szCs w:val="20"/>
                <w:lang w:val="fr-FR" w:eastAsia="zh-CN"/>
              </w:rPr>
            </w:pPr>
            <w:r w:rsidRPr="00D8799A">
              <w:rPr>
                <w:rFonts w:eastAsia="Times New Roman"/>
                <w:b/>
                <w:bCs/>
                <w:color w:val="FFFFFF" w:themeColor="background1"/>
                <w:sz w:val="20"/>
                <w:szCs w:val="20"/>
                <w:lang w:val="fr-FR" w:eastAsia="zh-CN"/>
              </w:rPr>
              <w:t>N°</w:t>
            </w:r>
          </w:p>
        </w:tc>
        <w:tc>
          <w:tcPr>
            <w:tcW w:w="8500" w:type="dxa"/>
            <w:shd w:val="clear" w:color="auto" w:fill="00448A" w:themeFill="text2" w:themeFillShade="BF"/>
            <w:vAlign w:val="center"/>
          </w:tcPr>
          <w:p w14:paraId="44FFBB13" w14:textId="77777777" w:rsidR="00DF145D" w:rsidRPr="00D8799A" w:rsidRDefault="00DF145D">
            <w:pPr>
              <w:spacing w:line="240" w:lineRule="auto"/>
              <w:rPr>
                <w:rFonts w:eastAsia="Times New Roman"/>
                <w:b/>
                <w:bCs/>
                <w:color w:val="FFFFFF" w:themeColor="background1"/>
                <w:sz w:val="20"/>
                <w:szCs w:val="20"/>
                <w:lang w:val="fr-FR" w:eastAsia="zh-CN"/>
              </w:rPr>
            </w:pPr>
            <w:r w:rsidRPr="00D8799A">
              <w:rPr>
                <w:rFonts w:eastAsia="Times New Roman"/>
                <w:b/>
                <w:bCs/>
                <w:color w:val="FFFFFF" w:themeColor="background1"/>
                <w:sz w:val="20"/>
                <w:szCs w:val="20"/>
                <w:lang w:val="fr-FR" w:eastAsia="zh-CN"/>
              </w:rPr>
              <w:t>Activités RSS et FAE</w:t>
            </w:r>
          </w:p>
        </w:tc>
      </w:tr>
      <w:tr w:rsidR="009E31C2" w:rsidRPr="00D8799A" w14:paraId="4FABF182" w14:textId="77777777" w:rsidTr="4EF77C7B">
        <w:trPr>
          <w:trHeight w:val="210"/>
        </w:trPr>
        <w:tc>
          <w:tcPr>
            <w:tcW w:w="9062" w:type="dxa"/>
            <w:gridSpan w:val="2"/>
          </w:tcPr>
          <w:p w14:paraId="09926150" w14:textId="59D44FF8" w:rsidR="009E31C2" w:rsidRPr="00D8799A" w:rsidRDefault="009E31C2" w:rsidP="00D338E1">
            <w:pPr>
              <w:spacing w:line="240" w:lineRule="auto"/>
              <w:rPr>
                <w:rFonts w:eastAsia="Times New Roman"/>
                <w:sz w:val="20"/>
                <w:szCs w:val="20"/>
                <w:lang w:val="fr-FR" w:eastAsia="zh-CN"/>
              </w:rPr>
            </w:pPr>
            <w:r>
              <w:rPr>
                <w:b/>
                <w:bCs/>
                <w:sz w:val="20"/>
                <w:szCs w:val="20"/>
              </w:rPr>
              <w:t xml:space="preserve">Domaine 1. </w:t>
            </w:r>
            <w:r w:rsidRPr="00741647">
              <w:rPr>
                <w:b/>
                <w:bCs/>
                <w:sz w:val="20"/>
                <w:szCs w:val="20"/>
              </w:rPr>
              <w:t>Prestation de service</w:t>
            </w:r>
          </w:p>
        </w:tc>
      </w:tr>
      <w:tr w:rsidR="008A56FA" w:rsidRPr="00DA2772" w14:paraId="02BAEFBF" w14:textId="77777777" w:rsidTr="4EF77C7B">
        <w:trPr>
          <w:trHeight w:val="557"/>
        </w:trPr>
        <w:tc>
          <w:tcPr>
            <w:tcW w:w="562" w:type="dxa"/>
          </w:tcPr>
          <w:p w14:paraId="2695478F" w14:textId="55836D24"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1</w:t>
            </w:r>
          </w:p>
        </w:tc>
        <w:tc>
          <w:tcPr>
            <w:tcW w:w="8500" w:type="dxa"/>
            <w:vAlign w:val="center"/>
          </w:tcPr>
          <w:p w14:paraId="47E6F7BD" w14:textId="2DFEDD04" w:rsidR="008A56FA" w:rsidRPr="00DA2772" w:rsidRDefault="47BC8090" w:rsidP="4EF77C7B">
            <w:pPr>
              <w:spacing w:line="240" w:lineRule="auto"/>
              <w:rPr>
                <w:sz w:val="20"/>
                <w:szCs w:val="20"/>
                <w:lang w:val="fr-FR"/>
                <w:rPrChange w:id="632" w:author="Jude Nkwain" w:date="2025-10-09T16:09:00Z" w16du:dateUtc="2025-10-09T14:09:00Z">
                  <w:rPr>
                    <w:sz w:val="20"/>
                    <w:szCs w:val="20"/>
                    <w:lang w:val="en-US"/>
                  </w:rPr>
                </w:rPrChange>
              </w:rPr>
            </w:pPr>
            <w:r w:rsidRPr="00DA2772">
              <w:rPr>
                <w:sz w:val="20"/>
                <w:szCs w:val="20"/>
                <w:lang w:val="fr-FR"/>
                <w:rPrChange w:id="633" w:author="Jude Nkwain" w:date="2025-10-09T16:09:00Z" w16du:dateUtc="2025-10-09T14:09:00Z">
                  <w:rPr>
                    <w:sz w:val="20"/>
                    <w:szCs w:val="20"/>
                    <w:lang w:val="en-US"/>
                  </w:rPr>
                </w:rPrChange>
              </w:rPr>
              <w:t>1.3. Organiser les supervisions formatives intégrées semestrielles en prenant en compte l'approche d'amélioration collaborative de la qualité du niveau central vers les 26 DPS</w:t>
            </w:r>
          </w:p>
        </w:tc>
      </w:tr>
      <w:tr w:rsidR="008A56FA" w:rsidRPr="00DA2772" w14:paraId="25A74A0B" w14:textId="77777777" w:rsidTr="4EF77C7B">
        <w:trPr>
          <w:trHeight w:val="560"/>
        </w:trPr>
        <w:tc>
          <w:tcPr>
            <w:tcW w:w="562" w:type="dxa"/>
          </w:tcPr>
          <w:p w14:paraId="125CF1F4"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2</w:t>
            </w:r>
          </w:p>
        </w:tc>
        <w:tc>
          <w:tcPr>
            <w:tcW w:w="8500" w:type="dxa"/>
            <w:vAlign w:val="center"/>
            <w:hideMark/>
          </w:tcPr>
          <w:p w14:paraId="12BADC6F" w14:textId="7DF7A2B5"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634" w:author="Jude Nkwain" w:date="2025-10-09T16:09:00Z" w16du:dateUtc="2025-10-09T14:09:00Z">
                  <w:rPr>
                    <w:sz w:val="20"/>
                    <w:szCs w:val="20"/>
                  </w:rPr>
                </w:rPrChange>
              </w:rPr>
              <w:t>1.</w:t>
            </w:r>
            <w:proofErr w:type="gramStart"/>
            <w:r w:rsidRPr="00DA2772">
              <w:rPr>
                <w:sz w:val="20"/>
                <w:szCs w:val="20"/>
                <w:lang w:val="fr-FR"/>
                <w:rPrChange w:id="635" w:author="Jude Nkwain" w:date="2025-10-09T16:09:00Z" w16du:dateUtc="2025-10-09T14:09:00Z">
                  <w:rPr>
                    <w:sz w:val="20"/>
                    <w:szCs w:val="20"/>
                  </w:rPr>
                </w:rPrChange>
              </w:rPr>
              <w:t>4.Organiser</w:t>
            </w:r>
            <w:proofErr w:type="gramEnd"/>
            <w:r w:rsidRPr="00DA2772">
              <w:rPr>
                <w:sz w:val="20"/>
                <w:szCs w:val="20"/>
                <w:lang w:val="fr-FR"/>
                <w:rPrChange w:id="636" w:author="Jude Nkwain" w:date="2025-10-09T16:09:00Z" w16du:dateUtc="2025-10-09T14:09:00Z">
                  <w:rPr>
                    <w:sz w:val="20"/>
                    <w:szCs w:val="20"/>
                  </w:rPr>
                </w:rPrChange>
              </w:rPr>
              <w:t xml:space="preserve"> les supervisions formatives intégrées trimestrielles en prenant en compte l'approche d'amélioration collaborative de la qualité des 26 DPS vers les ZS</w:t>
            </w:r>
          </w:p>
        </w:tc>
      </w:tr>
      <w:tr w:rsidR="008A56FA" w:rsidRPr="00D8799A" w14:paraId="009B22EA" w14:textId="77777777" w:rsidTr="4EF77C7B">
        <w:trPr>
          <w:trHeight w:val="696"/>
        </w:trPr>
        <w:tc>
          <w:tcPr>
            <w:tcW w:w="562" w:type="dxa"/>
          </w:tcPr>
          <w:p w14:paraId="1DD058EC"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3</w:t>
            </w:r>
          </w:p>
        </w:tc>
        <w:tc>
          <w:tcPr>
            <w:tcW w:w="8500" w:type="dxa"/>
            <w:vAlign w:val="center"/>
            <w:hideMark/>
          </w:tcPr>
          <w:p w14:paraId="5CF00FCD" w14:textId="03E5CF16"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637" w:author="Jude Nkwain" w:date="2025-10-09T16:09:00Z" w16du:dateUtc="2025-10-09T14:09:00Z">
                  <w:rPr>
                    <w:sz w:val="20"/>
                    <w:szCs w:val="20"/>
                  </w:rPr>
                </w:rPrChange>
              </w:rPr>
              <w:t xml:space="preserve">1.5. Organiser les supervisions formatives intégrées mensuelles en prenant en compte l'approche d'amélioration collaborative de la qualité des ZS (des 26 DPS) vers les AS. </w:t>
            </w:r>
            <w:r w:rsidRPr="00D8799A">
              <w:rPr>
                <w:sz w:val="20"/>
                <w:szCs w:val="20"/>
              </w:rPr>
              <w:t xml:space="preserve">(En </w:t>
            </w:r>
            <w:proofErr w:type="spellStart"/>
            <w:r w:rsidRPr="00D8799A">
              <w:rPr>
                <w:sz w:val="20"/>
                <w:szCs w:val="20"/>
              </w:rPr>
              <w:t>prenant</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compte</w:t>
            </w:r>
            <w:proofErr w:type="spellEnd"/>
            <w:r w:rsidRPr="00D8799A">
              <w:rPr>
                <w:sz w:val="20"/>
                <w:szCs w:val="20"/>
              </w:rPr>
              <w:t xml:space="preserve"> DQS </w:t>
            </w:r>
            <w:proofErr w:type="spellStart"/>
            <w:r w:rsidRPr="00D8799A">
              <w:rPr>
                <w:sz w:val="20"/>
                <w:szCs w:val="20"/>
              </w:rPr>
              <w:t>allegé</w:t>
            </w:r>
            <w:proofErr w:type="spellEnd"/>
            <w:r w:rsidRPr="00D8799A">
              <w:rPr>
                <w:sz w:val="20"/>
                <w:szCs w:val="20"/>
              </w:rPr>
              <w:t>)</w:t>
            </w:r>
          </w:p>
        </w:tc>
      </w:tr>
      <w:tr w:rsidR="008A56FA" w:rsidRPr="00DA2772" w14:paraId="2D0AA1B9" w14:textId="77777777" w:rsidTr="4EF77C7B">
        <w:trPr>
          <w:trHeight w:val="705"/>
        </w:trPr>
        <w:tc>
          <w:tcPr>
            <w:tcW w:w="562" w:type="dxa"/>
            <w:shd w:val="clear" w:color="auto" w:fill="C5EEFF" w:themeFill="background2" w:themeFillTint="33"/>
          </w:tcPr>
          <w:p w14:paraId="5A970CA6"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4</w:t>
            </w:r>
          </w:p>
        </w:tc>
        <w:tc>
          <w:tcPr>
            <w:tcW w:w="8500" w:type="dxa"/>
            <w:shd w:val="clear" w:color="auto" w:fill="C5EEFF" w:themeFill="background2" w:themeFillTint="33"/>
            <w:vAlign w:val="center"/>
            <w:hideMark/>
          </w:tcPr>
          <w:p w14:paraId="6FCD2B7F" w14:textId="7789F41A"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638" w:author="Jude Nkwain" w:date="2025-10-09T16:09:00Z" w16du:dateUtc="2025-10-09T14:09:00Z">
                  <w:rPr>
                    <w:sz w:val="20"/>
                    <w:szCs w:val="20"/>
                  </w:rPr>
                </w:rPrChange>
              </w:rPr>
              <w:t xml:space="preserve">1.6.  Développer l'approche de micro-planification digitalisée à l'aide de DHIS2 pour optimiser l'offre de service de vaccination dans la province de </w:t>
            </w:r>
            <w:proofErr w:type="spellStart"/>
            <w:r w:rsidRPr="00DA2772">
              <w:rPr>
                <w:sz w:val="20"/>
                <w:szCs w:val="20"/>
                <w:lang w:val="fr-FR"/>
                <w:rPrChange w:id="639" w:author="Jude Nkwain" w:date="2025-10-09T16:09:00Z" w16du:dateUtc="2025-10-09T14:09:00Z">
                  <w:rPr>
                    <w:sz w:val="20"/>
                    <w:szCs w:val="20"/>
                  </w:rPr>
                </w:rPrChange>
              </w:rPr>
              <w:t>Kasai</w:t>
            </w:r>
            <w:proofErr w:type="spellEnd"/>
            <w:r w:rsidRPr="00DA2772">
              <w:rPr>
                <w:sz w:val="20"/>
                <w:szCs w:val="20"/>
                <w:lang w:val="fr-FR"/>
                <w:rPrChange w:id="640" w:author="Jude Nkwain" w:date="2025-10-09T16:09:00Z" w16du:dateUtc="2025-10-09T14:09:00Z">
                  <w:rPr>
                    <w:sz w:val="20"/>
                    <w:szCs w:val="20"/>
                  </w:rPr>
                </w:rPrChange>
              </w:rPr>
              <w:t xml:space="preserve"> </w:t>
            </w:r>
            <w:proofErr w:type="spellStart"/>
            <w:r w:rsidRPr="00DA2772">
              <w:rPr>
                <w:sz w:val="20"/>
                <w:szCs w:val="20"/>
                <w:lang w:val="fr-FR"/>
                <w:rPrChange w:id="641" w:author="Jude Nkwain" w:date="2025-10-09T16:09:00Z" w16du:dateUtc="2025-10-09T14:09:00Z">
                  <w:rPr>
                    <w:sz w:val="20"/>
                    <w:szCs w:val="20"/>
                  </w:rPr>
                </w:rPrChange>
              </w:rPr>
              <w:t>Oriental.s</w:t>
            </w:r>
            <w:proofErr w:type="spellEnd"/>
          </w:p>
        </w:tc>
      </w:tr>
      <w:tr w:rsidR="008A56FA" w:rsidRPr="00DA2772" w14:paraId="1377F918" w14:textId="77777777" w:rsidTr="4EF77C7B">
        <w:trPr>
          <w:trHeight w:val="404"/>
        </w:trPr>
        <w:tc>
          <w:tcPr>
            <w:tcW w:w="562" w:type="dxa"/>
          </w:tcPr>
          <w:p w14:paraId="0BEAEFFB"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5</w:t>
            </w:r>
          </w:p>
        </w:tc>
        <w:tc>
          <w:tcPr>
            <w:tcW w:w="8500" w:type="dxa"/>
            <w:vAlign w:val="center"/>
            <w:hideMark/>
          </w:tcPr>
          <w:p w14:paraId="4F052562" w14:textId="6724FC77" w:rsidR="008A56FA" w:rsidRPr="00D8799A" w:rsidRDefault="007F3F1C" w:rsidP="008A56FA">
            <w:pPr>
              <w:spacing w:line="240" w:lineRule="auto"/>
              <w:rPr>
                <w:rFonts w:eastAsia="Times New Roman"/>
                <w:sz w:val="20"/>
                <w:szCs w:val="20"/>
                <w:lang w:val="fr-FR" w:eastAsia="zh-CN"/>
              </w:rPr>
            </w:pPr>
            <w:ins w:id="642" w:author="Jean Serge NGAIMA" w:date="2025-10-07T11:19:00Z" w16du:dateUtc="2025-10-07T10:19:00Z">
              <w:r w:rsidRPr="00DA2772">
                <w:rPr>
                  <w:sz w:val="20"/>
                  <w:szCs w:val="20"/>
                  <w:lang w:val="fr-FR"/>
                  <w:rPrChange w:id="643" w:author="Jude Nkwain" w:date="2025-10-09T16:09:00Z" w16du:dateUtc="2025-10-09T14:09:00Z">
                    <w:rPr>
                      <w:sz w:val="20"/>
                      <w:szCs w:val="20"/>
                    </w:rPr>
                  </w:rPrChange>
                </w:rPr>
                <w:t>*</w:t>
              </w:r>
            </w:ins>
            <w:r w:rsidR="008A56FA" w:rsidRPr="00DA2772">
              <w:rPr>
                <w:sz w:val="20"/>
                <w:szCs w:val="20"/>
                <w:lang w:val="fr-FR"/>
                <w:rPrChange w:id="644" w:author="Jude Nkwain" w:date="2025-10-09T16:09:00Z" w16du:dateUtc="2025-10-09T14:09:00Z">
                  <w:rPr>
                    <w:sz w:val="20"/>
                    <w:szCs w:val="20"/>
                  </w:rPr>
                </w:rPrChange>
              </w:rPr>
              <w:t>1.</w:t>
            </w:r>
            <w:proofErr w:type="gramStart"/>
            <w:r w:rsidR="008A56FA" w:rsidRPr="00DA2772">
              <w:rPr>
                <w:sz w:val="20"/>
                <w:szCs w:val="20"/>
                <w:lang w:val="fr-FR"/>
                <w:rPrChange w:id="645" w:author="Jude Nkwain" w:date="2025-10-09T16:09:00Z" w16du:dateUtc="2025-10-09T14:09:00Z">
                  <w:rPr>
                    <w:sz w:val="20"/>
                    <w:szCs w:val="20"/>
                  </w:rPr>
                </w:rPrChange>
              </w:rPr>
              <w:t>10.Organiser</w:t>
            </w:r>
            <w:proofErr w:type="gramEnd"/>
            <w:r w:rsidR="008A56FA" w:rsidRPr="00DA2772">
              <w:rPr>
                <w:sz w:val="20"/>
                <w:szCs w:val="20"/>
                <w:lang w:val="fr-FR"/>
                <w:rPrChange w:id="646" w:author="Jude Nkwain" w:date="2025-10-09T16:09:00Z" w16du:dateUtc="2025-10-09T14:09:00Z">
                  <w:rPr>
                    <w:sz w:val="20"/>
                    <w:szCs w:val="20"/>
                  </w:rPr>
                </w:rPrChange>
              </w:rPr>
              <w:t xml:space="preserve"> les activités de vaccination en stratégie avancée dans les 26 DPS</w:t>
            </w:r>
          </w:p>
        </w:tc>
      </w:tr>
      <w:tr w:rsidR="008A56FA" w:rsidRPr="00DA2772" w14:paraId="6EF2C43B" w14:textId="77777777" w:rsidTr="4EF77C7B">
        <w:trPr>
          <w:trHeight w:val="849"/>
        </w:trPr>
        <w:tc>
          <w:tcPr>
            <w:tcW w:w="562" w:type="dxa"/>
            <w:shd w:val="clear" w:color="auto" w:fill="C5EEFF" w:themeFill="background2" w:themeFillTint="33"/>
          </w:tcPr>
          <w:p w14:paraId="7C9BD50C"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6</w:t>
            </w:r>
          </w:p>
        </w:tc>
        <w:tc>
          <w:tcPr>
            <w:tcW w:w="8500" w:type="dxa"/>
            <w:shd w:val="clear" w:color="auto" w:fill="C5EEFF" w:themeFill="background2" w:themeFillTint="33"/>
            <w:vAlign w:val="center"/>
            <w:hideMark/>
          </w:tcPr>
          <w:p w14:paraId="01492A92" w14:textId="367170BF"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647" w:author="Jude Nkwain" w:date="2025-10-09T16:09:00Z" w16du:dateUtc="2025-10-09T14:09:00Z">
                  <w:rPr>
                    <w:sz w:val="20"/>
                    <w:szCs w:val="20"/>
                  </w:rPr>
                </w:rPrChange>
              </w:rPr>
              <w:t>1.</w:t>
            </w:r>
            <w:proofErr w:type="gramStart"/>
            <w:r w:rsidRPr="00DA2772">
              <w:rPr>
                <w:sz w:val="20"/>
                <w:szCs w:val="20"/>
                <w:lang w:val="fr-FR"/>
                <w:rPrChange w:id="648" w:author="Jude Nkwain" w:date="2025-10-09T16:09:00Z" w16du:dateUtc="2025-10-09T14:09:00Z">
                  <w:rPr>
                    <w:sz w:val="20"/>
                    <w:szCs w:val="20"/>
                  </w:rPr>
                </w:rPrChange>
              </w:rPr>
              <w:t>11.Organiser</w:t>
            </w:r>
            <w:proofErr w:type="gramEnd"/>
            <w:r w:rsidRPr="00DA2772">
              <w:rPr>
                <w:sz w:val="20"/>
                <w:szCs w:val="20"/>
                <w:lang w:val="fr-FR"/>
                <w:rPrChange w:id="649" w:author="Jude Nkwain" w:date="2025-10-09T16:09:00Z" w16du:dateUtc="2025-10-09T14:09:00Z">
                  <w:rPr>
                    <w:sz w:val="20"/>
                    <w:szCs w:val="20"/>
                  </w:rPr>
                </w:rPrChange>
              </w:rPr>
              <w:t xml:space="preserve"> les activités de vaccination en recourant à la stratégie mobile dans les zones de santé avec des sites de vaccination éloignés ou d'</w:t>
            </w:r>
            <w:proofErr w:type="spellStart"/>
            <w:r w:rsidRPr="00DA2772">
              <w:rPr>
                <w:sz w:val="20"/>
                <w:szCs w:val="20"/>
                <w:lang w:val="fr-FR"/>
                <w:rPrChange w:id="650" w:author="Jude Nkwain" w:date="2025-10-09T16:09:00Z" w16du:dateUtc="2025-10-09T14:09:00Z">
                  <w:rPr>
                    <w:sz w:val="20"/>
                    <w:szCs w:val="20"/>
                  </w:rPr>
                </w:rPrChange>
              </w:rPr>
              <w:t>acces</w:t>
            </w:r>
            <w:proofErr w:type="spellEnd"/>
            <w:r w:rsidRPr="00DA2772">
              <w:rPr>
                <w:sz w:val="20"/>
                <w:szCs w:val="20"/>
                <w:lang w:val="fr-FR"/>
                <w:rPrChange w:id="651" w:author="Jude Nkwain" w:date="2025-10-09T16:09:00Z" w16du:dateUtc="2025-10-09T14:09:00Z">
                  <w:rPr>
                    <w:sz w:val="20"/>
                    <w:szCs w:val="20"/>
                  </w:rPr>
                </w:rPrChange>
              </w:rPr>
              <w:t xml:space="preserve"> difficile (plus de 10km du centre de santé) dans 6 DPS </w:t>
            </w:r>
            <w:proofErr w:type="spellStart"/>
            <w:r w:rsidRPr="00DA2772">
              <w:rPr>
                <w:sz w:val="20"/>
                <w:szCs w:val="20"/>
                <w:lang w:val="fr-FR"/>
                <w:rPrChange w:id="652" w:author="Jude Nkwain" w:date="2025-10-09T16:09:00Z" w16du:dateUtc="2025-10-09T14:09:00Z">
                  <w:rPr>
                    <w:sz w:val="20"/>
                    <w:szCs w:val="20"/>
                  </w:rPr>
                </w:rPrChange>
              </w:rPr>
              <w:t>necessitant</w:t>
            </w:r>
            <w:proofErr w:type="spellEnd"/>
            <w:r w:rsidRPr="00DA2772">
              <w:rPr>
                <w:sz w:val="20"/>
                <w:szCs w:val="20"/>
                <w:lang w:val="fr-FR"/>
                <w:rPrChange w:id="653" w:author="Jude Nkwain" w:date="2025-10-09T16:09:00Z" w16du:dateUtc="2025-10-09T14:09:00Z">
                  <w:rPr>
                    <w:sz w:val="20"/>
                    <w:szCs w:val="20"/>
                  </w:rPr>
                </w:rPrChange>
              </w:rPr>
              <w:t xml:space="preserve"> un appui </w:t>
            </w:r>
            <w:proofErr w:type="gramStart"/>
            <w:r w:rsidRPr="00DA2772">
              <w:rPr>
                <w:sz w:val="20"/>
                <w:szCs w:val="20"/>
                <w:lang w:val="fr-FR"/>
                <w:rPrChange w:id="654" w:author="Jude Nkwain" w:date="2025-10-09T16:09:00Z" w16du:dateUtc="2025-10-09T14:09:00Z">
                  <w:rPr>
                    <w:sz w:val="20"/>
                    <w:szCs w:val="20"/>
                  </w:rPr>
                </w:rPrChange>
              </w:rPr>
              <w:t>spécifique(</w:t>
            </w:r>
            <w:proofErr w:type="spellStart"/>
            <w:r w:rsidRPr="00DA2772">
              <w:rPr>
                <w:sz w:val="20"/>
                <w:szCs w:val="20"/>
                <w:lang w:val="fr-FR"/>
                <w:rPrChange w:id="655" w:author="Jude Nkwain" w:date="2025-10-09T16:09:00Z" w16du:dateUtc="2025-10-09T14:09:00Z">
                  <w:rPr>
                    <w:sz w:val="20"/>
                    <w:szCs w:val="20"/>
                  </w:rPr>
                </w:rPrChange>
              </w:rPr>
              <w:t>Maindombe,Mongala</w:t>
            </w:r>
            <w:proofErr w:type="gramEnd"/>
            <w:r w:rsidRPr="00DA2772">
              <w:rPr>
                <w:sz w:val="20"/>
                <w:szCs w:val="20"/>
                <w:lang w:val="fr-FR"/>
                <w:rPrChange w:id="656" w:author="Jude Nkwain" w:date="2025-10-09T16:09:00Z" w16du:dateUtc="2025-10-09T14:09:00Z">
                  <w:rPr>
                    <w:sz w:val="20"/>
                    <w:szCs w:val="20"/>
                  </w:rPr>
                </w:rPrChange>
              </w:rPr>
              <w:t>,</w:t>
            </w:r>
            <w:proofErr w:type="gramStart"/>
            <w:r w:rsidRPr="00DA2772">
              <w:rPr>
                <w:sz w:val="20"/>
                <w:szCs w:val="20"/>
                <w:lang w:val="fr-FR"/>
                <w:rPrChange w:id="657" w:author="Jude Nkwain" w:date="2025-10-09T16:09:00Z" w16du:dateUtc="2025-10-09T14:09:00Z">
                  <w:rPr>
                    <w:sz w:val="20"/>
                    <w:szCs w:val="20"/>
                  </w:rPr>
                </w:rPrChange>
              </w:rPr>
              <w:t>Tshopo,Kasai</w:t>
            </w:r>
            <w:proofErr w:type="spellEnd"/>
            <w:proofErr w:type="gramEnd"/>
            <w:r w:rsidRPr="00DA2772">
              <w:rPr>
                <w:sz w:val="20"/>
                <w:szCs w:val="20"/>
                <w:lang w:val="fr-FR"/>
                <w:rPrChange w:id="658" w:author="Jude Nkwain" w:date="2025-10-09T16:09:00Z" w16du:dateUtc="2025-10-09T14:09:00Z">
                  <w:rPr>
                    <w:sz w:val="20"/>
                    <w:szCs w:val="20"/>
                  </w:rPr>
                </w:rPrChange>
              </w:rPr>
              <w:t xml:space="preserve"> </w:t>
            </w:r>
            <w:proofErr w:type="spellStart"/>
            <w:proofErr w:type="gramStart"/>
            <w:r w:rsidRPr="00DA2772">
              <w:rPr>
                <w:sz w:val="20"/>
                <w:szCs w:val="20"/>
                <w:lang w:val="fr-FR"/>
                <w:rPrChange w:id="659" w:author="Jude Nkwain" w:date="2025-10-09T16:09:00Z" w16du:dateUtc="2025-10-09T14:09:00Z">
                  <w:rPr>
                    <w:sz w:val="20"/>
                    <w:szCs w:val="20"/>
                  </w:rPr>
                </w:rPrChange>
              </w:rPr>
              <w:t>oriental,Haut</w:t>
            </w:r>
            <w:proofErr w:type="spellEnd"/>
            <w:proofErr w:type="gramEnd"/>
            <w:r w:rsidRPr="00DA2772">
              <w:rPr>
                <w:sz w:val="20"/>
                <w:szCs w:val="20"/>
                <w:lang w:val="fr-FR"/>
                <w:rPrChange w:id="660" w:author="Jude Nkwain" w:date="2025-10-09T16:09:00Z" w16du:dateUtc="2025-10-09T14:09:00Z">
                  <w:rPr>
                    <w:sz w:val="20"/>
                    <w:szCs w:val="20"/>
                  </w:rPr>
                </w:rPrChange>
              </w:rPr>
              <w:t xml:space="preserve"> Katanga et </w:t>
            </w:r>
            <w:proofErr w:type="spellStart"/>
            <w:r w:rsidRPr="00DA2772">
              <w:rPr>
                <w:sz w:val="20"/>
                <w:szCs w:val="20"/>
                <w:lang w:val="fr-FR"/>
                <w:rPrChange w:id="661" w:author="Jude Nkwain" w:date="2025-10-09T16:09:00Z" w16du:dateUtc="2025-10-09T14:09:00Z">
                  <w:rPr>
                    <w:sz w:val="20"/>
                    <w:szCs w:val="20"/>
                  </w:rPr>
                </w:rPrChange>
              </w:rPr>
              <w:t>Tshuapa</w:t>
            </w:r>
            <w:proofErr w:type="spellEnd"/>
            <w:r w:rsidRPr="00DA2772">
              <w:rPr>
                <w:sz w:val="20"/>
                <w:szCs w:val="20"/>
                <w:lang w:val="fr-FR"/>
                <w:rPrChange w:id="662" w:author="Jude Nkwain" w:date="2025-10-09T16:09:00Z" w16du:dateUtc="2025-10-09T14:09:00Z">
                  <w:rPr>
                    <w:sz w:val="20"/>
                    <w:szCs w:val="20"/>
                  </w:rPr>
                </w:rPrChange>
              </w:rPr>
              <w:t>) s</w:t>
            </w:r>
          </w:p>
        </w:tc>
      </w:tr>
      <w:tr w:rsidR="008A56FA" w:rsidRPr="00DA2772" w14:paraId="144CC6DD" w14:textId="77777777" w:rsidTr="4EF77C7B">
        <w:trPr>
          <w:trHeight w:val="975"/>
        </w:trPr>
        <w:tc>
          <w:tcPr>
            <w:tcW w:w="562" w:type="dxa"/>
            <w:shd w:val="clear" w:color="auto" w:fill="C5EEFF" w:themeFill="background2" w:themeFillTint="33"/>
          </w:tcPr>
          <w:p w14:paraId="725EF72E"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lastRenderedPageBreak/>
              <w:t>7</w:t>
            </w:r>
          </w:p>
        </w:tc>
        <w:tc>
          <w:tcPr>
            <w:tcW w:w="8500" w:type="dxa"/>
            <w:shd w:val="clear" w:color="auto" w:fill="C5EEFF" w:themeFill="background2" w:themeFillTint="33"/>
            <w:vAlign w:val="center"/>
            <w:hideMark/>
          </w:tcPr>
          <w:p w14:paraId="403D8CBB" w14:textId="30506292"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663" w:author="Jude Nkwain" w:date="2025-10-09T16:09:00Z" w16du:dateUtc="2025-10-09T14:09:00Z">
                  <w:rPr>
                    <w:sz w:val="20"/>
                    <w:szCs w:val="20"/>
                  </w:rPr>
                </w:rPrChange>
              </w:rPr>
              <w:t>1.</w:t>
            </w:r>
            <w:proofErr w:type="gramStart"/>
            <w:r w:rsidRPr="00DA2772">
              <w:rPr>
                <w:sz w:val="20"/>
                <w:szCs w:val="20"/>
                <w:lang w:val="fr-FR"/>
                <w:rPrChange w:id="664" w:author="Jude Nkwain" w:date="2025-10-09T16:09:00Z" w16du:dateUtc="2025-10-09T14:09:00Z">
                  <w:rPr>
                    <w:sz w:val="20"/>
                    <w:szCs w:val="20"/>
                  </w:rPr>
                </w:rPrChange>
              </w:rPr>
              <w:t>12.Organiser</w:t>
            </w:r>
            <w:proofErr w:type="gramEnd"/>
            <w:r w:rsidRPr="00DA2772">
              <w:rPr>
                <w:sz w:val="20"/>
                <w:szCs w:val="20"/>
                <w:lang w:val="fr-FR"/>
                <w:rPrChange w:id="665" w:author="Jude Nkwain" w:date="2025-10-09T16:09:00Z" w16du:dateUtc="2025-10-09T14:09:00Z">
                  <w:rPr>
                    <w:sz w:val="20"/>
                    <w:szCs w:val="20"/>
                  </w:rPr>
                </w:rPrChange>
              </w:rPr>
              <w:t xml:space="preserve"> les activités de </w:t>
            </w:r>
            <w:proofErr w:type="gramStart"/>
            <w:r w:rsidRPr="00DA2772">
              <w:rPr>
                <w:sz w:val="20"/>
                <w:szCs w:val="20"/>
                <w:lang w:val="fr-FR"/>
                <w:rPrChange w:id="666" w:author="Jude Nkwain" w:date="2025-10-09T16:09:00Z" w16du:dateUtc="2025-10-09T14:09:00Z">
                  <w:rPr>
                    <w:sz w:val="20"/>
                    <w:szCs w:val="20"/>
                  </w:rPr>
                </w:rPrChange>
              </w:rPr>
              <w:t>vaccination  à</w:t>
            </w:r>
            <w:proofErr w:type="gramEnd"/>
            <w:r w:rsidRPr="00DA2772">
              <w:rPr>
                <w:sz w:val="20"/>
                <w:szCs w:val="20"/>
                <w:lang w:val="fr-FR"/>
                <w:rPrChange w:id="667" w:author="Jude Nkwain" w:date="2025-10-09T16:09:00Z" w16du:dateUtc="2025-10-09T14:09:00Z">
                  <w:rPr>
                    <w:sz w:val="20"/>
                    <w:szCs w:val="20"/>
                  </w:rPr>
                </w:rPrChange>
              </w:rPr>
              <w:t xml:space="preserve"> tout contact pour la réduction des occasions de vaccination manquées (OMV) au cours des</w:t>
            </w:r>
            <w:r w:rsidRPr="00DA2772">
              <w:rPr>
                <w:sz w:val="20"/>
                <w:szCs w:val="20"/>
                <w:lang w:val="fr-FR"/>
                <w:rPrChange w:id="668" w:author="Jude Nkwain" w:date="2025-10-09T16:09:00Z" w16du:dateUtc="2025-10-09T14:09:00Z">
                  <w:rPr>
                    <w:sz w:val="20"/>
                    <w:szCs w:val="20"/>
                  </w:rPr>
                </w:rPrChange>
              </w:rPr>
              <w:br/>
              <w:t xml:space="preserve"> activités curatives et préventives dans les établissements de santé de 6 DPS </w:t>
            </w:r>
            <w:proofErr w:type="spellStart"/>
            <w:r w:rsidRPr="00DA2772">
              <w:rPr>
                <w:sz w:val="20"/>
                <w:szCs w:val="20"/>
                <w:lang w:val="fr-FR"/>
                <w:rPrChange w:id="669" w:author="Jude Nkwain" w:date="2025-10-09T16:09:00Z" w16du:dateUtc="2025-10-09T14:09:00Z">
                  <w:rPr>
                    <w:sz w:val="20"/>
                    <w:szCs w:val="20"/>
                  </w:rPr>
                </w:rPrChange>
              </w:rPr>
              <w:t>necessitant</w:t>
            </w:r>
            <w:proofErr w:type="spellEnd"/>
            <w:r w:rsidRPr="00DA2772">
              <w:rPr>
                <w:sz w:val="20"/>
                <w:szCs w:val="20"/>
                <w:lang w:val="fr-FR"/>
                <w:rPrChange w:id="670" w:author="Jude Nkwain" w:date="2025-10-09T16:09:00Z" w16du:dateUtc="2025-10-09T14:09:00Z">
                  <w:rPr>
                    <w:sz w:val="20"/>
                    <w:szCs w:val="20"/>
                  </w:rPr>
                </w:rPrChange>
              </w:rPr>
              <w:t xml:space="preserve"> un appui </w:t>
            </w:r>
            <w:proofErr w:type="spellStart"/>
            <w:r w:rsidRPr="00DA2772">
              <w:rPr>
                <w:sz w:val="20"/>
                <w:szCs w:val="20"/>
                <w:lang w:val="fr-FR"/>
                <w:rPrChange w:id="671" w:author="Jude Nkwain" w:date="2025-10-09T16:09:00Z" w16du:dateUtc="2025-10-09T14:09:00Z">
                  <w:rPr>
                    <w:sz w:val="20"/>
                    <w:szCs w:val="20"/>
                  </w:rPr>
                </w:rPrChange>
              </w:rPr>
              <w:t>specifique</w:t>
            </w:r>
            <w:proofErr w:type="spellEnd"/>
            <w:r w:rsidRPr="00DA2772">
              <w:rPr>
                <w:sz w:val="20"/>
                <w:szCs w:val="20"/>
                <w:lang w:val="fr-FR"/>
                <w:rPrChange w:id="672" w:author="Jude Nkwain" w:date="2025-10-09T16:09:00Z" w16du:dateUtc="2025-10-09T14:09:00Z">
                  <w:rPr>
                    <w:sz w:val="20"/>
                    <w:szCs w:val="20"/>
                  </w:rPr>
                </w:rPrChange>
              </w:rPr>
              <w:t xml:space="preserve"> (</w:t>
            </w:r>
            <w:proofErr w:type="spellStart"/>
            <w:r w:rsidRPr="00DA2772">
              <w:rPr>
                <w:sz w:val="20"/>
                <w:szCs w:val="20"/>
                <w:lang w:val="fr-FR"/>
                <w:rPrChange w:id="673" w:author="Jude Nkwain" w:date="2025-10-09T16:09:00Z" w16du:dateUtc="2025-10-09T14:09:00Z">
                  <w:rPr>
                    <w:sz w:val="20"/>
                    <w:szCs w:val="20"/>
                  </w:rPr>
                </w:rPrChange>
              </w:rPr>
              <w:t>Maindombe</w:t>
            </w:r>
            <w:proofErr w:type="spellEnd"/>
            <w:r w:rsidRPr="00DA2772">
              <w:rPr>
                <w:sz w:val="20"/>
                <w:szCs w:val="20"/>
                <w:lang w:val="fr-FR"/>
                <w:rPrChange w:id="674" w:author="Jude Nkwain" w:date="2025-10-09T16:09:00Z" w16du:dateUtc="2025-10-09T14:09:00Z">
                  <w:rPr>
                    <w:sz w:val="20"/>
                    <w:szCs w:val="20"/>
                  </w:rPr>
                </w:rPrChange>
              </w:rPr>
              <w:t xml:space="preserve">, </w:t>
            </w:r>
            <w:proofErr w:type="spellStart"/>
            <w:r w:rsidRPr="00DA2772">
              <w:rPr>
                <w:sz w:val="20"/>
                <w:szCs w:val="20"/>
                <w:lang w:val="fr-FR"/>
                <w:rPrChange w:id="675" w:author="Jude Nkwain" w:date="2025-10-09T16:09:00Z" w16du:dateUtc="2025-10-09T14:09:00Z">
                  <w:rPr>
                    <w:sz w:val="20"/>
                    <w:szCs w:val="20"/>
                  </w:rPr>
                </w:rPrChange>
              </w:rPr>
              <w:t>Mongala</w:t>
            </w:r>
            <w:proofErr w:type="spellEnd"/>
            <w:r w:rsidRPr="00DA2772">
              <w:rPr>
                <w:sz w:val="20"/>
                <w:szCs w:val="20"/>
                <w:lang w:val="fr-FR"/>
                <w:rPrChange w:id="676" w:author="Jude Nkwain" w:date="2025-10-09T16:09:00Z" w16du:dateUtc="2025-10-09T14:09:00Z">
                  <w:rPr>
                    <w:sz w:val="20"/>
                    <w:szCs w:val="20"/>
                  </w:rPr>
                </w:rPrChange>
              </w:rPr>
              <w:t xml:space="preserve">, </w:t>
            </w:r>
            <w:proofErr w:type="spellStart"/>
            <w:r w:rsidRPr="00DA2772">
              <w:rPr>
                <w:sz w:val="20"/>
                <w:szCs w:val="20"/>
                <w:lang w:val="fr-FR"/>
                <w:rPrChange w:id="677" w:author="Jude Nkwain" w:date="2025-10-09T16:09:00Z" w16du:dateUtc="2025-10-09T14:09:00Z">
                  <w:rPr>
                    <w:sz w:val="20"/>
                    <w:szCs w:val="20"/>
                  </w:rPr>
                </w:rPrChange>
              </w:rPr>
              <w:t>Tshopo</w:t>
            </w:r>
            <w:proofErr w:type="spellEnd"/>
            <w:r w:rsidRPr="00DA2772">
              <w:rPr>
                <w:sz w:val="20"/>
                <w:szCs w:val="20"/>
                <w:lang w:val="fr-FR"/>
                <w:rPrChange w:id="678" w:author="Jude Nkwain" w:date="2025-10-09T16:09:00Z" w16du:dateUtc="2025-10-09T14:09:00Z">
                  <w:rPr>
                    <w:sz w:val="20"/>
                    <w:szCs w:val="20"/>
                  </w:rPr>
                </w:rPrChange>
              </w:rPr>
              <w:t xml:space="preserve">, </w:t>
            </w:r>
            <w:proofErr w:type="spellStart"/>
            <w:r w:rsidRPr="00DA2772">
              <w:rPr>
                <w:sz w:val="20"/>
                <w:szCs w:val="20"/>
                <w:lang w:val="fr-FR"/>
                <w:rPrChange w:id="679" w:author="Jude Nkwain" w:date="2025-10-09T16:09:00Z" w16du:dateUtc="2025-10-09T14:09:00Z">
                  <w:rPr>
                    <w:sz w:val="20"/>
                    <w:szCs w:val="20"/>
                  </w:rPr>
                </w:rPrChange>
              </w:rPr>
              <w:t>Kasai</w:t>
            </w:r>
            <w:proofErr w:type="spellEnd"/>
            <w:r w:rsidRPr="00DA2772">
              <w:rPr>
                <w:sz w:val="20"/>
                <w:szCs w:val="20"/>
                <w:lang w:val="fr-FR"/>
                <w:rPrChange w:id="680" w:author="Jude Nkwain" w:date="2025-10-09T16:09:00Z" w16du:dateUtc="2025-10-09T14:09:00Z">
                  <w:rPr>
                    <w:sz w:val="20"/>
                    <w:szCs w:val="20"/>
                  </w:rPr>
                </w:rPrChange>
              </w:rPr>
              <w:t xml:space="preserve"> </w:t>
            </w:r>
            <w:proofErr w:type="gramStart"/>
            <w:r w:rsidRPr="00DA2772">
              <w:rPr>
                <w:sz w:val="20"/>
                <w:szCs w:val="20"/>
                <w:lang w:val="fr-FR"/>
                <w:rPrChange w:id="681" w:author="Jude Nkwain" w:date="2025-10-09T16:09:00Z" w16du:dateUtc="2025-10-09T14:09:00Z">
                  <w:rPr>
                    <w:sz w:val="20"/>
                    <w:szCs w:val="20"/>
                  </w:rPr>
                </w:rPrChange>
              </w:rPr>
              <w:t>oriental ,</w:t>
            </w:r>
            <w:proofErr w:type="gramEnd"/>
            <w:r w:rsidRPr="00DA2772">
              <w:rPr>
                <w:sz w:val="20"/>
                <w:szCs w:val="20"/>
                <w:lang w:val="fr-FR"/>
                <w:rPrChange w:id="682" w:author="Jude Nkwain" w:date="2025-10-09T16:09:00Z" w16du:dateUtc="2025-10-09T14:09:00Z">
                  <w:rPr>
                    <w:sz w:val="20"/>
                    <w:szCs w:val="20"/>
                  </w:rPr>
                </w:rPrChange>
              </w:rPr>
              <w:t xml:space="preserve"> Haut Katanga et </w:t>
            </w:r>
            <w:proofErr w:type="spellStart"/>
            <w:proofErr w:type="gramStart"/>
            <w:r w:rsidRPr="00DA2772">
              <w:rPr>
                <w:sz w:val="20"/>
                <w:szCs w:val="20"/>
                <w:lang w:val="fr-FR"/>
                <w:rPrChange w:id="683" w:author="Jude Nkwain" w:date="2025-10-09T16:09:00Z" w16du:dateUtc="2025-10-09T14:09:00Z">
                  <w:rPr>
                    <w:sz w:val="20"/>
                    <w:szCs w:val="20"/>
                  </w:rPr>
                </w:rPrChange>
              </w:rPr>
              <w:t>Tshuapa</w:t>
            </w:r>
            <w:proofErr w:type="spellEnd"/>
            <w:r w:rsidRPr="00DA2772">
              <w:rPr>
                <w:sz w:val="20"/>
                <w:szCs w:val="20"/>
                <w:lang w:val="fr-FR"/>
                <w:rPrChange w:id="684" w:author="Jude Nkwain" w:date="2025-10-09T16:09:00Z" w16du:dateUtc="2025-10-09T14:09:00Z">
                  <w:rPr>
                    <w:sz w:val="20"/>
                    <w:szCs w:val="20"/>
                  </w:rPr>
                </w:rPrChange>
              </w:rPr>
              <w:t>)(</w:t>
            </w:r>
            <w:proofErr w:type="gramEnd"/>
            <w:r w:rsidRPr="00DA2772">
              <w:rPr>
                <w:sz w:val="20"/>
                <w:szCs w:val="20"/>
                <w:lang w:val="fr-FR"/>
                <w:rPrChange w:id="685" w:author="Jude Nkwain" w:date="2025-10-09T16:09:00Z" w16du:dateUtc="2025-10-09T14:09:00Z">
                  <w:rPr>
                    <w:sz w:val="20"/>
                    <w:szCs w:val="20"/>
                  </w:rPr>
                </w:rPrChange>
              </w:rPr>
              <w:t>s)</w:t>
            </w:r>
          </w:p>
        </w:tc>
      </w:tr>
      <w:tr w:rsidR="008A56FA" w:rsidRPr="00DA2772" w14:paraId="22AFF47B" w14:textId="77777777" w:rsidTr="4EF77C7B">
        <w:trPr>
          <w:trHeight w:val="847"/>
        </w:trPr>
        <w:tc>
          <w:tcPr>
            <w:tcW w:w="562" w:type="dxa"/>
            <w:shd w:val="clear" w:color="auto" w:fill="C5EEFF" w:themeFill="background2" w:themeFillTint="33"/>
          </w:tcPr>
          <w:p w14:paraId="6075D976"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8</w:t>
            </w:r>
          </w:p>
        </w:tc>
        <w:tc>
          <w:tcPr>
            <w:tcW w:w="8500" w:type="dxa"/>
            <w:shd w:val="clear" w:color="auto" w:fill="C5EEFF" w:themeFill="background2" w:themeFillTint="33"/>
            <w:vAlign w:val="center"/>
            <w:hideMark/>
          </w:tcPr>
          <w:p w14:paraId="24246128" w14:textId="2A7115AE" w:rsidR="008A56FA" w:rsidRPr="00D8799A" w:rsidRDefault="001569DA" w:rsidP="008A56FA">
            <w:pPr>
              <w:spacing w:line="240" w:lineRule="auto"/>
              <w:rPr>
                <w:rFonts w:eastAsia="Times New Roman"/>
                <w:sz w:val="20"/>
                <w:szCs w:val="20"/>
                <w:lang w:val="fr-FR" w:eastAsia="zh-CN"/>
              </w:rPr>
            </w:pPr>
            <w:ins w:id="686" w:author="Jean Serge NGAIMA" w:date="2025-10-07T11:19:00Z" w16du:dateUtc="2025-10-07T10:19:00Z">
              <w:r w:rsidRPr="00DA2772">
                <w:rPr>
                  <w:sz w:val="20"/>
                  <w:szCs w:val="20"/>
                  <w:lang w:val="fr-FR"/>
                  <w:rPrChange w:id="687" w:author="Jude Nkwain" w:date="2025-10-09T16:09:00Z" w16du:dateUtc="2025-10-09T14:09:00Z">
                    <w:rPr>
                      <w:sz w:val="20"/>
                      <w:szCs w:val="20"/>
                    </w:rPr>
                  </w:rPrChange>
                </w:rPr>
                <w:t>*</w:t>
              </w:r>
            </w:ins>
            <w:r w:rsidR="008A56FA" w:rsidRPr="00DA2772">
              <w:rPr>
                <w:sz w:val="20"/>
                <w:szCs w:val="20"/>
                <w:lang w:val="fr-FR"/>
                <w:rPrChange w:id="688" w:author="Jude Nkwain" w:date="2025-10-09T16:09:00Z" w16du:dateUtc="2025-10-09T14:09:00Z">
                  <w:rPr>
                    <w:sz w:val="20"/>
                    <w:szCs w:val="20"/>
                  </w:rPr>
                </w:rPrChange>
              </w:rPr>
              <w:t xml:space="preserve">1.13. Organiser la vaccination dans les points de concentration (marchés fréquentés par les mères et gardiennes d’enfants carrefours, ports, rassemblements ponctuels des femmes) dans les 6 DPS </w:t>
            </w:r>
            <w:proofErr w:type="spellStart"/>
            <w:r w:rsidR="008A56FA" w:rsidRPr="00DA2772">
              <w:rPr>
                <w:sz w:val="20"/>
                <w:szCs w:val="20"/>
                <w:lang w:val="fr-FR"/>
                <w:rPrChange w:id="689" w:author="Jude Nkwain" w:date="2025-10-09T16:09:00Z" w16du:dateUtc="2025-10-09T14:09:00Z">
                  <w:rPr>
                    <w:sz w:val="20"/>
                    <w:szCs w:val="20"/>
                  </w:rPr>
                </w:rPrChange>
              </w:rPr>
              <w:t>necessitant</w:t>
            </w:r>
            <w:proofErr w:type="spellEnd"/>
            <w:r w:rsidR="008A56FA" w:rsidRPr="00DA2772">
              <w:rPr>
                <w:sz w:val="20"/>
                <w:szCs w:val="20"/>
                <w:lang w:val="fr-FR"/>
                <w:rPrChange w:id="690" w:author="Jude Nkwain" w:date="2025-10-09T16:09:00Z" w16du:dateUtc="2025-10-09T14:09:00Z">
                  <w:rPr>
                    <w:sz w:val="20"/>
                    <w:szCs w:val="20"/>
                  </w:rPr>
                </w:rPrChange>
              </w:rPr>
              <w:t xml:space="preserve"> un appui </w:t>
            </w:r>
            <w:proofErr w:type="spellStart"/>
            <w:r w:rsidR="008A56FA" w:rsidRPr="00DA2772">
              <w:rPr>
                <w:sz w:val="20"/>
                <w:szCs w:val="20"/>
                <w:lang w:val="fr-FR"/>
                <w:rPrChange w:id="691" w:author="Jude Nkwain" w:date="2025-10-09T16:09:00Z" w16du:dateUtc="2025-10-09T14:09:00Z">
                  <w:rPr>
                    <w:sz w:val="20"/>
                    <w:szCs w:val="20"/>
                  </w:rPr>
                </w:rPrChange>
              </w:rPr>
              <w:t>specifique</w:t>
            </w:r>
            <w:proofErr w:type="spellEnd"/>
            <w:r w:rsidR="008A56FA" w:rsidRPr="00DA2772">
              <w:rPr>
                <w:sz w:val="20"/>
                <w:szCs w:val="20"/>
                <w:lang w:val="fr-FR"/>
                <w:rPrChange w:id="692" w:author="Jude Nkwain" w:date="2025-10-09T16:09:00Z" w16du:dateUtc="2025-10-09T14:09:00Z">
                  <w:rPr>
                    <w:sz w:val="20"/>
                    <w:szCs w:val="20"/>
                  </w:rPr>
                </w:rPrChange>
              </w:rPr>
              <w:t xml:space="preserve"> (</w:t>
            </w:r>
            <w:proofErr w:type="spellStart"/>
            <w:r w:rsidR="008A56FA" w:rsidRPr="00DA2772">
              <w:rPr>
                <w:sz w:val="20"/>
                <w:szCs w:val="20"/>
                <w:lang w:val="fr-FR"/>
                <w:rPrChange w:id="693" w:author="Jude Nkwain" w:date="2025-10-09T16:09:00Z" w16du:dateUtc="2025-10-09T14:09:00Z">
                  <w:rPr>
                    <w:sz w:val="20"/>
                    <w:szCs w:val="20"/>
                  </w:rPr>
                </w:rPrChange>
              </w:rPr>
              <w:t>Maindombe</w:t>
            </w:r>
            <w:proofErr w:type="spellEnd"/>
            <w:r w:rsidR="008A56FA" w:rsidRPr="00DA2772">
              <w:rPr>
                <w:sz w:val="20"/>
                <w:szCs w:val="20"/>
                <w:lang w:val="fr-FR"/>
                <w:rPrChange w:id="694" w:author="Jude Nkwain" w:date="2025-10-09T16:09:00Z" w16du:dateUtc="2025-10-09T14:09:00Z">
                  <w:rPr>
                    <w:sz w:val="20"/>
                    <w:szCs w:val="20"/>
                  </w:rPr>
                </w:rPrChange>
              </w:rPr>
              <w:t xml:space="preserve">, </w:t>
            </w:r>
            <w:proofErr w:type="spellStart"/>
            <w:r w:rsidR="008A56FA" w:rsidRPr="00DA2772">
              <w:rPr>
                <w:sz w:val="20"/>
                <w:szCs w:val="20"/>
                <w:lang w:val="fr-FR"/>
                <w:rPrChange w:id="695" w:author="Jude Nkwain" w:date="2025-10-09T16:09:00Z" w16du:dateUtc="2025-10-09T14:09:00Z">
                  <w:rPr>
                    <w:sz w:val="20"/>
                    <w:szCs w:val="20"/>
                  </w:rPr>
                </w:rPrChange>
              </w:rPr>
              <w:t>Mongala</w:t>
            </w:r>
            <w:proofErr w:type="spellEnd"/>
            <w:r w:rsidR="008A56FA" w:rsidRPr="00DA2772">
              <w:rPr>
                <w:sz w:val="20"/>
                <w:szCs w:val="20"/>
                <w:lang w:val="fr-FR"/>
                <w:rPrChange w:id="696" w:author="Jude Nkwain" w:date="2025-10-09T16:09:00Z" w16du:dateUtc="2025-10-09T14:09:00Z">
                  <w:rPr>
                    <w:sz w:val="20"/>
                    <w:szCs w:val="20"/>
                  </w:rPr>
                </w:rPrChange>
              </w:rPr>
              <w:t xml:space="preserve">, </w:t>
            </w:r>
            <w:proofErr w:type="spellStart"/>
            <w:r w:rsidR="008A56FA" w:rsidRPr="00DA2772">
              <w:rPr>
                <w:sz w:val="20"/>
                <w:szCs w:val="20"/>
                <w:lang w:val="fr-FR"/>
                <w:rPrChange w:id="697" w:author="Jude Nkwain" w:date="2025-10-09T16:09:00Z" w16du:dateUtc="2025-10-09T14:09:00Z">
                  <w:rPr>
                    <w:sz w:val="20"/>
                    <w:szCs w:val="20"/>
                  </w:rPr>
                </w:rPrChange>
              </w:rPr>
              <w:t>Tshopo</w:t>
            </w:r>
            <w:proofErr w:type="spellEnd"/>
            <w:r w:rsidR="008A56FA" w:rsidRPr="00DA2772">
              <w:rPr>
                <w:sz w:val="20"/>
                <w:szCs w:val="20"/>
                <w:lang w:val="fr-FR"/>
                <w:rPrChange w:id="698" w:author="Jude Nkwain" w:date="2025-10-09T16:09:00Z" w16du:dateUtc="2025-10-09T14:09:00Z">
                  <w:rPr>
                    <w:sz w:val="20"/>
                    <w:szCs w:val="20"/>
                  </w:rPr>
                </w:rPrChange>
              </w:rPr>
              <w:t xml:space="preserve">, </w:t>
            </w:r>
            <w:proofErr w:type="spellStart"/>
            <w:r w:rsidR="008A56FA" w:rsidRPr="00DA2772">
              <w:rPr>
                <w:sz w:val="20"/>
                <w:szCs w:val="20"/>
                <w:lang w:val="fr-FR"/>
                <w:rPrChange w:id="699" w:author="Jude Nkwain" w:date="2025-10-09T16:09:00Z" w16du:dateUtc="2025-10-09T14:09:00Z">
                  <w:rPr>
                    <w:sz w:val="20"/>
                    <w:szCs w:val="20"/>
                  </w:rPr>
                </w:rPrChange>
              </w:rPr>
              <w:t>Kasai</w:t>
            </w:r>
            <w:proofErr w:type="spellEnd"/>
            <w:r w:rsidR="008A56FA" w:rsidRPr="00DA2772">
              <w:rPr>
                <w:sz w:val="20"/>
                <w:szCs w:val="20"/>
                <w:lang w:val="fr-FR"/>
                <w:rPrChange w:id="700" w:author="Jude Nkwain" w:date="2025-10-09T16:09:00Z" w16du:dateUtc="2025-10-09T14:09:00Z">
                  <w:rPr>
                    <w:sz w:val="20"/>
                    <w:szCs w:val="20"/>
                  </w:rPr>
                </w:rPrChange>
              </w:rPr>
              <w:t xml:space="preserve"> </w:t>
            </w:r>
            <w:proofErr w:type="gramStart"/>
            <w:r w:rsidR="008A56FA" w:rsidRPr="00DA2772">
              <w:rPr>
                <w:sz w:val="20"/>
                <w:szCs w:val="20"/>
                <w:lang w:val="fr-FR"/>
                <w:rPrChange w:id="701" w:author="Jude Nkwain" w:date="2025-10-09T16:09:00Z" w16du:dateUtc="2025-10-09T14:09:00Z">
                  <w:rPr>
                    <w:sz w:val="20"/>
                    <w:szCs w:val="20"/>
                  </w:rPr>
                </w:rPrChange>
              </w:rPr>
              <w:t>oriental ,</w:t>
            </w:r>
            <w:proofErr w:type="gramEnd"/>
            <w:r w:rsidR="008A56FA" w:rsidRPr="00DA2772">
              <w:rPr>
                <w:sz w:val="20"/>
                <w:szCs w:val="20"/>
                <w:lang w:val="fr-FR"/>
                <w:rPrChange w:id="702" w:author="Jude Nkwain" w:date="2025-10-09T16:09:00Z" w16du:dateUtc="2025-10-09T14:09:00Z">
                  <w:rPr>
                    <w:sz w:val="20"/>
                    <w:szCs w:val="20"/>
                  </w:rPr>
                </w:rPrChange>
              </w:rPr>
              <w:t xml:space="preserve"> Haut Katanga et </w:t>
            </w:r>
            <w:proofErr w:type="spellStart"/>
            <w:r w:rsidR="008A56FA" w:rsidRPr="00DA2772">
              <w:rPr>
                <w:sz w:val="20"/>
                <w:szCs w:val="20"/>
                <w:lang w:val="fr-FR"/>
                <w:rPrChange w:id="703" w:author="Jude Nkwain" w:date="2025-10-09T16:09:00Z" w16du:dateUtc="2025-10-09T14:09:00Z">
                  <w:rPr>
                    <w:sz w:val="20"/>
                    <w:szCs w:val="20"/>
                  </w:rPr>
                </w:rPrChange>
              </w:rPr>
              <w:t>Tshuapa</w:t>
            </w:r>
            <w:proofErr w:type="spellEnd"/>
            <w:r w:rsidR="008A56FA" w:rsidRPr="00DA2772">
              <w:rPr>
                <w:sz w:val="20"/>
                <w:szCs w:val="20"/>
                <w:lang w:val="fr-FR"/>
                <w:rPrChange w:id="704" w:author="Jude Nkwain" w:date="2025-10-09T16:09:00Z" w16du:dateUtc="2025-10-09T14:09:00Z">
                  <w:rPr>
                    <w:sz w:val="20"/>
                    <w:szCs w:val="20"/>
                  </w:rPr>
                </w:rPrChange>
              </w:rPr>
              <w:t>) (s)</w:t>
            </w:r>
          </w:p>
        </w:tc>
      </w:tr>
      <w:tr w:rsidR="008A56FA" w:rsidRPr="00DA2772" w14:paraId="7DBF5570" w14:textId="77777777" w:rsidTr="4EF77C7B">
        <w:trPr>
          <w:trHeight w:val="561"/>
        </w:trPr>
        <w:tc>
          <w:tcPr>
            <w:tcW w:w="562" w:type="dxa"/>
            <w:shd w:val="clear" w:color="auto" w:fill="C5EEFF" w:themeFill="background2" w:themeFillTint="33"/>
          </w:tcPr>
          <w:p w14:paraId="5342C7F5"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9</w:t>
            </w:r>
          </w:p>
        </w:tc>
        <w:tc>
          <w:tcPr>
            <w:tcW w:w="8500" w:type="dxa"/>
            <w:shd w:val="clear" w:color="auto" w:fill="C5EEFF" w:themeFill="background2" w:themeFillTint="33"/>
            <w:vAlign w:val="center"/>
            <w:hideMark/>
          </w:tcPr>
          <w:p w14:paraId="43FDE176" w14:textId="3DC70648" w:rsidR="008A56FA" w:rsidRPr="00D8799A" w:rsidRDefault="00CE61B2" w:rsidP="008A56FA">
            <w:pPr>
              <w:spacing w:line="240" w:lineRule="auto"/>
              <w:rPr>
                <w:rFonts w:eastAsia="Times New Roman"/>
                <w:sz w:val="20"/>
                <w:szCs w:val="20"/>
                <w:lang w:val="fr-FR" w:eastAsia="zh-CN"/>
              </w:rPr>
            </w:pPr>
            <w:ins w:id="705" w:author="Jean Serge NGAIMA" w:date="2025-10-07T11:18:00Z" w16du:dateUtc="2025-10-07T10:18:00Z">
              <w:r w:rsidRPr="00DA2772">
                <w:rPr>
                  <w:sz w:val="20"/>
                  <w:szCs w:val="20"/>
                  <w:lang w:val="fr-FR"/>
                  <w:rPrChange w:id="706" w:author="Jude Nkwain" w:date="2025-10-09T16:09:00Z" w16du:dateUtc="2025-10-09T14:09:00Z">
                    <w:rPr>
                      <w:sz w:val="20"/>
                      <w:szCs w:val="20"/>
                    </w:rPr>
                  </w:rPrChange>
                </w:rPr>
                <w:t>*</w:t>
              </w:r>
            </w:ins>
            <w:r w:rsidR="008A56FA" w:rsidRPr="00DA2772">
              <w:rPr>
                <w:sz w:val="20"/>
                <w:szCs w:val="20"/>
                <w:lang w:val="fr-FR"/>
                <w:rPrChange w:id="707" w:author="Jude Nkwain" w:date="2025-10-09T16:09:00Z" w16du:dateUtc="2025-10-09T14:09:00Z">
                  <w:rPr>
                    <w:sz w:val="20"/>
                    <w:szCs w:val="20"/>
                  </w:rPr>
                </w:rPrChange>
              </w:rPr>
              <w:t xml:space="preserve">1.14. Organiser les activités de vaccination selon l'horaire des activités des mères et/ ou des gardiennes d'enfants </w:t>
            </w:r>
            <w:proofErr w:type="spellStart"/>
            <w:r w:rsidR="008A56FA" w:rsidRPr="00DA2772">
              <w:rPr>
                <w:sz w:val="20"/>
                <w:szCs w:val="20"/>
                <w:lang w:val="fr-FR"/>
                <w:rPrChange w:id="708" w:author="Jude Nkwain" w:date="2025-10-09T16:09:00Z" w16du:dateUtc="2025-10-09T14:09:00Z">
                  <w:rPr>
                    <w:sz w:val="20"/>
                    <w:szCs w:val="20"/>
                  </w:rPr>
                </w:rPrChange>
              </w:rPr>
              <w:t>parmis</w:t>
            </w:r>
            <w:proofErr w:type="spellEnd"/>
            <w:r w:rsidR="008A56FA" w:rsidRPr="00DA2772">
              <w:rPr>
                <w:sz w:val="20"/>
                <w:szCs w:val="20"/>
                <w:lang w:val="fr-FR"/>
                <w:rPrChange w:id="709" w:author="Jude Nkwain" w:date="2025-10-09T16:09:00Z" w16du:dateUtc="2025-10-09T14:09:00Z">
                  <w:rPr>
                    <w:sz w:val="20"/>
                    <w:szCs w:val="20"/>
                  </w:rPr>
                </w:rPrChange>
              </w:rPr>
              <w:t xml:space="preserve"> les DPS </w:t>
            </w:r>
            <w:proofErr w:type="spellStart"/>
            <w:r w:rsidR="008A56FA" w:rsidRPr="00DA2772">
              <w:rPr>
                <w:sz w:val="20"/>
                <w:szCs w:val="20"/>
                <w:lang w:val="fr-FR"/>
                <w:rPrChange w:id="710" w:author="Jude Nkwain" w:date="2025-10-09T16:09:00Z" w16du:dateUtc="2025-10-09T14:09:00Z">
                  <w:rPr>
                    <w:sz w:val="20"/>
                    <w:szCs w:val="20"/>
                  </w:rPr>
                </w:rPrChange>
              </w:rPr>
              <w:t>specifiques</w:t>
            </w:r>
            <w:proofErr w:type="spellEnd"/>
            <w:r w:rsidR="008A56FA" w:rsidRPr="00DA2772">
              <w:rPr>
                <w:sz w:val="20"/>
                <w:szCs w:val="20"/>
                <w:lang w:val="fr-FR"/>
                <w:rPrChange w:id="711" w:author="Jude Nkwain" w:date="2025-10-09T16:09:00Z" w16du:dateUtc="2025-10-09T14:09:00Z">
                  <w:rPr>
                    <w:sz w:val="20"/>
                    <w:szCs w:val="20"/>
                  </w:rPr>
                </w:rPrChange>
              </w:rPr>
              <w:t xml:space="preserve"> ayant des défis par rapport à l'occupation des mères </w:t>
            </w:r>
            <w:proofErr w:type="gramStart"/>
            <w:r w:rsidR="008A56FA" w:rsidRPr="00DA2772">
              <w:rPr>
                <w:sz w:val="20"/>
                <w:szCs w:val="20"/>
                <w:lang w:val="fr-FR"/>
                <w:rPrChange w:id="712" w:author="Jude Nkwain" w:date="2025-10-09T16:09:00Z" w16du:dateUtc="2025-10-09T14:09:00Z">
                  <w:rPr>
                    <w:sz w:val="20"/>
                    <w:szCs w:val="20"/>
                  </w:rPr>
                </w:rPrChange>
              </w:rPr>
              <w:t xml:space="preserve">( </w:t>
            </w:r>
            <w:proofErr w:type="spellStart"/>
            <w:r w:rsidR="008A56FA" w:rsidRPr="00DA2772">
              <w:rPr>
                <w:sz w:val="20"/>
                <w:szCs w:val="20"/>
                <w:lang w:val="fr-FR"/>
                <w:rPrChange w:id="713" w:author="Jude Nkwain" w:date="2025-10-09T16:09:00Z" w16du:dateUtc="2025-10-09T14:09:00Z">
                  <w:rPr>
                    <w:sz w:val="20"/>
                    <w:szCs w:val="20"/>
                  </w:rPr>
                </w:rPrChange>
              </w:rPr>
              <w:t>Kasai</w:t>
            </w:r>
            <w:proofErr w:type="spellEnd"/>
            <w:proofErr w:type="gramEnd"/>
            <w:r w:rsidR="008A56FA" w:rsidRPr="00DA2772">
              <w:rPr>
                <w:sz w:val="20"/>
                <w:szCs w:val="20"/>
                <w:lang w:val="fr-FR"/>
                <w:rPrChange w:id="714" w:author="Jude Nkwain" w:date="2025-10-09T16:09:00Z" w16du:dateUtc="2025-10-09T14:09:00Z">
                  <w:rPr>
                    <w:sz w:val="20"/>
                    <w:szCs w:val="20"/>
                  </w:rPr>
                </w:rPrChange>
              </w:rPr>
              <w:t xml:space="preserve"> oriental et </w:t>
            </w:r>
            <w:proofErr w:type="spellStart"/>
            <w:proofErr w:type="gramStart"/>
            <w:r w:rsidR="008A56FA" w:rsidRPr="00DA2772">
              <w:rPr>
                <w:sz w:val="20"/>
                <w:szCs w:val="20"/>
                <w:lang w:val="fr-FR"/>
                <w:rPrChange w:id="715" w:author="Jude Nkwain" w:date="2025-10-09T16:09:00Z" w16du:dateUtc="2025-10-09T14:09:00Z">
                  <w:rPr>
                    <w:sz w:val="20"/>
                    <w:szCs w:val="20"/>
                  </w:rPr>
                </w:rPrChange>
              </w:rPr>
              <w:t>Tshuapa</w:t>
            </w:r>
            <w:proofErr w:type="spellEnd"/>
            <w:r w:rsidR="008A56FA" w:rsidRPr="00DA2772">
              <w:rPr>
                <w:sz w:val="20"/>
                <w:szCs w:val="20"/>
                <w:lang w:val="fr-FR"/>
                <w:rPrChange w:id="716" w:author="Jude Nkwain" w:date="2025-10-09T16:09:00Z" w16du:dateUtc="2025-10-09T14:09:00Z">
                  <w:rPr>
                    <w:sz w:val="20"/>
                    <w:szCs w:val="20"/>
                  </w:rPr>
                </w:rPrChange>
              </w:rPr>
              <w:t>)(</w:t>
            </w:r>
            <w:proofErr w:type="gramEnd"/>
            <w:r w:rsidR="008A56FA" w:rsidRPr="00DA2772">
              <w:rPr>
                <w:sz w:val="20"/>
                <w:szCs w:val="20"/>
                <w:lang w:val="fr-FR"/>
                <w:rPrChange w:id="717" w:author="Jude Nkwain" w:date="2025-10-09T16:09:00Z" w16du:dateUtc="2025-10-09T14:09:00Z">
                  <w:rPr>
                    <w:sz w:val="20"/>
                    <w:szCs w:val="20"/>
                  </w:rPr>
                </w:rPrChange>
              </w:rPr>
              <w:t>s)</w:t>
            </w:r>
          </w:p>
        </w:tc>
      </w:tr>
      <w:tr w:rsidR="008A56FA" w:rsidRPr="00DA2772" w14:paraId="5E27CAB7" w14:textId="77777777" w:rsidTr="4EF77C7B">
        <w:trPr>
          <w:trHeight w:val="557"/>
        </w:trPr>
        <w:tc>
          <w:tcPr>
            <w:tcW w:w="562" w:type="dxa"/>
            <w:shd w:val="clear" w:color="auto" w:fill="C5EEFF" w:themeFill="background2" w:themeFillTint="33"/>
          </w:tcPr>
          <w:p w14:paraId="303DA745"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10</w:t>
            </w:r>
          </w:p>
        </w:tc>
        <w:tc>
          <w:tcPr>
            <w:tcW w:w="8500" w:type="dxa"/>
            <w:shd w:val="clear" w:color="auto" w:fill="C5EEFF" w:themeFill="background2" w:themeFillTint="33"/>
            <w:vAlign w:val="center"/>
            <w:hideMark/>
          </w:tcPr>
          <w:p w14:paraId="4846C607" w14:textId="69299FA5" w:rsidR="008A56FA" w:rsidRPr="00D8799A" w:rsidRDefault="001569DA" w:rsidP="008A56FA">
            <w:pPr>
              <w:spacing w:line="240" w:lineRule="auto"/>
              <w:rPr>
                <w:rFonts w:eastAsia="Times New Roman"/>
                <w:sz w:val="20"/>
                <w:szCs w:val="20"/>
                <w:lang w:val="fr-FR" w:eastAsia="zh-CN"/>
              </w:rPr>
            </w:pPr>
            <w:ins w:id="718" w:author="Jean Serge NGAIMA" w:date="2025-10-07T11:20:00Z" w16du:dateUtc="2025-10-07T10:20:00Z">
              <w:r w:rsidRPr="00DA2772">
                <w:rPr>
                  <w:sz w:val="20"/>
                  <w:szCs w:val="20"/>
                  <w:lang w:val="fr-FR"/>
                  <w:rPrChange w:id="719" w:author="Jude Nkwain" w:date="2025-10-09T16:09:00Z" w16du:dateUtc="2025-10-09T14:09:00Z">
                    <w:rPr>
                      <w:sz w:val="20"/>
                      <w:szCs w:val="20"/>
                    </w:rPr>
                  </w:rPrChange>
                </w:rPr>
                <w:t>*</w:t>
              </w:r>
            </w:ins>
            <w:r w:rsidR="008A56FA" w:rsidRPr="00DA2772">
              <w:rPr>
                <w:sz w:val="20"/>
                <w:szCs w:val="20"/>
                <w:lang w:val="fr-FR"/>
                <w:rPrChange w:id="720" w:author="Jude Nkwain" w:date="2025-10-09T16:09:00Z" w16du:dateUtc="2025-10-09T14:09:00Z">
                  <w:rPr>
                    <w:sz w:val="20"/>
                    <w:szCs w:val="20"/>
                  </w:rPr>
                </w:rPrChange>
              </w:rPr>
              <w:t xml:space="preserve">1.15. Organiser les activités de vaccination dans les zones fluviales/riveraines de 2 provinces </w:t>
            </w:r>
            <w:proofErr w:type="spellStart"/>
            <w:r w:rsidR="008A56FA" w:rsidRPr="00DA2772">
              <w:rPr>
                <w:sz w:val="20"/>
                <w:szCs w:val="20"/>
                <w:lang w:val="fr-FR"/>
                <w:rPrChange w:id="721" w:author="Jude Nkwain" w:date="2025-10-09T16:09:00Z" w16du:dateUtc="2025-10-09T14:09:00Z">
                  <w:rPr>
                    <w:sz w:val="20"/>
                    <w:szCs w:val="20"/>
                  </w:rPr>
                </w:rPrChange>
              </w:rPr>
              <w:t>specifiques</w:t>
            </w:r>
            <w:proofErr w:type="spellEnd"/>
            <w:r w:rsidR="008A56FA" w:rsidRPr="00DA2772">
              <w:rPr>
                <w:sz w:val="20"/>
                <w:szCs w:val="20"/>
                <w:lang w:val="fr-FR"/>
                <w:rPrChange w:id="722" w:author="Jude Nkwain" w:date="2025-10-09T16:09:00Z" w16du:dateUtc="2025-10-09T14:09:00Z">
                  <w:rPr>
                    <w:sz w:val="20"/>
                    <w:szCs w:val="20"/>
                  </w:rPr>
                </w:rPrChange>
              </w:rPr>
              <w:t xml:space="preserve"> traversées par le fleuve et/ou une grande rivière (</w:t>
            </w:r>
            <w:proofErr w:type="spellStart"/>
            <w:r w:rsidR="008A56FA" w:rsidRPr="00DA2772">
              <w:rPr>
                <w:sz w:val="20"/>
                <w:szCs w:val="20"/>
                <w:lang w:val="fr-FR"/>
                <w:rPrChange w:id="723" w:author="Jude Nkwain" w:date="2025-10-09T16:09:00Z" w16du:dateUtc="2025-10-09T14:09:00Z">
                  <w:rPr>
                    <w:sz w:val="20"/>
                    <w:szCs w:val="20"/>
                  </w:rPr>
                </w:rPrChange>
              </w:rPr>
              <w:t>Tshopo</w:t>
            </w:r>
            <w:proofErr w:type="spellEnd"/>
            <w:r w:rsidR="008A56FA" w:rsidRPr="00DA2772">
              <w:rPr>
                <w:sz w:val="20"/>
                <w:szCs w:val="20"/>
                <w:lang w:val="fr-FR"/>
                <w:rPrChange w:id="724" w:author="Jude Nkwain" w:date="2025-10-09T16:09:00Z" w16du:dateUtc="2025-10-09T14:09:00Z">
                  <w:rPr>
                    <w:sz w:val="20"/>
                    <w:szCs w:val="20"/>
                  </w:rPr>
                </w:rPrChange>
              </w:rPr>
              <w:t xml:space="preserve"> </w:t>
            </w:r>
            <w:proofErr w:type="spellStart"/>
            <w:proofErr w:type="gramStart"/>
            <w:r w:rsidR="008A56FA" w:rsidRPr="00DA2772">
              <w:rPr>
                <w:sz w:val="20"/>
                <w:szCs w:val="20"/>
                <w:lang w:val="fr-FR"/>
                <w:rPrChange w:id="725" w:author="Jude Nkwain" w:date="2025-10-09T16:09:00Z" w16du:dateUtc="2025-10-09T14:09:00Z">
                  <w:rPr>
                    <w:sz w:val="20"/>
                    <w:szCs w:val="20"/>
                  </w:rPr>
                </w:rPrChange>
              </w:rPr>
              <w:t>etTshuapa</w:t>
            </w:r>
            <w:proofErr w:type="spellEnd"/>
            <w:r w:rsidR="008A56FA" w:rsidRPr="00DA2772">
              <w:rPr>
                <w:sz w:val="20"/>
                <w:szCs w:val="20"/>
                <w:lang w:val="fr-FR"/>
                <w:rPrChange w:id="726" w:author="Jude Nkwain" w:date="2025-10-09T16:09:00Z" w16du:dateUtc="2025-10-09T14:09:00Z">
                  <w:rPr>
                    <w:sz w:val="20"/>
                    <w:szCs w:val="20"/>
                  </w:rPr>
                </w:rPrChange>
              </w:rPr>
              <w:t>)(</w:t>
            </w:r>
            <w:proofErr w:type="gramEnd"/>
            <w:r w:rsidR="008A56FA" w:rsidRPr="00DA2772">
              <w:rPr>
                <w:sz w:val="20"/>
                <w:szCs w:val="20"/>
                <w:lang w:val="fr-FR"/>
                <w:rPrChange w:id="727" w:author="Jude Nkwain" w:date="2025-10-09T16:09:00Z" w16du:dateUtc="2025-10-09T14:09:00Z">
                  <w:rPr>
                    <w:sz w:val="20"/>
                    <w:szCs w:val="20"/>
                  </w:rPr>
                </w:rPrChange>
              </w:rPr>
              <w:t>s)</w:t>
            </w:r>
          </w:p>
        </w:tc>
      </w:tr>
      <w:tr w:rsidR="008A56FA" w:rsidRPr="00DA2772" w14:paraId="4632875B" w14:textId="77777777" w:rsidTr="4EF77C7B">
        <w:trPr>
          <w:trHeight w:val="565"/>
        </w:trPr>
        <w:tc>
          <w:tcPr>
            <w:tcW w:w="562" w:type="dxa"/>
            <w:shd w:val="clear" w:color="auto" w:fill="F9DAD8" w:themeFill="accent3" w:themeFillTint="33"/>
          </w:tcPr>
          <w:p w14:paraId="3798B5F5"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11</w:t>
            </w:r>
          </w:p>
        </w:tc>
        <w:tc>
          <w:tcPr>
            <w:tcW w:w="8500" w:type="dxa"/>
            <w:shd w:val="clear" w:color="auto" w:fill="F9DAD8" w:themeFill="accent3" w:themeFillTint="33"/>
            <w:vAlign w:val="center"/>
            <w:hideMark/>
          </w:tcPr>
          <w:p w14:paraId="78894BEC" w14:textId="4CF712AE"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728" w:author="Jude Nkwain" w:date="2025-10-09T16:09:00Z" w16du:dateUtc="2025-10-09T14:09:00Z">
                  <w:rPr>
                    <w:sz w:val="20"/>
                    <w:szCs w:val="20"/>
                  </w:rPr>
                </w:rPrChange>
              </w:rPr>
              <w:t xml:space="preserve">1.17. Organiser les activités de vaccination dans les sites des déplacés et des réfugiés des 3 DPS humanitaires (Sud </w:t>
            </w:r>
            <w:proofErr w:type="spellStart"/>
            <w:proofErr w:type="gramStart"/>
            <w:r w:rsidRPr="00DA2772">
              <w:rPr>
                <w:sz w:val="20"/>
                <w:szCs w:val="20"/>
                <w:lang w:val="fr-FR"/>
                <w:rPrChange w:id="729" w:author="Jude Nkwain" w:date="2025-10-09T16:09:00Z" w16du:dateUtc="2025-10-09T14:09:00Z">
                  <w:rPr>
                    <w:sz w:val="20"/>
                    <w:szCs w:val="20"/>
                  </w:rPr>
                </w:rPrChange>
              </w:rPr>
              <w:t>Kivu,Nord</w:t>
            </w:r>
            <w:proofErr w:type="spellEnd"/>
            <w:proofErr w:type="gramEnd"/>
            <w:r w:rsidRPr="00DA2772">
              <w:rPr>
                <w:sz w:val="20"/>
                <w:szCs w:val="20"/>
                <w:lang w:val="fr-FR"/>
                <w:rPrChange w:id="730" w:author="Jude Nkwain" w:date="2025-10-09T16:09:00Z" w16du:dateUtc="2025-10-09T14:09:00Z">
                  <w:rPr>
                    <w:sz w:val="20"/>
                    <w:szCs w:val="20"/>
                  </w:rPr>
                </w:rPrChange>
              </w:rPr>
              <w:t xml:space="preserve"> Kivu et </w:t>
            </w:r>
            <w:proofErr w:type="gramStart"/>
            <w:r w:rsidRPr="00DA2772">
              <w:rPr>
                <w:sz w:val="20"/>
                <w:szCs w:val="20"/>
                <w:lang w:val="fr-FR"/>
                <w:rPrChange w:id="731" w:author="Jude Nkwain" w:date="2025-10-09T16:09:00Z" w16du:dateUtc="2025-10-09T14:09:00Z">
                  <w:rPr>
                    <w:sz w:val="20"/>
                    <w:szCs w:val="20"/>
                  </w:rPr>
                </w:rPrChange>
              </w:rPr>
              <w:t>Ituri)(</w:t>
            </w:r>
            <w:proofErr w:type="gramEnd"/>
            <w:r w:rsidR="006672AC" w:rsidRPr="00DA2772">
              <w:rPr>
                <w:sz w:val="20"/>
                <w:szCs w:val="20"/>
                <w:lang w:val="fr-FR"/>
                <w:rPrChange w:id="732" w:author="Jude Nkwain" w:date="2025-10-09T16:09:00Z" w16du:dateUtc="2025-10-09T14:09:00Z">
                  <w:rPr>
                    <w:sz w:val="20"/>
                    <w:szCs w:val="20"/>
                  </w:rPr>
                </w:rPrChange>
              </w:rPr>
              <w:t>h</w:t>
            </w:r>
            <w:r w:rsidRPr="00DA2772">
              <w:rPr>
                <w:sz w:val="20"/>
                <w:szCs w:val="20"/>
                <w:lang w:val="fr-FR"/>
                <w:rPrChange w:id="733" w:author="Jude Nkwain" w:date="2025-10-09T16:09:00Z" w16du:dateUtc="2025-10-09T14:09:00Z">
                  <w:rPr>
                    <w:sz w:val="20"/>
                    <w:szCs w:val="20"/>
                  </w:rPr>
                </w:rPrChange>
              </w:rPr>
              <w:t>)</w:t>
            </w:r>
          </w:p>
        </w:tc>
      </w:tr>
      <w:tr w:rsidR="008A56FA" w:rsidRPr="00DA2772" w14:paraId="1201FBC9" w14:textId="77777777" w:rsidTr="4EF77C7B">
        <w:trPr>
          <w:trHeight w:val="276"/>
        </w:trPr>
        <w:tc>
          <w:tcPr>
            <w:tcW w:w="562" w:type="dxa"/>
          </w:tcPr>
          <w:p w14:paraId="1B7F9A2F" w14:textId="77777777" w:rsidR="008A56FA" w:rsidRPr="00D8799A" w:rsidRDefault="008A56FA" w:rsidP="008A56FA">
            <w:pPr>
              <w:spacing w:line="240" w:lineRule="auto"/>
              <w:rPr>
                <w:rFonts w:eastAsia="Times New Roman"/>
                <w:sz w:val="20"/>
                <w:szCs w:val="20"/>
                <w:lang w:val="fr-FR" w:eastAsia="zh-CN"/>
              </w:rPr>
            </w:pPr>
            <w:r w:rsidRPr="00D8799A">
              <w:rPr>
                <w:rFonts w:eastAsia="Times New Roman"/>
                <w:sz w:val="20"/>
                <w:szCs w:val="20"/>
                <w:lang w:val="fr-FR" w:eastAsia="zh-CN"/>
              </w:rPr>
              <w:t>12</w:t>
            </w:r>
          </w:p>
        </w:tc>
        <w:tc>
          <w:tcPr>
            <w:tcW w:w="8500" w:type="dxa"/>
            <w:vAlign w:val="center"/>
            <w:hideMark/>
          </w:tcPr>
          <w:p w14:paraId="094AB4AD" w14:textId="58BE77A5" w:rsidR="008A56FA" w:rsidRPr="00D8799A" w:rsidRDefault="008A56FA" w:rsidP="008A56FA">
            <w:pPr>
              <w:spacing w:line="240" w:lineRule="auto"/>
              <w:rPr>
                <w:rFonts w:eastAsia="Times New Roman"/>
                <w:sz w:val="20"/>
                <w:szCs w:val="20"/>
                <w:lang w:val="fr-FR" w:eastAsia="zh-CN"/>
              </w:rPr>
            </w:pPr>
            <w:r w:rsidRPr="00DA2772">
              <w:rPr>
                <w:sz w:val="20"/>
                <w:szCs w:val="20"/>
                <w:lang w:val="fr-FR"/>
                <w:rPrChange w:id="734" w:author="Jude Nkwain" w:date="2025-10-09T16:09:00Z" w16du:dateUtc="2025-10-09T14:09:00Z">
                  <w:rPr>
                    <w:sz w:val="20"/>
                    <w:szCs w:val="20"/>
                  </w:rPr>
                </w:rPrChange>
              </w:rPr>
              <w:t>1.</w:t>
            </w:r>
            <w:proofErr w:type="gramStart"/>
            <w:r w:rsidRPr="00DA2772">
              <w:rPr>
                <w:sz w:val="20"/>
                <w:szCs w:val="20"/>
                <w:lang w:val="fr-FR"/>
                <w:rPrChange w:id="735" w:author="Jude Nkwain" w:date="2025-10-09T16:09:00Z" w16du:dateUtc="2025-10-09T14:09:00Z">
                  <w:rPr>
                    <w:sz w:val="20"/>
                    <w:szCs w:val="20"/>
                  </w:rPr>
                </w:rPrChange>
              </w:rPr>
              <w:t>18.Organiser</w:t>
            </w:r>
            <w:proofErr w:type="gramEnd"/>
            <w:r w:rsidRPr="00DA2772">
              <w:rPr>
                <w:sz w:val="20"/>
                <w:szCs w:val="20"/>
                <w:lang w:val="fr-FR"/>
                <w:rPrChange w:id="736" w:author="Jude Nkwain" w:date="2025-10-09T16:09:00Z" w16du:dateUtc="2025-10-09T14:09:00Z">
                  <w:rPr>
                    <w:sz w:val="20"/>
                    <w:szCs w:val="20"/>
                  </w:rPr>
                </w:rPrChange>
              </w:rPr>
              <w:t xml:space="preserve"> les réunions du Groupe Technique Consultatif pour la </w:t>
            </w:r>
            <w:proofErr w:type="gramStart"/>
            <w:r w:rsidRPr="00DA2772">
              <w:rPr>
                <w:sz w:val="20"/>
                <w:szCs w:val="20"/>
                <w:lang w:val="fr-FR"/>
                <w:rPrChange w:id="737" w:author="Jude Nkwain" w:date="2025-10-09T16:09:00Z" w16du:dateUtc="2025-10-09T14:09:00Z">
                  <w:rPr>
                    <w:sz w:val="20"/>
                    <w:szCs w:val="20"/>
                  </w:rPr>
                </w:rPrChange>
              </w:rPr>
              <w:t>Vaccination(</w:t>
            </w:r>
            <w:proofErr w:type="gramEnd"/>
            <w:r w:rsidRPr="00DA2772">
              <w:rPr>
                <w:sz w:val="20"/>
                <w:szCs w:val="20"/>
                <w:lang w:val="fr-FR"/>
                <w:rPrChange w:id="738" w:author="Jude Nkwain" w:date="2025-10-09T16:09:00Z" w16du:dateUtc="2025-10-09T14:09:00Z">
                  <w:rPr>
                    <w:sz w:val="20"/>
                    <w:szCs w:val="20"/>
                  </w:rPr>
                </w:rPrChange>
              </w:rPr>
              <w:t>GTCV)</w:t>
            </w:r>
          </w:p>
        </w:tc>
      </w:tr>
      <w:tr w:rsidR="009E31C2" w:rsidRPr="00DA2772" w14:paraId="0D2A5EE3" w14:textId="77777777" w:rsidTr="4EF77C7B">
        <w:trPr>
          <w:trHeight w:val="276"/>
        </w:trPr>
        <w:tc>
          <w:tcPr>
            <w:tcW w:w="9062" w:type="dxa"/>
            <w:gridSpan w:val="2"/>
          </w:tcPr>
          <w:p w14:paraId="092FE329" w14:textId="6FD326E3" w:rsidR="009E31C2" w:rsidRPr="00DA2772" w:rsidRDefault="10D0ADAE" w:rsidP="4EF77C7B">
            <w:pPr>
              <w:spacing w:line="240" w:lineRule="auto"/>
              <w:rPr>
                <w:sz w:val="20"/>
                <w:szCs w:val="20"/>
                <w:lang w:val="fr-FR"/>
                <w:rPrChange w:id="739" w:author="Jude Nkwain" w:date="2025-10-09T16:09:00Z" w16du:dateUtc="2025-10-09T14:09:00Z">
                  <w:rPr>
                    <w:sz w:val="20"/>
                    <w:szCs w:val="20"/>
                    <w:lang w:val="en-US"/>
                  </w:rPr>
                </w:rPrChange>
              </w:rPr>
            </w:pPr>
            <w:r w:rsidRPr="00DA2772">
              <w:rPr>
                <w:b/>
                <w:bCs/>
                <w:sz w:val="20"/>
                <w:szCs w:val="20"/>
                <w:lang w:val="fr-FR"/>
                <w:rPrChange w:id="740" w:author="Jude Nkwain" w:date="2025-10-09T16:09:00Z" w16du:dateUtc="2025-10-09T14:09:00Z">
                  <w:rPr>
                    <w:b/>
                    <w:bCs/>
                    <w:sz w:val="20"/>
                    <w:szCs w:val="20"/>
                    <w:lang w:val="en-US"/>
                  </w:rPr>
                </w:rPrChange>
              </w:rPr>
              <w:t xml:space="preserve">Domaine </w:t>
            </w:r>
            <w:proofErr w:type="gramStart"/>
            <w:r w:rsidRPr="00DA2772">
              <w:rPr>
                <w:b/>
                <w:bCs/>
                <w:sz w:val="20"/>
                <w:szCs w:val="20"/>
                <w:lang w:val="fr-FR"/>
                <w:rPrChange w:id="741" w:author="Jude Nkwain" w:date="2025-10-09T16:09:00Z" w16du:dateUtc="2025-10-09T14:09:00Z">
                  <w:rPr>
                    <w:b/>
                    <w:bCs/>
                    <w:sz w:val="20"/>
                    <w:szCs w:val="20"/>
                    <w:lang w:val="en-US"/>
                  </w:rPr>
                </w:rPrChange>
              </w:rPr>
              <w:t>2.Ressources</w:t>
            </w:r>
            <w:proofErr w:type="gramEnd"/>
            <w:r w:rsidRPr="00DA2772">
              <w:rPr>
                <w:b/>
                <w:bCs/>
                <w:sz w:val="20"/>
                <w:szCs w:val="20"/>
                <w:lang w:val="fr-FR"/>
                <w:rPrChange w:id="742" w:author="Jude Nkwain" w:date="2025-10-09T16:09:00Z" w16du:dateUtc="2025-10-09T14:09:00Z">
                  <w:rPr>
                    <w:b/>
                    <w:bCs/>
                    <w:sz w:val="20"/>
                    <w:szCs w:val="20"/>
                    <w:lang w:val="en-US"/>
                  </w:rPr>
                </w:rPrChange>
              </w:rPr>
              <w:t xml:space="preserve"> Humaines pour la Santé</w:t>
            </w:r>
          </w:p>
        </w:tc>
      </w:tr>
      <w:tr w:rsidR="009E31C2" w:rsidRPr="00DA2772" w14:paraId="4005722E" w14:textId="77777777" w:rsidTr="4EF77C7B">
        <w:trPr>
          <w:trHeight w:val="550"/>
        </w:trPr>
        <w:tc>
          <w:tcPr>
            <w:tcW w:w="562" w:type="dxa"/>
          </w:tcPr>
          <w:p w14:paraId="71250491"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13</w:t>
            </w:r>
          </w:p>
        </w:tc>
        <w:tc>
          <w:tcPr>
            <w:tcW w:w="8500" w:type="dxa"/>
            <w:vAlign w:val="center"/>
            <w:hideMark/>
          </w:tcPr>
          <w:p w14:paraId="342D1182" w14:textId="21AD4D73" w:rsidR="009E31C2" w:rsidRPr="00D8799A" w:rsidRDefault="009E31C2" w:rsidP="009E31C2">
            <w:pPr>
              <w:spacing w:line="240" w:lineRule="auto"/>
              <w:rPr>
                <w:rFonts w:eastAsia="Times New Roman"/>
                <w:sz w:val="20"/>
                <w:szCs w:val="20"/>
                <w:lang w:val="fr-FR" w:eastAsia="zh-CN"/>
              </w:rPr>
            </w:pPr>
            <w:r w:rsidRPr="00DA2772">
              <w:rPr>
                <w:sz w:val="20"/>
                <w:szCs w:val="20"/>
                <w:lang w:val="fr-FR"/>
                <w:rPrChange w:id="743" w:author="Jude Nkwain" w:date="2025-10-09T16:09:00Z" w16du:dateUtc="2025-10-09T14:09:00Z">
                  <w:rPr>
                    <w:sz w:val="20"/>
                    <w:szCs w:val="20"/>
                  </w:rPr>
                </w:rPrChange>
              </w:rPr>
              <w:t>2.</w:t>
            </w:r>
            <w:proofErr w:type="gramStart"/>
            <w:r w:rsidRPr="00DA2772">
              <w:rPr>
                <w:sz w:val="20"/>
                <w:szCs w:val="20"/>
                <w:lang w:val="fr-FR"/>
                <w:rPrChange w:id="744" w:author="Jude Nkwain" w:date="2025-10-09T16:09:00Z" w16du:dateUtc="2025-10-09T14:09:00Z">
                  <w:rPr>
                    <w:sz w:val="20"/>
                    <w:szCs w:val="20"/>
                  </w:rPr>
                </w:rPrChange>
              </w:rPr>
              <w:t>10.Assurer</w:t>
            </w:r>
            <w:proofErr w:type="gramEnd"/>
            <w:r w:rsidRPr="00DA2772">
              <w:rPr>
                <w:sz w:val="20"/>
                <w:szCs w:val="20"/>
                <w:lang w:val="fr-FR"/>
                <w:rPrChange w:id="745" w:author="Jude Nkwain" w:date="2025-10-09T16:09:00Z" w16du:dateUtc="2025-10-09T14:09:00Z">
                  <w:rPr>
                    <w:sz w:val="20"/>
                    <w:szCs w:val="20"/>
                  </w:rPr>
                </w:rPrChange>
              </w:rPr>
              <w:t xml:space="preserve"> la formation </w:t>
            </w:r>
            <w:proofErr w:type="gramStart"/>
            <w:r w:rsidRPr="00DA2772">
              <w:rPr>
                <w:sz w:val="20"/>
                <w:szCs w:val="20"/>
                <w:lang w:val="fr-FR"/>
                <w:rPrChange w:id="746" w:author="Jude Nkwain" w:date="2025-10-09T16:09:00Z" w16du:dateUtc="2025-10-09T14:09:00Z">
                  <w:rPr>
                    <w:sz w:val="20"/>
                    <w:szCs w:val="20"/>
                  </w:rPr>
                </w:rPrChange>
              </w:rPr>
              <w:t>continue  des</w:t>
            </w:r>
            <w:proofErr w:type="gramEnd"/>
            <w:r w:rsidRPr="00DA2772">
              <w:rPr>
                <w:sz w:val="20"/>
                <w:szCs w:val="20"/>
                <w:lang w:val="fr-FR"/>
                <w:rPrChange w:id="747" w:author="Jude Nkwain" w:date="2025-10-09T16:09:00Z" w16du:dateUtc="2025-10-09T14:09:00Z">
                  <w:rPr>
                    <w:sz w:val="20"/>
                    <w:szCs w:val="20"/>
                  </w:rPr>
                </w:rPrChange>
              </w:rPr>
              <w:t xml:space="preserve"> prestataires des 26 provinces en PEV pratique adapté à l'IA à l'aide de E Learning couplé avec le suivi post formation au cours des supervisions intégrées.</w:t>
            </w:r>
          </w:p>
        </w:tc>
      </w:tr>
      <w:tr w:rsidR="009E31C2" w:rsidRPr="00D8799A" w14:paraId="358470B1" w14:textId="77777777" w:rsidTr="4EF77C7B">
        <w:trPr>
          <w:trHeight w:val="299"/>
        </w:trPr>
        <w:tc>
          <w:tcPr>
            <w:tcW w:w="9062" w:type="dxa"/>
            <w:gridSpan w:val="2"/>
          </w:tcPr>
          <w:p w14:paraId="7F7E90C2" w14:textId="0A6B042C" w:rsidR="009E31C2" w:rsidRPr="00D8799A" w:rsidRDefault="10D0ADAE" w:rsidP="4EF77C7B">
            <w:pPr>
              <w:spacing w:line="240" w:lineRule="auto"/>
              <w:rPr>
                <w:sz w:val="20"/>
                <w:szCs w:val="20"/>
                <w:lang w:val="en-US"/>
              </w:rPr>
            </w:pPr>
            <w:r w:rsidRPr="4EF77C7B">
              <w:rPr>
                <w:b/>
                <w:bCs/>
                <w:sz w:val="20"/>
                <w:szCs w:val="20"/>
                <w:lang w:val="en-US"/>
              </w:rPr>
              <w:t xml:space="preserve">Domaine </w:t>
            </w:r>
            <w:proofErr w:type="gramStart"/>
            <w:r w:rsidRPr="4EF77C7B">
              <w:rPr>
                <w:b/>
                <w:bCs/>
                <w:sz w:val="20"/>
                <w:szCs w:val="20"/>
                <w:lang w:val="en-US"/>
              </w:rPr>
              <w:t>3.Chaine</w:t>
            </w:r>
            <w:proofErr w:type="gramEnd"/>
            <w:r w:rsidRPr="4EF77C7B">
              <w:rPr>
                <w:b/>
                <w:bCs/>
                <w:sz w:val="20"/>
                <w:szCs w:val="20"/>
                <w:lang w:val="en-US"/>
              </w:rPr>
              <w:t xml:space="preserve"> </w:t>
            </w:r>
            <w:proofErr w:type="spellStart"/>
            <w:r w:rsidRPr="4EF77C7B">
              <w:rPr>
                <w:b/>
                <w:bCs/>
                <w:sz w:val="20"/>
                <w:szCs w:val="20"/>
                <w:lang w:val="en-US"/>
              </w:rPr>
              <w:t>d’Approvisionnement</w:t>
            </w:r>
            <w:proofErr w:type="spellEnd"/>
          </w:p>
        </w:tc>
      </w:tr>
      <w:tr w:rsidR="009E31C2" w:rsidRPr="00DA2772" w14:paraId="28B6A2F3" w14:textId="77777777" w:rsidTr="4EF77C7B">
        <w:trPr>
          <w:trHeight w:val="699"/>
        </w:trPr>
        <w:tc>
          <w:tcPr>
            <w:tcW w:w="562" w:type="dxa"/>
          </w:tcPr>
          <w:p w14:paraId="2BFA3344"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14</w:t>
            </w:r>
          </w:p>
        </w:tc>
        <w:tc>
          <w:tcPr>
            <w:tcW w:w="8500" w:type="dxa"/>
            <w:hideMark/>
          </w:tcPr>
          <w:p w14:paraId="388D8867" w14:textId="3E1B431C" w:rsidR="009E31C2" w:rsidRPr="00D8799A" w:rsidRDefault="009E31C2" w:rsidP="009E31C2">
            <w:pPr>
              <w:spacing w:line="240" w:lineRule="auto"/>
              <w:rPr>
                <w:rFonts w:eastAsia="Times New Roman"/>
                <w:sz w:val="20"/>
                <w:szCs w:val="20"/>
                <w:lang w:val="fr-FR" w:eastAsia="zh-CN"/>
              </w:rPr>
            </w:pPr>
            <w:r w:rsidRPr="00DA2772">
              <w:rPr>
                <w:sz w:val="20"/>
                <w:szCs w:val="20"/>
                <w:lang w:val="fr-FR"/>
                <w:rPrChange w:id="748" w:author="Jude Nkwain" w:date="2025-10-09T16:09:00Z" w16du:dateUtc="2025-10-09T14:09:00Z">
                  <w:rPr>
                    <w:sz w:val="20"/>
                    <w:szCs w:val="20"/>
                  </w:rPr>
                </w:rPrChange>
              </w:rPr>
              <w:t xml:space="preserve">3.1. </w:t>
            </w:r>
            <w:proofErr w:type="spellStart"/>
            <w:r w:rsidRPr="00DA2772">
              <w:rPr>
                <w:sz w:val="20"/>
                <w:szCs w:val="20"/>
                <w:lang w:val="fr-FR"/>
                <w:rPrChange w:id="749" w:author="Jude Nkwain" w:date="2025-10-09T16:09:00Z" w16du:dateUtc="2025-10-09T14:09:00Z">
                  <w:rPr>
                    <w:sz w:val="20"/>
                    <w:szCs w:val="20"/>
                  </w:rPr>
                </w:rPrChange>
              </w:rPr>
              <w:t>Réconfigurer</w:t>
            </w:r>
            <w:proofErr w:type="spellEnd"/>
            <w:r w:rsidRPr="00DA2772">
              <w:rPr>
                <w:sz w:val="20"/>
                <w:szCs w:val="20"/>
                <w:lang w:val="fr-FR"/>
                <w:rPrChange w:id="750" w:author="Jude Nkwain" w:date="2025-10-09T16:09:00Z" w16du:dateUtc="2025-10-09T14:09:00Z">
                  <w:rPr>
                    <w:sz w:val="20"/>
                    <w:szCs w:val="20"/>
                  </w:rPr>
                </w:rPrChange>
              </w:rPr>
              <w:t xml:space="preserve"> la chaine d'approvisionnement des vaccins et autres intrants avec un focus sur les coûts réels de transport selon le profil de chaque province/antenne/Zones de Santé et les données de l'analyse de la mutualisation des ressources pour la distribution</w:t>
            </w:r>
          </w:p>
        </w:tc>
      </w:tr>
      <w:tr w:rsidR="009E31C2" w:rsidRPr="00DA2772" w14:paraId="17B06B2A" w14:textId="77777777" w:rsidTr="4EF77C7B">
        <w:trPr>
          <w:trHeight w:val="553"/>
        </w:trPr>
        <w:tc>
          <w:tcPr>
            <w:tcW w:w="562" w:type="dxa"/>
          </w:tcPr>
          <w:p w14:paraId="0195FB5B"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15</w:t>
            </w:r>
          </w:p>
        </w:tc>
        <w:tc>
          <w:tcPr>
            <w:tcW w:w="8500" w:type="dxa"/>
            <w:hideMark/>
          </w:tcPr>
          <w:p w14:paraId="71D87293" w14:textId="6BD847B5" w:rsidR="009E31C2" w:rsidRPr="00D8799A" w:rsidRDefault="10D0ADAE" w:rsidP="009E31C2">
            <w:pPr>
              <w:spacing w:line="240" w:lineRule="auto"/>
              <w:rPr>
                <w:rFonts w:eastAsia="Times New Roman"/>
                <w:sz w:val="20"/>
                <w:szCs w:val="20"/>
                <w:lang w:val="fr-FR" w:eastAsia="zh-CN"/>
              </w:rPr>
            </w:pPr>
            <w:r w:rsidRPr="00DA2772">
              <w:rPr>
                <w:sz w:val="20"/>
                <w:szCs w:val="20"/>
                <w:lang w:val="fr-FR"/>
                <w:rPrChange w:id="751" w:author="Jude Nkwain" w:date="2025-10-09T16:09:00Z" w16du:dateUtc="2025-10-09T14:09:00Z">
                  <w:rPr>
                    <w:sz w:val="20"/>
                    <w:szCs w:val="20"/>
                  </w:rPr>
                </w:rPrChange>
              </w:rPr>
              <w:t>3.2. Distribuer les vaccins et intrants de vaccination à tous les niveaux en synergie avec les programmes spécialisés selon le nouveau modèle de distribution mis en place</w:t>
            </w:r>
            <w:ins w:id="752" w:author="Cyril Nogier" w:date="2025-10-09T13:48:00Z">
              <w:r w:rsidR="1BBCC09E" w:rsidRPr="00DA2772">
                <w:rPr>
                  <w:sz w:val="20"/>
                  <w:szCs w:val="20"/>
                  <w:lang w:val="fr-FR"/>
                  <w:rPrChange w:id="753" w:author="Jude Nkwain" w:date="2025-10-09T16:09:00Z" w16du:dateUtc="2025-10-09T14:09:00Z">
                    <w:rPr>
                      <w:sz w:val="20"/>
                      <w:szCs w:val="20"/>
                    </w:rPr>
                  </w:rPrChange>
                </w:rPr>
                <w:t xml:space="preserve"> </w:t>
              </w:r>
            </w:ins>
            <w:r w:rsidRPr="00DA2772">
              <w:rPr>
                <w:sz w:val="20"/>
                <w:szCs w:val="20"/>
                <w:lang w:val="fr-FR"/>
                <w:rPrChange w:id="754" w:author="Jude Nkwain" w:date="2025-10-09T16:09:00Z" w16du:dateUtc="2025-10-09T14:09:00Z">
                  <w:rPr>
                    <w:sz w:val="20"/>
                    <w:szCs w:val="20"/>
                  </w:rPr>
                </w:rPrChange>
              </w:rPr>
              <w:t xml:space="preserve">(coût réel de </w:t>
            </w:r>
            <w:proofErr w:type="spellStart"/>
            <w:proofErr w:type="gramStart"/>
            <w:r w:rsidRPr="00DA2772">
              <w:rPr>
                <w:sz w:val="20"/>
                <w:szCs w:val="20"/>
                <w:lang w:val="fr-FR"/>
                <w:rPrChange w:id="755" w:author="Jude Nkwain" w:date="2025-10-09T16:09:00Z" w16du:dateUtc="2025-10-09T14:09:00Z">
                  <w:rPr>
                    <w:sz w:val="20"/>
                    <w:szCs w:val="20"/>
                  </w:rPr>
                </w:rPrChange>
              </w:rPr>
              <w:t>transport,accessibilité</w:t>
            </w:r>
            <w:proofErr w:type="gramEnd"/>
            <w:r w:rsidRPr="00DA2772">
              <w:rPr>
                <w:sz w:val="20"/>
                <w:szCs w:val="20"/>
                <w:lang w:val="fr-FR"/>
                <w:rPrChange w:id="756" w:author="Jude Nkwain" w:date="2025-10-09T16:09:00Z" w16du:dateUtc="2025-10-09T14:09:00Z">
                  <w:rPr>
                    <w:sz w:val="20"/>
                    <w:szCs w:val="20"/>
                  </w:rPr>
                </w:rPrChange>
              </w:rPr>
              <w:t>,ECF</w:t>
            </w:r>
            <w:proofErr w:type="spellEnd"/>
            <w:r w:rsidRPr="00DA2772">
              <w:rPr>
                <w:sz w:val="20"/>
                <w:szCs w:val="20"/>
                <w:lang w:val="fr-FR"/>
                <w:rPrChange w:id="757" w:author="Jude Nkwain" w:date="2025-10-09T16:09:00Z" w16du:dateUtc="2025-10-09T14:09:00Z">
                  <w:rPr>
                    <w:sz w:val="20"/>
                    <w:szCs w:val="20"/>
                  </w:rPr>
                </w:rPrChange>
              </w:rPr>
              <w:t>…)</w:t>
            </w:r>
          </w:p>
        </w:tc>
      </w:tr>
      <w:tr w:rsidR="009E31C2" w:rsidRPr="00D8799A" w14:paraId="3520B73E" w14:textId="77777777" w:rsidTr="4EF77C7B">
        <w:trPr>
          <w:trHeight w:val="376"/>
        </w:trPr>
        <w:tc>
          <w:tcPr>
            <w:tcW w:w="562" w:type="dxa"/>
          </w:tcPr>
          <w:p w14:paraId="660BEFB7"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16</w:t>
            </w:r>
          </w:p>
        </w:tc>
        <w:tc>
          <w:tcPr>
            <w:tcW w:w="8500" w:type="dxa"/>
            <w:hideMark/>
          </w:tcPr>
          <w:p w14:paraId="72F827ED" w14:textId="4AC17A96"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3.5. </w:t>
            </w:r>
            <w:proofErr w:type="spellStart"/>
            <w:r w:rsidRPr="00D8799A">
              <w:rPr>
                <w:sz w:val="20"/>
                <w:szCs w:val="20"/>
              </w:rPr>
              <w:t>Rendre</w:t>
            </w:r>
            <w:proofErr w:type="spellEnd"/>
            <w:r w:rsidRPr="00D8799A">
              <w:rPr>
                <w:sz w:val="20"/>
                <w:szCs w:val="20"/>
              </w:rPr>
              <w:t xml:space="preserve"> </w:t>
            </w:r>
            <w:proofErr w:type="spellStart"/>
            <w:r w:rsidRPr="00D8799A">
              <w:rPr>
                <w:sz w:val="20"/>
                <w:szCs w:val="20"/>
              </w:rPr>
              <w:t>opérationnel</w:t>
            </w:r>
            <w:proofErr w:type="spellEnd"/>
            <w:r w:rsidRPr="00D8799A">
              <w:rPr>
                <w:sz w:val="20"/>
                <w:szCs w:val="20"/>
              </w:rPr>
              <w:t xml:space="preserve"> les 3 </w:t>
            </w:r>
            <w:proofErr w:type="spellStart"/>
            <w:r w:rsidRPr="00D8799A">
              <w:rPr>
                <w:sz w:val="20"/>
                <w:szCs w:val="20"/>
              </w:rPr>
              <w:t>principaux</w:t>
            </w:r>
            <w:proofErr w:type="spellEnd"/>
            <w:r w:rsidRPr="00D8799A">
              <w:rPr>
                <w:sz w:val="20"/>
                <w:szCs w:val="20"/>
              </w:rPr>
              <w:t xml:space="preserve"> points </w:t>
            </w:r>
            <w:proofErr w:type="spellStart"/>
            <w:r w:rsidRPr="00D8799A">
              <w:rPr>
                <w:sz w:val="20"/>
                <w:szCs w:val="20"/>
              </w:rPr>
              <w:t>d'entrée</w:t>
            </w:r>
            <w:proofErr w:type="spellEnd"/>
            <w:r w:rsidRPr="00D8799A">
              <w:rPr>
                <w:sz w:val="20"/>
                <w:szCs w:val="20"/>
              </w:rPr>
              <w:t xml:space="preserve"> des </w:t>
            </w:r>
            <w:proofErr w:type="spellStart"/>
            <w:r w:rsidRPr="00D8799A">
              <w:rPr>
                <w:sz w:val="20"/>
                <w:szCs w:val="20"/>
              </w:rPr>
              <w:t>vaccins</w:t>
            </w:r>
            <w:proofErr w:type="spellEnd"/>
            <w:r w:rsidRPr="00D8799A">
              <w:rPr>
                <w:sz w:val="20"/>
                <w:szCs w:val="20"/>
              </w:rPr>
              <w:t xml:space="preserve"> à </w:t>
            </w:r>
            <w:proofErr w:type="spellStart"/>
            <w:r w:rsidRPr="00D8799A">
              <w:rPr>
                <w:sz w:val="20"/>
                <w:szCs w:val="20"/>
              </w:rPr>
              <w:t>l'aide</w:t>
            </w:r>
            <w:proofErr w:type="spellEnd"/>
            <w:r w:rsidRPr="00D8799A">
              <w:rPr>
                <w:sz w:val="20"/>
                <w:szCs w:val="20"/>
              </w:rPr>
              <w:t xml:space="preserve"> de </w:t>
            </w:r>
            <w:proofErr w:type="spellStart"/>
            <w:r w:rsidRPr="00D8799A">
              <w:rPr>
                <w:sz w:val="20"/>
                <w:szCs w:val="20"/>
              </w:rPr>
              <w:t>l'accompagnement</w:t>
            </w:r>
            <w:proofErr w:type="spellEnd"/>
            <w:r w:rsidRPr="00D8799A">
              <w:rPr>
                <w:sz w:val="20"/>
                <w:szCs w:val="20"/>
              </w:rPr>
              <w:t xml:space="preserve"> technique et financier </w:t>
            </w:r>
            <w:proofErr w:type="gramStart"/>
            <w:r w:rsidRPr="00D8799A">
              <w:rPr>
                <w:sz w:val="20"/>
                <w:szCs w:val="20"/>
              </w:rPr>
              <w:t>des  Hubs</w:t>
            </w:r>
            <w:proofErr w:type="gramEnd"/>
            <w:r w:rsidRPr="00D8799A">
              <w:rPr>
                <w:sz w:val="20"/>
                <w:szCs w:val="20"/>
              </w:rPr>
              <w:t xml:space="preserve"> de </w:t>
            </w:r>
            <w:proofErr w:type="spellStart"/>
            <w:r w:rsidRPr="00D8799A">
              <w:rPr>
                <w:sz w:val="20"/>
                <w:szCs w:val="20"/>
              </w:rPr>
              <w:t>Kinkole</w:t>
            </w:r>
            <w:proofErr w:type="spellEnd"/>
            <w:r w:rsidRPr="00D8799A">
              <w:rPr>
                <w:sz w:val="20"/>
                <w:szCs w:val="20"/>
              </w:rPr>
              <w:t xml:space="preserve">, Lubumbashi et Kisangani </w:t>
            </w:r>
          </w:p>
        </w:tc>
      </w:tr>
      <w:tr w:rsidR="009E31C2" w:rsidRPr="00D8799A" w14:paraId="4D1B6F7D" w14:textId="77777777" w:rsidTr="4EF77C7B">
        <w:trPr>
          <w:trHeight w:val="268"/>
        </w:trPr>
        <w:tc>
          <w:tcPr>
            <w:tcW w:w="562" w:type="dxa"/>
          </w:tcPr>
          <w:p w14:paraId="4322A103"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17</w:t>
            </w:r>
          </w:p>
        </w:tc>
        <w:tc>
          <w:tcPr>
            <w:tcW w:w="8500" w:type="dxa"/>
            <w:hideMark/>
          </w:tcPr>
          <w:p w14:paraId="2287C19D" w14:textId="433CA9BE"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3.6. </w:t>
            </w:r>
            <w:proofErr w:type="spellStart"/>
            <w:r w:rsidRPr="00D8799A">
              <w:rPr>
                <w:sz w:val="20"/>
                <w:szCs w:val="20"/>
              </w:rPr>
              <w:t>Réaliser</w:t>
            </w:r>
            <w:proofErr w:type="spellEnd"/>
            <w:r w:rsidRPr="00D8799A">
              <w:rPr>
                <w:sz w:val="20"/>
                <w:szCs w:val="20"/>
              </w:rPr>
              <w:t xml:space="preserve"> </w:t>
            </w:r>
            <w:proofErr w:type="spellStart"/>
            <w:r w:rsidRPr="00D8799A">
              <w:rPr>
                <w:sz w:val="20"/>
                <w:szCs w:val="20"/>
              </w:rPr>
              <w:t>une</w:t>
            </w:r>
            <w:proofErr w:type="spellEnd"/>
            <w:r w:rsidRPr="00D8799A">
              <w:rPr>
                <w:sz w:val="20"/>
                <w:szCs w:val="20"/>
              </w:rPr>
              <w:t xml:space="preserve"> auto- </w:t>
            </w:r>
            <w:proofErr w:type="spellStart"/>
            <w:r w:rsidRPr="00D8799A">
              <w:rPr>
                <w:sz w:val="20"/>
                <w:szCs w:val="20"/>
              </w:rPr>
              <w:t>évaluation</w:t>
            </w:r>
            <w:proofErr w:type="spellEnd"/>
            <w:r w:rsidRPr="00D8799A">
              <w:rPr>
                <w:sz w:val="20"/>
                <w:szCs w:val="20"/>
              </w:rPr>
              <w:t xml:space="preserve"> GEV au </w:t>
            </w:r>
            <w:proofErr w:type="spellStart"/>
            <w:r w:rsidRPr="00D8799A">
              <w:rPr>
                <w:sz w:val="20"/>
                <w:szCs w:val="20"/>
              </w:rPr>
              <w:t>niveau</w:t>
            </w:r>
            <w:proofErr w:type="spellEnd"/>
            <w:r w:rsidRPr="00D8799A">
              <w:rPr>
                <w:sz w:val="20"/>
                <w:szCs w:val="20"/>
              </w:rPr>
              <w:t xml:space="preserve"> national et au </w:t>
            </w:r>
            <w:proofErr w:type="spellStart"/>
            <w:r w:rsidRPr="00D8799A">
              <w:rPr>
                <w:sz w:val="20"/>
                <w:szCs w:val="20"/>
              </w:rPr>
              <w:t>niveau</w:t>
            </w:r>
            <w:proofErr w:type="spellEnd"/>
            <w:r w:rsidRPr="00D8799A">
              <w:rPr>
                <w:sz w:val="20"/>
                <w:szCs w:val="20"/>
              </w:rPr>
              <w:t xml:space="preserve"> de </w:t>
            </w:r>
            <w:proofErr w:type="spellStart"/>
            <w:r w:rsidRPr="00D8799A">
              <w:rPr>
                <w:sz w:val="20"/>
                <w:szCs w:val="20"/>
              </w:rPr>
              <w:t>chaque</w:t>
            </w:r>
            <w:proofErr w:type="spellEnd"/>
            <w:r w:rsidRPr="00D8799A">
              <w:rPr>
                <w:sz w:val="20"/>
                <w:szCs w:val="20"/>
              </w:rPr>
              <w:t> province</w:t>
            </w:r>
          </w:p>
        </w:tc>
      </w:tr>
      <w:tr w:rsidR="005C18C2" w:rsidRPr="00D8799A" w:rsidDel="00D92D91" w14:paraId="6E1E605A" w14:textId="25E07485" w:rsidTr="4EF77C7B">
        <w:trPr>
          <w:trHeight w:val="268"/>
          <w:del w:id="758" w:author="Jean Serge NGAIMA" w:date="2025-10-07T11:27:00Z"/>
        </w:trPr>
        <w:tc>
          <w:tcPr>
            <w:tcW w:w="562" w:type="dxa"/>
          </w:tcPr>
          <w:p w14:paraId="5F10F2EF" w14:textId="7855F4DA" w:rsidR="005C18C2" w:rsidRPr="00D8799A" w:rsidDel="00D92D91" w:rsidRDefault="00910980" w:rsidP="009E31C2">
            <w:pPr>
              <w:spacing w:line="240" w:lineRule="auto"/>
              <w:rPr>
                <w:del w:id="759" w:author="Jean Serge NGAIMA" w:date="2025-10-07T11:27:00Z" w16du:dateUtc="2025-10-07T10:27:00Z"/>
                <w:rFonts w:eastAsia="Times New Roman"/>
                <w:sz w:val="20"/>
                <w:szCs w:val="20"/>
                <w:lang w:val="fr-FR" w:eastAsia="zh-CN"/>
              </w:rPr>
            </w:pPr>
            <w:del w:id="760" w:author="Jean Serge NGAIMA" w:date="2025-10-07T11:27:00Z" w16du:dateUtc="2025-10-07T10:27:00Z">
              <w:r w:rsidDel="00D92D91">
                <w:rPr>
                  <w:rFonts w:eastAsia="Times New Roman"/>
                  <w:sz w:val="20"/>
                  <w:szCs w:val="20"/>
                  <w:lang w:val="fr-FR" w:eastAsia="zh-CN"/>
                </w:rPr>
                <w:delText>17</w:delText>
              </w:r>
            </w:del>
          </w:p>
        </w:tc>
        <w:tc>
          <w:tcPr>
            <w:tcW w:w="8500" w:type="dxa"/>
          </w:tcPr>
          <w:p w14:paraId="2844AFF0" w14:textId="3A673EC9" w:rsidR="005C18C2" w:rsidRPr="00D8799A" w:rsidDel="00D92D91" w:rsidRDefault="00910980" w:rsidP="009E31C2">
            <w:pPr>
              <w:spacing w:line="240" w:lineRule="auto"/>
              <w:rPr>
                <w:del w:id="761" w:author="Jean Serge NGAIMA" w:date="2025-10-07T11:27:00Z" w16du:dateUtc="2025-10-07T10:27:00Z"/>
                <w:sz w:val="20"/>
                <w:szCs w:val="20"/>
              </w:rPr>
            </w:pPr>
            <w:del w:id="762" w:author="Jean Serge NGAIMA" w:date="2025-10-07T11:27:00Z" w16du:dateUtc="2025-10-07T10:27:00Z">
              <w:r w:rsidDel="00D92D91">
                <w:rPr>
                  <w:sz w:val="20"/>
                  <w:szCs w:val="20"/>
                </w:rPr>
                <w:delText>3.7.</w:delText>
              </w:r>
              <w:r w:rsidR="00D92D91" w:rsidRPr="00D92D91" w:rsidDel="00D92D91">
                <w:rPr>
                  <w:sz w:val="20"/>
                  <w:szCs w:val="20"/>
                </w:rPr>
                <w:delText xml:space="preserve"> Réaliser une évaluation GEV au niveau national et au niveau de chaque province</w:delText>
              </w:r>
            </w:del>
          </w:p>
        </w:tc>
      </w:tr>
      <w:tr w:rsidR="009E31C2" w:rsidRPr="00D8799A" w14:paraId="1F983578" w14:textId="77777777" w:rsidTr="4EF77C7B">
        <w:trPr>
          <w:trHeight w:val="556"/>
        </w:trPr>
        <w:tc>
          <w:tcPr>
            <w:tcW w:w="562" w:type="dxa"/>
          </w:tcPr>
          <w:p w14:paraId="56C9ABB9" w14:textId="3B24BC42"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1</w:t>
            </w:r>
            <w:r w:rsidR="00850215">
              <w:rPr>
                <w:rFonts w:eastAsia="Times New Roman"/>
                <w:sz w:val="20"/>
                <w:szCs w:val="20"/>
                <w:lang w:val="fr-FR" w:eastAsia="zh-CN"/>
              </w:rPr>
              <w:t>8</w:t>
            </w:r>
          </w:p>
        </w:tc>
        <w:tc>
          <w:tcPr>
            <w:tcW w:w="8500" w:type="dxa"/>
            <w:hideMark/>
          </w:tcPr>
          <w:p w14:paraId="11CDCF59" w14:textId="5F0BB53D"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3.8. </w:t>
            </w:r>
            <w:proofErr w:type="spellStart"/>
            <w:r w:rsidRPr="00D8799A">
              <w:rPr>
                <w:sz w:val="20"/>
                <w:szCs w:val="20"/>
              </w:rPr>
              <w:t>Acquérir</w:t>
            </w:r>
            <w:proofErr w:type="spellEnd"/>
            <w:r w:rsidRPr="00D8799A">
              <w:rPr>
                <w:sz w:val="20"/>
                <w:szCs w:val="20"/>
              </w:rPr>
              <w:t xml:space="preserve"> 84 </w:t>
            </w:r>
            <w:proofErr w:type="spellStart"/>
            <w:r w:rsidRPr="00D8799A">
              <w:rPr>
                <w:sz w:val="20"/>
                <w:szCs w:val="20"/>
              </w:rPr>
              <w:t>systèmes</w:t>
            </w:r>
            <w:proofErr w:type="spellEnd"/>
            <w:r w:rsidRPr="00D8799A">
              <w:rPr>
                <w:sz w:val="20"/>
                <w:szCs w:val="20"/>
              </w:rPr>
              <w:t xml:space="preserve"> </w:t>
            </w:r>
            <w:proofErr w:type="spellStart"/>
            <w:r w:rsidRPr="00D8799A">
              <w:rPr>
                <w:sz w:val="20"/>
                <w:szCs w:val="20"/>
              </w:rPr>
              <w:t>d'alarmes</w:t>
            </w:r>
            <w:proofErr w:type="spellEnd"/>
            <w:r w:rsidRPr="00D8799A">
              <w:rPr>
                <w:sz w:val="20"/>
                <w:szCs w:val="20"/>
              </w:rPr>
              <w:t xml:space="preserve"> </w:t>
            </w:r>
            <w:proofErr w:type="spellStart"/>
            <w:r w:rsidRPr="00D8799A">
              <w:rPr>
                <w:sz w:val="20"/>
                <w:szCs w:val="20"/>
              </w:rPr>
              <w:t>incendies</w:t>
            </w:r>
            <w:proofErr w:type="spellEnd"/>
            <w:r w:rsidRPr="00D8799A">
              <w:rPr>
                <w:sz w:val="20"/>
                <w:szCs w:val="20"/>
              </w:rPr>
              <w:t xml:space="preserve"> et </w:t>
            </w:r>
            <w:proofErr w:type="gramStart"/>
            <w:r w:rsidRPr="00D8799A">
              <w:rPr>
                <w:sz w:val="20"/>
                <w:szCs w:val="20"/>
              </w:rPr>
              <w:t xml:space="preserve">252  </w:t>
            </w:r>
            <w:proofErr w:type="spellStart"/>
            <w:r w:rsidRPr="00D8799A">
              <w:rPr>
                <w:sz w:val="20"/>
                <w:szCs w:val="20"/>
              </w:rPr>
              <w:t>extincteurs</w:t>
            </w:r>
            <w:proofErr w:type="spellEnd"/>
            <w:proofErr w:type="gramEnd"/>
            <w:r w:rsidRPr="00D8799A">
              <w:rPr>
                <w:sz w:val="20"/>
                <w:szCs w:val="20"/>
              </w:rPr>
              <w:t xml:space="preserve"> </w:t>
            </w:r>
            <w:proofErr w:type="spellStart"/>
            <w:r w:rsidRPr="00D8799A">
              <w:rPr>
                <w:sz w:val="20"/>
                <w:szCs w:val="20"/>
              </w:rPr>
              <w:t>certifiés</w:t>
            </w:r>
            <w:proofErr w:type="spellEnd"/>
            <w:r w:rsidRPr="00D8799A">
              <w:rPr>
                <w:sz w:val="20"/>
                <w:szCs w:val="20"/>
              </w:rPr>
              <w:t xml:space="preserve"> pour les </w:t>
            </w:r>
            <w:proofErr w:type="spellStart"/>
            <w:r w:rsidRPr="00D8799A">
              <w:rPr>
                <w:sz w:val="20"/>
                <w:szCs w:val="20"/>
              </w:rPr>
              <w:t>dépôts</w:t>
            </w:r>
            <w:proofErr w:type="spellEnd"/>
            <w:r w:rsidRPr="00D8799A">
              <w:rPr>
                <w:sz w:val="20"/>
                <w:szCs w:val="20"/>
              </w:rPr>
              <w:t xml:space="preserve"> de coordination et </w:t>
            </w:r>
            <w:proofErr w:type="spellStart"/>
            <w:r w:rsidRPr="00D8799A">
              <w:rPr>
                <w:sz w:val="20"/>
                <w:szCs w:val="20"/>
              </w:rPr>
              <w:t>antennes</w:t>
            </w:r>
            <w:proofErr w:type="spellEnd"/>
            <w:r w:rsidRPr="00D8799A">
              <w:rPr>
                <w:sz w:val="20"/>
                <w:szCs w:val="20"/>
              </w:rPr>
              <w:t xml:space="preserve"> </w:t>
            </w:r>
          </w:p>
        </w:tc>
      </w:tr>
      <w:tr w:rsidR="009E31C2" w:rsidRPr="00D8799A" w14:paraId="730E6FC5" w14:textId="77777777" w:rsidTr="4EF77C7B">
        <w:trPr>
          <w:trHeight w:val="556"/>
        </w:trPr>
        <w:tc>
          <w:tcPr>
            <w:tcW w:w="562" w:type="dxa"/>
          </w:tcPr>
          <w:p w14:paraId="2D47EF8C" w14:textId="04CD2555" w:rsidR="009E31C2" w:rsidRPr="00D8799A" w:rsidRDefault="00850215" w:rsidP="009E31C2">
            <w:pPr>
              <w:spacing w:line="240" w:lineRule="auto"/>
              <w:rPr>
                <w:rFonts w:eastAsia="Times New Roman"/>
                <w:sz w:val="20"/>
                <w:szCs w:val="20"/>
                <w:lang w:val="fr-FR" w:eastAsia="zh-CN"/>
              </w:rPr>
            </w:pPr>
            <w:r>
              <w:rPr>
                <w:rFonts w:eastAsia="Times New Roman"/>
                <w:sz w:val="20"/>
                <w:szCs w:val="20"/>
                <w:lang w:val="fr-FR" w:eastAsia="zh-CN"/>
              </w:rPr>
              <w:t>19</w:t>
            </w:r>
          </w:p>
        </w:tc>
        <w:tc>
          <w:tcPr>
            <w:tcW w:w="8500" w:type="dxa"/>
            <w:hideMark/>
          </w:tcPr>
          <w:p w14:paraId="3BBD951E" w14:textId="06BB273A"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3.9. </w:t>
            </w:r>
            <w:proofErr w:type="spellStart"/>
            <w:r w:rsidRPr="00D8799A">
              <w:rPr>
                <w:sz w:val="20"/>
                <w:szCs w:val="20"/>
              </w:rPr>
              <w:t>Acquérir</w:t>
            </w:r>
            <w:proofErr w:type="spellEnd"/>
            <w:r w:rsidRPr="00D8799A">
              <w:rPr>
                <w:sz w:val="20"/>
                <w:szCs w:val="20"/>
              </w:rPr>
              <w:t xml:space="preserve"> des Kits des </w:t>
            </w:r>
            <w:proofErr w:type="spellStart"/>
            <w:r w:rsidRPr="00D8799A">
              <w:rPr>
                <w:sz w:val="20"/>
                <w:szCs w:val="20"/>
              </w:rPr>
              <w:t>pièces</w:t>
            </w:r>
            <w:proofErr w:type="spellEnd"/>
            <w:r w:rsidRPr="00D8799A">
              <w:rPr>
                <w:sz w:val="20"/>
                <w:szCs w:val="20"/>
              </w:rPr>
              <w:t xml:space="preserve"> de rechange pour les </w:t>
            </w:r>
            <w:proofErr w:type="spellStart"/>
            <w:r w:rsidRPr="00D8799A">
              <w:rPr>
                <w:sz w:val="20"/>
                <w:szCs w:val="20"/>
              </w:rPr>
              <w:t>chambres</w:t>
            </w:r>
            <w:proofErr w:type="spellEnd"/>
            <w:r w:rsidRPr="00D8799A">
              <w:rPr>
                <w:sz w:val="20"/>
                <w:szCs w:val="20"/>
              </w:rPr>
              <w:t xml:space="preserve"> </w:t>
            </w:r>
            <w:proofErr w:type="spellStart"/>
            <w:r w:rsidRPr="00D8799A">
              <w:rPr>
                <w:sz w:val="20"/>
                <w:szCs w:val="20"/>
              </w:rPr>
              <w:t>froides</w:t>
            </w:r>
            <w:proofErr w:type="spellEnd"/>
            <w:r w:rsidRPr="00D8799A">
              <w:rPr>
                <w:sz w:val="20"/>
                <w:szCs w:val="20"/>
              </w:rPr>
              <w:t xml:space="preserve"> </w:t>
            </w:r>
            <w:proofErr w:type="spellStart"/>
            <w:proofErr w:type="gramStart"/>
            <w:r w:rsidRPr="00D8799A">
              <w:rPr>
                <w:sz w:val="20"/>
                <w:szCs w:val="20"/>
              </w:rPr>
              <w:t>existantes,les</w:t>
            </w:r>
            <w:proofErr w:type="spellEnd"/>
            <w:proofErr w:type="gramEnd"/>
            <w:r w:rsidRPr="00D8799A">
              <w:rPr>
                <w:sz w:val="20"/>
                <w:szCs w:val="20"/>
              </w:rPr>
              <w:t xml:space="preserve"> </w:t>
            </w:r>
            <w:proofErr w:type="spellStart"/>
            <w:r w:rsidRPr="00D8799A">
              <w:rPr>
                <w:sz w:val="20"/>
                <w:szCs w:val="20"/>
              </w:rPr>
              <w:t>réfrigérateurs</w:t>
            </w:r>
            <w:proofErr w:type="spellEnd"/>
            <w:r w:rsidRPr="00D8799A">
              <w:rPr>
                <w:sz w:val="20"/>
                <w:szCs w:val="20"/>
              </w:rPr>
              <w:t xml:space="preserve"> et les </w:t>
            </w:r>
            <w:proofErr w:type="spellStart"/>
            <w:r w:rsidRPr="00D8799A">
              <w:rPr>
                <w:sz w:val="20"/>
                <w:szCs w:val="20"/>
              </w:rPr>
              <w:t>groupes</w:t>
            </w:r>
            <w:proofErr w:type="spellEnd"/>
            <w:r w:rsidRPr="00D8799A">
              <w:rPr>
                <w:sz w:val="20"/>
                <w:szCs w:val="20"/>
              </w:rPr>
              <w:t xml:space="preserve"> </w:t>
            </w:r>
            <w:proofErr w:type="spellStart"/>
            <w:r w:rsidRPr="00D8799A">
              <w:rPr>
                <w:sz w:val="20"/>
                <w:szCs w:val="20"/>
              </w:rPr>
              <w:t>électrogène</w:t>
            </w:r>
            <w:proofErr w:type="spellEnd"/>
          </w:p>
        </w:tc>
      </w:tr>
      <w:tr w:rsidR="009E31C2" w:rsidRPr="00D8799A" w14:paraId="60B57931" w14:textId="77777777" w:rsidTr="4EF77C7B">
        <w:trPr>
          <w:trHeight w:val="553"/>
        </w:trPr>
        <w:tc>
          <w:tcPr>
            <w:tcW w:w="562" w:type="dxa"/>
          </w:tcPr>
          <w:p w14:paraId="0BE2CA89" w14:textId="0D839B6F"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0</w:t>
            </w:r>
          </w:p>
        </w:tc>
        <w:tc>
          <w:tcPr>
            <w:tcW w:w="8500" w:type="dxa"/>
            <w:vAlign w:val="center"/>
            <w:hideMark/>
          </w:tcPr>
          <w:p w14:paraId="1680A7E3" w14:textId="2B6D8BB0" w:rsidR="009E31C2" w:rsidRPr="00D8799A" w:rsidRDefault="009E31C2" w:rsidP="009E31C2">
            <w:pPr>
              <w:spacing w:line="240" w:lineRule="auto"/>
              <w:rPr>
                <w:rFonts w:eastAsia="Times New Roman"/>
                <w:sz w:val="20"/>
                <w:szCs w:val="20"/>
                <w:lang w:val="fr-FR" w:eastAsia="zh-CN"/>
              </w:rPr>
            </w:pPr>
            <w:r w:rsidRPr="00D8799A">
              <w:rPr>
                <w:sz w:val="20"/>
                <w:szCs w:val="20"/>
              </w:rPr>
              <w:t>3.</w:t>
            </w:r>
            <w:proofErr w:type="gramStart"/>
            <w:r w:rsidRPr="00D8799A">
              <w:rPr>
                <w:sz w:val="20"/>
                <w:szCs w:val="20"/>
              </w:rPr>
              <w:t>12.Construire</w:t>
            </w:r>
            <w:proofErr w:type="gramEnd"/>
            <w:r w:rsidRPr="00D8799A">
              <w:rPr>
                <w:sz w:val="20"/>
                <w:szCs w:val="20"/>
              </w:rPr>
              <w:t xml:space="preserve"> 3 entrepôts secs standards </w:t>
            </w:r>
            <w:proofErr w:type="spellStart"/>
            <w:r w:rsidRPr="00D8799A">
              <w:rPr>
                <w:sz w:val="20"/>
                <w:szCs w:val="20"/>
              </w:rPr>
              <w:t>en</w:t>
            </w:r>
            <w:proofErr w:type="spellEnd"/>
            <w:r w:rsidRPr="00D8799A">
              <w:rPr>
                <w:sz w:val="20"/>
                <w:szCs w:val="20"/>
              </w:rPr>
              <w:t xml:space="preserve"> tenant </w:t>
            </w:r>
            <w:proofErr w:type="spellStart"/>
            <w:r w:rsidRPr="00D8799A">
              <w:rPr>
                <w:sz w:val="20"/>
                <w:szCs w:val="20"/>
              </w:rPr>
              <w:t>compte</w:t>
            </w:r>
            <w:proofErr w:type="spellEnd"/>
            <w:r w:rsidRPr="00D8799A">
              <w:rPr>
                <w:sz w:val="20"/>
                <w:szCs w:val="20"/>
              </w:rPr>
              <w:t xml:space="preserve"> de </w:t>
            </w:r>
            <w:proofErr w:type="spellStart"/>
            <w:r w:rsidRPr="00D8799A">
              <w:rPr>
                <w:sz w:val="20"/>
                <w:szCs w:val="20"/>
              </w:rPr>
              <w:t>l'évolution</w:t>
            </w:r>
            <w:proofErr w:type="spellEnd"/>
            <w:r w:rsidRPr="00D8799A">
              <w:rPr>
                <w:sz w:val="20"/>
                <w:szCs w:val="20"/>
              </w:rPr>
              <w:t xml:space="preserve"> des </w:t>
            </w:r>
            <w:proofErr w:type="spellStart"/>
            <w:r w:rsidRPr="00D8799A">
              <w:rPr>
                <w:sz w:val="20"/>
                <w:szCs w:val="20"/>
              </w:rPr>
              <w:t>cibles</w:t>
            </w:r>
            <w:proofErr w:type="spellEnd"/>
            <w:r w:rsidRPr="00D8799A">
              <w:rPr>
                <w:sz w:val="20"/>
                <w:szCs w:val="20"/>
              </w:rPr>
              <w:t xml:space="preserve"> dans le Kasai </w:t>
            </w:r>
            <w:proofErr w:type="gramStart"/>
            <w:r w:rsidRPr="00D8799A">
              <w:rPr>
                <w:sz w:val="20"/>
                <w:szCs w:val="20"/>
              </w:rPr>
              <w:t>Central(</w:t>
            </w:r>
            <w:proofErr w:type="gramEnd"/>
            <w:r w:rsidRPr="00D8799A">
              <w:rPr>
                <w:sz w:val="20"/>
                <w:szCs w:val="20"/>
              </w:rPr>
              <w:t xml:space="preserve">Kananga), </w:t>
            </w:r>
            <w:proofErr w:type="spellStart"/>
            <w:proofErr w:type="gramStart"/>
            <w:r w:rsidRPr="00D8799A">
              <w:rPr>
                <w:sz w:val="20"/>
                <w:szCs w:val="20"/>
              </w:rPr>
              <w:t>Mongala</w:t>
            </w:r>
            <w:proofErr w:type="spellEnd"/>
            <w:r w:rsidRPr="00D8799A">
              <w:rPr>
                <w:sz w:val="20"/>
                <w:szCs w:val="20"/>
              </w:rPr>
              <w:t>(</w:t>
            </w:r>
            <w:proofErr w:type="spellStart"/>
            <w:proofErr w:type="gramEnd"/>
            <w:r w:rsidRPr="00D8799A">
              <w:rPr>
                <w:sz w:val="20"/>
                <w:szCs w:val="20"/>
              </w:rPr>
              <w:t>Lisala</w:t>
            </w:r>
            <w:proofErr w:type="spellEnd"/>
            <w:proofErr w:type="gramStart"/>
            <w:r w:rsidRPr="00D8799A">
              <w:rPr>
                <w:sz w:val="20"/>
                <w:szCs w:val="20"/>
              </w:rPr>
              <w:t>),</w:t>
            </w:r>
            <w:proofErr w:type="spellStart"/>
            <w:r w:rsidRPr="00D8799A">
              <w:rPr>
                <w:sz w:val="20"/>
                <w:szCs w:val="20"/>
              </w:rPr>
              <w:t>Tshuapa</w:t>
            </w:r>
            <w:proofErr w:type="spellEnd"/>
            <w:proofErr w:type="gramEnd"/>
            <w:r w:rsidRPr="00D8799A">
              <w:rPr>
                <w:sz w:val="20"/>
                <w:szCs w:val="20"/>
              </w:rPr>
              <w:t>(</w:t>
            </w:r>
            <w:proofErr w:type="spellStart"/>
            <w:r w:rsidRPr="00D8799A">
              <w:rPr>
                <w:sz w:val="20"/>
                <w:szCs w:val="20"/>
              </w:rPr>
              <w:t>Bokungu</w:t>
            </w:r>
            <w:proofErr w:type="spellEnd"/>
            <w:r w:rsidRPr="00D8799A">
              <w:rPr>
                <w:sz w:val="20"/>
                <w:szCs w:val="20"/>
              </w:rPr>
              <w:t xml:space="preserve">) </w:t>
            </w:r>
          </w:p>
        </w:tc>
      </w:tr>
      <w:tr w:rsidR="009E31C2" w:rsidRPr="00D8799A" w14:paraId="1B307E88" w14:textId="77777777" w:rsidTr="4EF77C7B">
        <w:trPr>
          <w:trHeight w:val="411"/>
        </w:trPr>
        <w:tc>
          <w:tcPr>
            <w:tcW w:w="562" w:type="dxa"/>
          </w:tcPr>
          <w:p w14:paraId="2CF742D0" w14:textId="3A773B2C"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1</w:t>
            </w:r>
          </w:p>
        </w:tc>
        <w:tc>
          <w:tcPr>
            <w:tcW w:w="8500" w:type="dxa"/>
            <w:hideMark/>
          </w:tcPr>
          <w:p w14:paraId="24CB02A0" w14:textId="78FFF645"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3.18. Doter les </w:t>
            </w:r>
            <w:proofErr w:type="spellStart"/>
            <w:r w:rsidRPr="00D8799A">
              <w:rPr>
                <w:sz w:val="20"/>
                <w:szCs w:val="20"/>
              </w:rPr>
              <w:t>coordinations</w:t>
            </w:r>
            <w:proofErr w:type="spellEnd"/>
            <w:r w:rsidRPr="00D8799A">
              <w:rPr>
                <w:sz w:val="20"/>
                <w:szCs w:val="20"/>
              </w:rPr>
              <w:t xml:space="preserve"> et les </w:t>
            </w:r>
            <w:proofErr w:type="spellStart"/>
            <w:r w:rsidRPr="00D8799A">
              <w:rPr>
                <w:sz w:val="20"/>
                <w:szCs w:val="20"/>
              </w:rPr>
              <w:t>antennes</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carburant pour le </w:t>
            </w:r>
            <w:proofErr w:type="spellStart"/>
            <w:r w:rsidRPr="00D8799A">
              <w:rPr>
                <w:sz w:val="20"/>
                <w:szCs w:val="20"/>
              </w:rPr>
              <w:t>fonctionnement</w:t>
            </w:r>
            <w:proofErr w:type="spellEnd"/>
            <w:r w:rsidRPr="00D8799A">
              <w:rPr>
                <w:sz w:val="20"/>
                <w:szCs w:val="20"/>
              </w:rPr>
              <w:t xml:space="preserve"> des </w:t>
            </w:r>
            <w:proofErr w:type="spellStart"/>
            <w:r w:rsidRPr="00D8799A">
              <w:rPr>
                <w:sz w:val="20"/>
                <w:szCs w:val="20"/>
              </w:rPr>
              <w:t>groupes</w:t>
            </w:r>
            <w:proofErr w:type="spellEnd"/>
            <w:r w:rsidRPr="00D8799A">
              <w:rPr>
                <w:sz w:val="20"/>
                <w:szCs w:val="20"/>
              </w:rPr>
              <w:t xml:space="preserve"> </w:t>
            </w:r>
            <w:proofErr w:type="spellStart"/>
            <w:r w:rsidRPr="00D8799A">
              <w:rPr>
                <w:sz w:val="20"/>
                <w:szCs w:val="20"/>
              </w:rPr>
              <w:t>électrogènes</w:t>
            </w:r>
            <w:proofErr w:type="spellEnd"/>
            <w:r w:rsidRPr="00D8799A">
              <w:rPr>
                <w:sz w:val="20"/>
                <w:szCs w:val="20"/>
              </w:rPr>
              <w:t>.</w:t>
            </w:r>
          </w:p>
        </w:tc>
      </w:tr>
      <w:tr w:rsidR="009E31C2" w:rsidRPr="00D8799A" w14:paraId="3C356FA8" w14:textId="77777777" w:rsidTr="4EF77C7B">
        <w:trPr>
          <w:trHeight w:val="409"/>
        </w:trPr>
        <w:tc>
          <w:tcPr>
            <w:tcW w:w="562" w:type="dxa"/>
          </w:tcPr>
          <w:p w14:paraId="2E72E90B" w14:textId="4468D045"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2</w:t>
            </w:r>
          </w:p>
        </w:tc>
        <w:tc>
          <w:tcPr>
            <w:tcW w:w="8500" w:type="dxa"/>
            <w:hideMark/>
          </w:tcPr>
          <w:p w14:paraId="09632956" w14:textId="6E93187B" w:rsidR="009E31C2" w:rsidRPr="00D8799A" w:rsidRDefault="009E31C2" w:rsidP="009E31C2">
            <w:pPr>
              <w:spacing w:line="240" w:lineRule="auto"/>
              <w:rPr>
                <w:rFonts w:eastAsia="Times New Roman"/>
                <w:sz w:val="20"/>
                <w:szCs w:val="20"/>
                <w:lang w:val="fr-FR" w:eastAsia="zh-CN"/>
              </w:rPr>
            </w:pPr>
            <w:r w:rsidRPr="00D8799A">
              <w:rPr>
                <w:sz w:val="20"/>
                <w:szCs w:val="20"/>
              </w:rPr>
              <w:t>3.</w:t>
            </w:r>
            <w:proofErr w:type="gramStart"/>
            <w:r w:rsidRPr="00D8799A">
              <w:rPr>
                <w:sz w:val="20"/>
                <w:szCs w:val="20"/>
              </w:rPr>
              <w:t>19.Etendre</w:t>
            </w:r>
            <w:proofErr w:type="gramEnd"/>
            <w:r w:rsidRPr="00D8799A">
              <w:rPr>
                <w:sz w:val="20"/>
                <w:szCs w:val="20"/>
              </w:rPr>
              <w:t xml:space="preserve"> </w:t>
            </w:r>
            <w:proofErr w:type="spellStart"/>
            <w:r w:rsidRPr="00D8799A">
              <w:rPr>
                <w:sz w:val="20"/>
                <w:szCs w:val="20"/>
              </w:rPr>
              <w:t>l'outil</w:t>
            </w:r>
            <w:proofErr w:type="spellEnd"/>
            <w:r w:rsidRPr="00D8799A">
              <w:rPr>
                <w:sz w:val="20"/>
                <w:szCs w:val="20"/>
              </w:rPr>
              <w:t xml:space="preserve"> </w:t>
            </w:r>
            <w:proofErr w:type="spellStart"/>
            <w:r w:rsidRPr="00D8799A">
              <w:rPr>
                <w:sz w:val="20"/>
                <w:szCs w:val="20"/>
              </w:rPr>
              <w:t>eLMIS</w:t>
            </w:r>
            <w:proofErr w:type="spellEnd"/>
            <w:r w:rsidRPr="00D8799A">
              <w:rPr>
                <w:sz w:val="20"/>
                <w:szCs w:val="20"/>
              </w:rPr>
              <w:t xml:space="preserve"> </w:t>
            </w:r>
            <w:proofErr w:type="spellStart"/>
            <w:r w:rsidRPr="00D8799A">
              <w:rPr>
                <w:sz w:val="20"/>
                <w:szCs w:val="20"/>
              </w:rPr>
              <w:t>comme</w:t>
            </w:r>
            <w:proofErr w:type="spellEnd"/>
            <w:r w:rsidRPr="00D8799A">
              <w:rPr>
                <w:sz w:val="20"/>
                <w:szCs w:val="20"/>
              </w:rPr>
              <w:t xml:space="preserve"> </w:t>
            </w:r>
            <w:proofErr w:type="spellStart"/>
            <w:r w:rsidRPr="00D8799A">
              <w:rPr>
                <w:sz w:val="20"/>
                <w:szCs w:val="20"/>
              </w:rPr>
              <w:t>outil</w:t>
            </w:r>
            <w:proofErr w:type="spellEnd"/>
            <w:r w:rsidRPr="00D8799A">
              <w:rPr>
                <w:sz w:val="20"/>
                <w:szCs w:val="20"/>
              </w:rPr>
              <w:t xml:space="preserve"> de gestion des intrants de la vaccination au </w:t>
            </w:r>
            <w:proofErr w:type="spellStart"/>
            <w:r w:rsidRPr="00D8799A">
              <w:rPr>
                <w:sz w:val="20"/>
                <w:szCs w:val="20"/>
              </w:rPr>
              <w:t>niveau</w:t>
            </w:r>
            <w:proofErr w:type="spellEnd"/>
            <w:r w:rsidRPr="00D8799A">
              <w:rPr>
                <w:sz w:val="20"/>
                <w:szCs w:val="20"/>
              </w:rPr>
              <w:t xml:space="preserve"> des Zones de </w:t>
            </w:r>
            <w:proofErr w:type="gramStart"/>
            <w:r w:rsidRPr="00D8799A">
              <w:rPr>
                <w:sz w:val="20"/>
                <w:szCs w:val="20"/>
              </w:rPr>
              <w:t>Santé(</w:t>
            </w:r>
            <w:proofErr w:type="gramEnd"/>
            <w:r w:rsidRPr="00D8799A">
              <w:rPr>
                <w:sz w:val="20"/>
                <w:szCs w:val="20"/>
              </w:rPr>
              <w:t xml:space="preserve">phases 3 et 4) dans les provinces de Kinshasa et </w:t>
            </w:r>
            <w:proofErr w:type="spellStart"/>
            <w:r w:rsidRPr="00D8799A">
              <w:rPr>
                <w:sz w:val="20"/>
                <w:szCs w:val="20"/>
              </w:rPr>
              <w:t>Maniema.s</w:t>
            </w:r>
            <w:proofErr w:type="spellEnd"/>
          </w:p>
        </w:tc>
      </w:tr>
      <w:tr w:rsidR="009E31C2" w:rsidRPr="00D8799A" w14:paraId="5189F58C" w14:textId="77777777" w:rsidTr="4EF77C7B">
        <w:trPr>
          <w:trHeight w:val="500"/>
        </w:trPr>
        <w:tc>
          <w:tcPr>
            <w:tcW w:w="562" w:type="dxa"/>
          </w:tcPr>
          <w:p w14:paraId="69094856" w14:textId="28D715A4"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3</w:t>
            </w:r>
          </w:p>
        </w:tc>
        <w:tc>
          <w:tcPr>
            <w:tcW w:w="8500" w:type="dxa"/>
            <w:hideMark/>
          </w:tcPr>
          <w:p w14:paraId="2428EFF3" w14:textId="70D91302"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3.20. Assurer la formation des </w:t>
            </w:r>
            <w:proofErr w:type="spellStart"/>
            <w:r w:rsidRPr="00D8799A">
              <w:rPr>
                <w:sz w:val="20"/>
                <w:szCs w:val="20"/>
              </w:rPr>
              <w:t>techniciens</w:t>
            </w:r>
            <w:proofErr w:type="spellEnd"/>
            <w:r w:rsidRPr="00D8799A">
              <w:rPr>
                <w:sz w:val="20"/>
                <w:szCs w:val="20"/>
              </w:rPr>
              <w:t xml:space="preserve"> du PEV pour </w:t>
            </w:r>
            <w:proofErr w:type="spellStart"/>
            <w:proofErr w:type="gramStart"/>
            <w:r w:rsidRPr="00D8799A">
              <w:rPr>
                <w:sz w:val="20"/>
                <w:szCs w:val="20"/>
              </w:rPr>
              <w:t>l'installation,maintenance</w:t>
            </w:r>
            <w:proofErr w:type="spellEnd"/>
            <w:proofErr w:type="gramEnd"/>
            <w:r w:rsidRPr="00D8799A">
              <w:rPr>
                <w:sz w:val="20"/>
                <w:szCs w:val="20"/>
              </w:rPr>
              <w:t xml:space="preserve"> et </w:t>
            </w:r>
            <w:proofErr w:type="spellStart"/>
            <w:r w:rsidRPr="00D8799A">
              <w:rPr>
                <w:sz w:val="20"/>
                <w:szCs w:val="20"/>
              </w:rPr>
              <w:t>réparation</w:t>
            </w:r>
            <w:proofErr w:type="spellEnd"/>
            <w:r w:rsidRPr="00D8799A">
              <w:rPr>
                <w:sz w:val="20"/>
                <w:szCs w:val="20"/>
              </w:rPr>
              <w:t xml:space="preserve"> des ECF non </w:t>
            </w:r>
            <w:proofErr w:type="spellStart"/>
            <w:proofErr w:type="gramStart"/>
            <w:r w:rsidRPr="00D8799A">
              <w:rPr>
                <w:sz w:val="20"/>
                <w:szCs w:val="20"/>
              </w:rPr>
              <w:t>programmé</w:t>
            </w:r>
            <w:proofErr w:type="spellEnd"/>
            <w:r w:rsidRPr="00D8799A">
              <w:rPr>
                <w:sz w:val="20"/>
                <w:szCs w:val="20"/>
              </w:rPr>
              <w:t xml:space="preserve">  par</w:t>
            </w:r>
            <w:proofErr w:type="gramEnd"/>
            <w:r w:rsidRPr="00D8799A">
              <w:rPr>
                <w:sz w:val="20"/>
                <w:szCs w:val="20"/>
              </w:rPr>
              <w:t xml:space="preserve"> CCEOP.</w:t>
            </w:r>
          </w:p>
        </w:tc>
      </w:tr>
      <w:tr w:rsidR="009E31C2" w:rsidRPr="00D8799A" w14:paraId="001CC45A" w14:textId="77777777" w:rsidTr="4EF77C7B">
        <w:trPr>
          <w:trHeight w:val="480"/>
        </w:trPr>
        <w:tc>
          <w:tcPr>
            <w:tcW w:w="562" w:type="dxa"/>
          </w:tcPr>
          <w:p w14:paraId="349DE582" w14:textId="08477E75"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4</w:t>
            </w:r>
          </w:p>
        </w:tc>
        <w:tc>
          <w:tcPr>
            <w:tcW w:w="8500" w:type="dxa"/>
            <w:hideMark/>
          </w:tcPr>
          <w:p w14:paraId="287A8A6A" w14:textId="6EFB4EDD"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3.22. </w:t>
            </w:r>
            <w:proofErr w:type="spellStart"/>
            <w:r w:rsidRPr="00D8799A">
              <w:rPr>
                <w:sz w:val="20"/>
                <w:szCs w:val="20"/>
              </w:rPr>
              <w:t>Réaliser</w:t>
            </w:r>
            <w:proofErr w:type="spellEnd"/>
            <w:r w:rsidRPr="00D8799A">
              <w:rPr>
                <w:sz w:val="20"/>
                <w:szCs w:val="20"/>
              </w:rPr>
              <w:t xml:space="preserve"> </w:t>
            </w:r>
            <w:proofErr w:type="spellStart"/>
            <w:r w:rsidRPr="00D8799A">
              <w:rPr>
                <w:sz w:val="20"/>
                <w:szCs w:val="20"/>
              </w:rPr>
              <w:t>l'inventaire</w:t>
            </w:r>
            <w:proofErr w:type="spellEnd"/>
            <w:r w:rsidRPr="00D8799A">
              <w:rPr>
                <w:sz w:val="20"/>
                <w:szCs w:val="20"/>
              </w:rPr>
              <w:t xml:space="preserve"> des </w:t>
            </w:r>
            <w:proofErr w:type="spellStart"/>
            <w:r w:rsidRPr="00D8799A">
              <w:rPr>
                <w:sz w:val="20"/>
                <w:szCs w:val="20"/>
              </w:rPr>
              <w:t>équipements</w:t>
            </w:r>
            <w:proofErr w:type="spellEnd"/>
            <w:r w:rsidRPr="00D8799A">
              <w:rPr>
                <w:sz w:val="20"/>
                <w:szCs w:val="20"/>
              </w:rPr>
              <w:t xml:space="preserve"> de </w:t>
            </w:r>
            <w:proofErr w:type="spellStart"/>
            <w:r w:rsidRPr="00D8799A">
              <w:rPr>
                <w:sz w:val="20"/>
                <w:szCs w:val="20"/>
              </w:rPr>
              <w:t>chaine</w:t>
            </w:r>
            <w:proofErr w:type="spellEnd"/>
            <w:r w:rsidRPr="00D8799A">
              <w:rPr>
                <w:sz w:val="20"/>
                <w:szCs w:val="20"/>
              </w:rPr>
              <w:t xml:space="preserve"> de </w:t>
            </w:r>
            <w:proofErr w:type="spellStart"/>
            <w:r w:rsidRPr="00D8799A">
              <w:rPr>
                <w:sz w:val="20"/>
                <w:szCs w:val="20"/>
              </w:rPr>
              <w:t>froid</w:t>
            </w:r>
            <w:proofErr w:type="spellEnd"/>
            <w:r w:rsidRPr="00D8799A">
              <w:rPr>
                <w:sz w:val="20"/>
                <w:szCs w:val="20"/>
              </w:rPr>
              <w:t xml:space="preserve"> du PEV</w:t>
            </w:r>
          </w:p>
        </w:tc>
      </w:tr>
      <w:tr w:rsidR="009E31C2" w:rsidRPr="00D8799A" w14:paraId="5B5D735D" w14:textId="77777777" w:rsidTr="4EF77C7B">
        <w:trPr>
          <w:trHeight w:val="202"/>
        </w:trPr>
        <w:tc>
          <w:tcPr>
            <w:tcW w:w="562" w:type="dxa"/>
          </w:tcPr>
          <w:p w14:paraId="6AA55AE1" w14:textId="3CCCE3B5"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5</w:t>
            </w:r>
          </w:p>
        </w:tc>
        <w:tc>
          <w:tcPr>
            <w:tcW w:w="8500" w:type="dxa"/>
            <w:hideMark/>
          </w:tcPr>
          <w:p w14:paraId="649C4DB1" w14:textId="2EA86ED9"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3.23. Assurer la </w:t>
            </w:r>
            <w:proofErr w:type="gramStart"/>
            <w:r w:rsidRPr="00D8799A">
              <w:rPr>
                <w:sz w:val="20"/>
                <w:szCs w:val="20"/>
              </w:rPr>
              <w:t>maintenance  des</w:t>
            </w:r>
            <w:proofErr w:type="gramEnd"/>
            <w:r w:rsidRPr="00D8799A">
              <w:rPr>
                <w:sz w:val="20"/>
                <w:szCs w:val="20"/>
              </w:rPr>
              <w:t xml:space="preserve"> petits </w:t>
            </w:r>
            <w:proofErr w:type="spellStart"/>
            <w:r w:rsidRPr="00D8799A">
              <w:rPr>
                <w:sz w:val="20"/>
                <w:szCs w:val="20"/>
              </w:rPr>
              <w:t>équipements</w:t>
            </w:r>
            <w:proofErr w:type="spellEnd"/>
            <w:r w:rsidRPr="00D8799A">
              <w:rPr>
                <w:sz w:val="20"/>
                <w:szCs w:val="20"/>
              </w:rPr>
              <w:t xml:space="preserve"> de la </w:t>
            </w:r>
            <w:proofErr w:type="spellStart"/>
            <w:r w:rsidRPr="00D8799A">
              <w:rPr>
                <w:sz w:val="20"/>
                <w:szCs w:val="20"/>
              </w:rPr>
              <w:t>chaine</w:t>
            </w:r>
            <w:proofErr w:type="spellEnd"/>
            <w:r w:rsidRPr="00D8799A">
              <w:rPr>
                <w:sz w:val="20"/>
                <w:szCs w:val="20"/>
              </w:rPr>
              <w:t xml:space="preserve"> du </w:t>
            </w:r>
            <w:proofErr w:type="spellStart"/>
            <w:r w:rsidRPr="00D8799A">
              <w:rPr>
                <w:sz w:val="20"/>
                <w:szCs w:val="20"/>
              </w:rPr>
              <w:t>froid</w:t>
            </w:r>
            <w:proofErr w:type="spellEnd"/>
            <w:r w:rsidRPr="00D8799A">
              <w:rPr>
                <w:sz w:val="20"/>
                <w:szCs w:val="20"/>
              </w:rPr>
              <w:t>/</w:t>
            </w:r>
            <w:proofErr w:type="spellStart"/>
            <w:r w:rsidRPr="00D8799A">
              <w:rPr>
                <w:sz w:val="20"/>
                <w:szCs w:val="20"/>
              </w:rPr>
              <w:t>Réfrigérateurs</w:t>
            </w:r>
            <w:proofErr w:type="spellEnd"/>
            <w:r w:rsidRPr="00D8799A">
              <w:rPr>
                <w:sz w:val="20"/>
                <w:szCs w:val="20"/>
              </w:rPr>
              <w:t xml:space="preserve"> des 26 provinces.</w:t>
            </w:r>
          </w:p>
        </w:tc>
      </w:tr>
      <w:tr w:rsidR="009E31C2" w:rsidRPr="00D8799A" w14:paraId="37A5C046" w14:textId="77777777" w:rsidTr="4EF77C7B">
        <w:trPr>
          <w:trHeight w:val="390"/>
        </w:trPr>
        <w:tc>
          <w:tcPr>
            <w:tcW w:w="562" w:type="dxa"/>
          </w:tcPr>
          <w:p w14:paraId="2B1F9E7D" w14:textId="46591A4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6</w:t>
            </w:r>
          </w:p>
        </w:tc>
        <w:tc>
          <w:tcPr>
            <w:tcW w:w="8500" w:type="dxa"/>
            <w:hideMark/>
          </w:tcPr>
          <w:p w14:paraId="770FE3DE" w14:textId="43C23F64"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3.24. Assurer la maintenance des </w:t>
            </w:r>
            <w:proofErr w:type="spellStart"/>
            <w:r w:rsidRPr="00D8799A">
              <w:rPr>
                <w:sz w:val="20"/>
                <w:szCs w:val="20"/>
              </w:rPr>
              <w:t>chambres</w:t>
            </w:r>
            <w:proofErr w:type="spellEnd"/>
            <w:r w:rsidRPr="00D8799A">
              <w:rPr>
                <w:sz w:val="20"/>
                <w:szCs w:val="20"/>
              </w:rPr>
              <w:t xml:space="preserve">   </w:t>
            </w:r>
            <w:proofErr w:type="spellStart"/>
            <w:r w:rsidRPr="00D8799A">
              <w:rPr>
                <w:sz w:val="20"/>
                <w:szCs w:val="20"/>
              </w:rPr>
              <w:t>froides</w:t>
            </w:r>
            <w:proofErr w:type="spellEnd"/>
            <w:r w:rsidRPr="00D8799A">
              <w:rPr>
                <w:sz w:val="20"/>
                <w:szCs w:val="20"/>
              </w:rPr>
              <w:t xml:space="preserve"> dans les 26 provinces.</w:t>
            </w:r>
          </w:p>
        </w:tc>
      </w:tr>
      <w:tr w:rsidR="009E31C2" w:rsidRPr="00D8799A" w14:paraId="12FD86C1" w14:textId="77777777" w:rsidTr="4EF77C7B">
        <w:trPr>
          <w:trHeight w:val="565"/>
        </w:trPr>
        <w:tc>
          <w:tcPr>
            <w:tcW w:w="562" w:type="dxa"/>
          </w:tcPr>
          <w:p w14:paraId="6CCE0462" w14:textId="5885957B"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7</w:t>
            </w:r>
          </w:p>
        </w:tc>
        <w:tc>
          <w:tcPr>
            <w:tcW w:w="8500" w:type="dxa"/>
            <w:hideMark/>
          </w:tcPr>
          <w:p w14:paraId="368B2454" w14:textId="311A6DE4" w:rsidR="009E31C2" w:rsidRPr="00D8799A" w:rsidRDefault="009E31C2" w:rsidP="009E31C2">
            <w:pPr>
              <w:spacing w:line="240" w:lineRule="auto"/>
              <w:rPr>
                <w:rFonts w:eastAsia="Times New Roman"/>
                <w:sz w:val="20"/>
                <w:szCs w:val="20"/>
                <w:lang w:val="fr-FR" w:eastAsia="zh-CN"/>
              </w:rPr>
            </w:pPr>
            <w:r w:rsidRPr="00D8799A">
              <w:rPr>
                <w:sz w:val="20"/>
                <w:szCs w:val="20"/>
              </w:rPr>
              <w:t>3.</w:t>
            </w:r>
            <w:proofErr w:type="gramStart"/>
            <w:r w:rsidRPr="00D8799A">
              <w:rPr>
                <w:sz w:val="20"/>
                <w:szCs w:val="20"/>
              </w:rPr>
              <w:t>27.Organiser</w:t>
            </w:r>
            <w:proofErr w:type="gramEnd"/>
            <w:r w:rsidRPr="00D8799A">
              <w:rPr>
                <w:sz w:val="20"/>
                <w:szCs w:val="20"/>
              </w:rPr>
              <w:t xml:space="preserve"> la supervision </w:t>
            </w:r>
            <w:proofErr w:type="spellStart"/>
            <w:r w:rsidRPr="00D8799A">
              <w:rPr>
                <w:sz w:val="20"/>
                <w:szCs w:val="20"/>
              </w:rPr>
              <w:t>logistique</w:t>
            </w:r>
            <w:proofErr w:type="spellEnd"/>
            <w:r w:rsidRPr="00D8799A">
              <w:rPr>
                <w:sz w:val="20"/>
                <w:szCs w:val="20"/>
              </w:rPr>
              <w:t xml:space="preserve"> pour </w:t>
            </w:r>
            <w:proofErr w:type="spellStart"/>
            <w:r w:rsidRPr="00D8799A">
              <w:rPr>
                <w:sz w:val="20"/>
                <w:szCs w:val="20"/>
              </w:rPr>
              <w:t>l'amélioration</w:t>
            </w:r>
            <w:proofErr w:type="spellEnd"/>
            <w:r w:rsidRPr="00D8799A">
              <w:rPr>
                <w:sz w:val="20"/>
                <w:szCs w:val="20"/>
              </w:rPr>
              <w:t xml:space="preserve"> continue de la </w:t>
            </w:r>
            <w:proofErr w:type="spellStart"/>
            <w:r w:rsidRPr="00D8799A">
              <w:rPr>
                <w:sz w:val="20"/>
                <w:szCs w:val="20"/>
              </w:rPr>
              <w:t>chaine</w:t>
            </w:r>
            <w:proofErr w:type="spellEnd"/>
            <w:r w:rsidRPr="00D8799A">
              <w:rPr>
                <w:sz w:val="20"/>
                <w:szCs w:val="20"/>
              </w:rPr>
              <w:t xml:space="preserve"> </w:t>
            </w:r>
            <w:proofErr w:type="spellStart"/>
            <w:r w:rsidRPr="00D8799A">
              <w:rPr>
                <w:sz w:val="20"/>
                <w:szCs w:val="20"/>
              </w:rPr>
              <w:t>logistique</w:t>
            </w:r>
            <w:proofErr w:type="spellEnd"/>
            <w:r w:rsidRPr="00D8799A">
              <w:rPr>
                <w:sz w:val="20"/>
                <w:szCs w:val="20"/>
              </w:rPr>
              <w:t xml:space="preserve"> au </w:t>
            </w:r>
            <w:proofErr w:type="spellStart"/>
            <w:proofErr w:type="gramStart"/>
            <w:r w:rsidRPr="00D8799A">
              <w:rPr>
                <w:sz w:val="20"/>
                <w:szCs w:val="20"/>
              </w:rPr>
              <w:t>niveau</w:t>
            </w:r>
            <w:proofErr w:type="spellEnd"/>
            <w:r w:rsidRPr="00D8799A">
              <w:rPr>
                <w:sz w:val="20"/>
                <w:szCs w:val="20"/>
              </w:rPr>
              <w:t xml:space="preserve">  des</w:t>
            </w:r>
            <w:proofErr w:type="gramEnd"/>
            <w:r w:rsidRPr="00D8799A">
              <w:rPr>
                <w:sz w:val="20"/>
                <w:szCs w:val="20"/>
              </w:rPr>
              <w:t xml:space="preserve"> Zones de Santé des 26 Provinces.</w:t>
            </w:r>
          </w:p>
        </w:tc>
      </w:tr>
      <w:tr w:rsidR="009E31C2" w:rsidRPr="00D8799A" w14:paraId="65CB30FF" w14:textId="77777777" w:rsidTr="4EF77C7B">
        <w:trPr>
          <w:trHeight w:val="84"/>
        </w:trPr>
        <w:tc>
          <w:tcPr>
            <w:tcW w:w="9062" w:type="dxa"/>
            <w:gridSpan w:val="2"/>
          </w:tcPr>
          <w:p w14:paraId="5621B28A" w14:textId="2DF756FB" w:rsidR="009E31C2" w:rsidRPr="00EC396C" w:rsidRDefault="009E31C2" w:rsidP="009E31C2">
            <w:pPr>
              <w:spacing w:line="240" w:lineRule="auto"/>
              <w:rPr>
                <w:b/>
                <w:bCs/>
                <w:sz w:val="20"/>
                <w:szCs w:val="20"/>
              </w:rPr>
            </w:pPr>
            <w:r w:rsidRPr="00EC396C">
              <w:rPr>
                <w:b/>
                <w:bCs/>
                <w:sz w:val="20"/>
                <w:szCs w:val="20"/>
              </w:rPr>
              <w:t>Domaine 4.</w:t>
            </w:r>
            <w:r w:rsidR="00EC396C">
              <w:rPr>
                <w:b/>
                <w:bCs/>
                <w:sz w:val="20"/>
                <w:szCs w:val="20"/>
              </w:rPr>
              <w:t xml:space="preserve"> </w:t>
            </w:r>
            <w:r w:rsidR="00EC396C" w:rsidRPr="00EC396C">
              <w:rPr>
                <w:b/>
                <w:bCs/>
                <w:sz w:val="20"/>
                <w:szCs w:val="20"/>
              </w:rPr>
              <w:t>Système information Sanitaire</w:t>
            </w:r>
          </w:p>
        </w:tc>
      </w:tr>
      <w:tr w:rsidR="009E31C2" w:rsidRPr="00D8799A" w14:paraId="0912EFDF" w14:textId="77777777" w:rsidTr="4EF77C7B">
        <w:trPr>
          <w:trHeight w:val="545"/>
        </w:trPr>
        <w:tc>
          <w:tcPr>
            <w:tcW w:w="562" w:type="dxa"/>
          </w:tcPr>
          <w:p w14:paraId="23276498" w14:textId="668F5A26"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2</w:t>
            </w:r>
            <w:r w:rsidR="00850215">
              <w:rPr>
                <w:rFonts w:eastAsia="Times New Roman"/>
                <w:sz w:val="20"/>
                <w:szCs w:val="20"/>
                <w:lang w:val="fr-FR" w:eastAsia="zh-CN"/>
              </w:rPr>
              <w:t>8</w:t>
            </w:r>
          </w:p>
        </w:tc>
        <w:tc>
          <w:tcPr>
            <w:tcW w:w="8500" w:type="dxa"/>
            <w:vAlign w:val="center"/>
            <w:hideMark/>
          </w:tcPr>
          <w:p w14:paraId="394AE3D3" w14:textId="58A11F94"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4.1. </w:t>
            </w:r>
            <w:proofErr w:type="spellStart"/>
            <w:r w:rsidRPr="00D8799A">
              <w:rPr>
                <w:sz w:val="20"/>
                <w:szCs w:val="20"/>
              </w:rPr>
              <w:t>Poursuivre</w:t>
            </w:r>
            <w:proofErr w:type="spellEnd"/>
            <w:r w:rsidRPr="00D8799A">
              <w:rPr>
                <w:sz w:val="20"/>
                <w:szCs w:val="20"/>
              </w:rPr>
              <w:t xml:space="preserve"> le </w:t>
            </w:r>
            <w:proofErr w:type="spellStart"/>
            <w:r w:rsidRPr="00D8799A">
              <w:rPr>
                <w:sz w:val="20"/>
                <w:szCs w:val="20"/>
              </w:rPr>
              <w:t>déployement</w:t>
            </w:r>
            <w:proofErr w:type="spellEnd"/>
            <w:r w:rsidRPr="00D8799A">
              <w:rPr>
                <w:sz w:val="20"/>
                <w:szCs w:val="20"/>
              </w:rPr>
              <w:t xml:space="preserve"> des </w:t>
            </w:r>
            <w:proofErr w:type="spellStart"/>
            <w:r w:rsidRPr="00D8799A">
              <w:rPr>
                <w:sz w:val="20"/>
                <w:szCs w:val="20"/>
              </w:rPr>
              <w:t>registres</w:t>
            </w:r>
            <w:proofErr w:type="spellEnd"/>
            <w:r w:rsidRPr="00D8799A">
              <w:rPr>
                <w:sz w:val="20"/>
                <w:szCs w:val="20"/>
              </w:rPr>
              <w:t xml:space="preserve"> </w:t>
            </w:r>
            <w:proofErr w:type="spellStart"/>
            <w:r w:rsidRPr="00D8799A">
              <w:rPr>
                <w:sz w:val="20"/>
                <w:szCs w:val="20"/>
              </w:rPr>
              <w:t>électroniques</w:t>
            </w:r>
            <w:proofErr w:type="spellEnd"/>
            <w:r w:rsidRPr="00D8799A">
              <w:rPr>
                <w:sz w:val="20"/>
                <w:szCs w:val="20"/>
              </w:rPr>
              <w:t xml:space="preserve"> de vaccination </w:t>
            </w:r>
            <w:proofErr w:type="gramStart"/>
            <w:r w:rsidRPr="00D8799A">
              <w:rPr>
                <w:sz w:val="20"/>
                <w:szCs w:val="20"/>
              </w:rPr>
              <w:t>pour</w:t>
            </w:r>
            <w:proofErr w:type="gramEnd"/>
            <w:r w:rsidRPr="00D8799A">
              <w:rPr>
                <w:sz w:val="20"/>
                <w:szCs w:val="20"/>
              </w:rPr>
              <w:t xml:space="preserve"> le </w:t>
            </w:r>
            <w:proofErr w:type="spellStart"/>
            <w:r w:rsidRPr="00D8799A">
              <w:rPr>
                <w:sz w:val="20"/>
                <w:szCs w:val="20"/>
              </w:rPr>
              <w:t>suivi</w:t>
            </w:r>
            <w:proofErr w:type="spellEnd"/>
            <w:r w:rsidRPr="00D8799A">
              <w:rPr>
                <w:sz w:val="20"/>
                <w:szCs w:val="20"/>
              </w:rPr>
              <w:t xml:space="preserve"> des </w:t>
            </w:r>
            <w:proofErr w:type="spellStart"/>
            <w:r w:rsidRPr="00D8799A">
              <w:rPr>
                <w:sz w:val="20"/>
                <w:szCs w:val="20"/>
              </w:rPr>
              <w:t>enregistrements</w:t>
            </w:r>
            <w:proofErr w:type="spellEnd"/>
            <w:r w:rsidRPr="00D8799A">
              <w:rPr>
                <w:sz w:val="20"/>
                <w:szCs w:val="20"/>
              </w:rPr>
              <w:t xml:space="preserve"> de vaccination </w:t>
            </w:r>
            <w:proofErr w:type="spellStart"/>
            <w:r w:rsidRPr="00D8799A">
              <w:rPr>
                <w:sz w:val="20"/>
                <w:szCs w:val="20"/>
              </w:rPr>
              <w:t>individuelle</w:t>
            </w:r>
            <w:proofErr w:type="spellEnd"/>
            <w:r w:rsidRPr="00D8799A">
              <w:rPr>
                <w:sz w:val="20"/>
                <w:szCs w:val="20"/>
              </w:rPr>
              <w:t xml:space="preserve"> </w:t>
            </w:r>
            <w:proofErr w:type="gramStart"/>
            <w:r w:rsidRPr="00D8799A">
              <w:rPr>
                <w:sz w:val="20"/>
                <w:szCs w:val="20"/>
              </w:rPr>
              <w:t xml:space="preserve">à  </w:t>
            </w:r>
            <w:proofErr w:type="spellStart"/>
            <w:r w:rsidRPr="00D8799A">
              <w:rPr>
                <w:sz w:val="20"/>
                <w:szCs w:val="20"/>
              </w:rPr>
              <w:t>Kinshasa</w:t>
            </w:r>
            <w:proofErr w:type="gramEnd"/>
            <w:r w:rsidRPr="00D8799A">
              <w:rPr>
                <w:sz w:val="20"/>
                <w:szCs w:val="20"/>
              </w:rPr>
              <w:t>,Kasai</w:t>
            </w:r>
            <w:proofErr w:type="spellEnd"/>
            <w:r w:rsidRPr="00D8799A">
              <w:rPr>
                <w:sz w:val="20"/>
                <w:szCs w:val="20"/>
              </w:rPr>
              <w:t xml:space="preserve"> </w:t>
            </w:r>
            <w:proofErr w:type="spellStart"/>
            <w:proofErr w:type="gramStart"/>
            <w:r w:rsidRPr="00D8799A">
              <w:rPr>
                <w:sz w:val="20"/>
                <w:szCs w:val="20"/>
              </w:rPr>
              <w:t>central,Kongo</w:t>
            </w:r>
            <w:proofErr w:type="spellEnd"/>
            <w:proofErr w:type="gramEnd"/>
            <w:r w:rsidRPr="00D8799A">
              <w:rPr>
                <w:sz w:val="20"/>
                <w:szCs w:val="20"/>
              </w:rPr>
              <w:t xml:space="preserve"> </w:t>
            </w:r>
            <w:proofErr w:type="gramStart"/>
            <w:r w:rsidRPr="00D8799A">
              <w:rPr>
                <w:sz w:val="20"/>
                <w:szCs w:val="20"/>
              </w:rPr>
              <w:t>central  et</w:t>
            </w:r>
            <w:proofErr w:type="gramEnd"/>
            <w:r w:rsidRPr="00D8799A">
              <w:rPr>
                <w:sz w:val="20"/>
                <w:szCs w:val="20"/>
              </w:rPr>
              <w:t xml:space="preserve"> Haut Katanga après la phase </w:t>
            </w:r>
            <w:proofErr w:type="spellStart"/>
            <w:r w:rsidRPr="00D8799A">
              <w:rPr>
                <w:sz w:val="20"/>
                <w:szCs w:val="20"/>
              </w:rPr>
              <w:t>pilote</w:t>
            </w:r>
            <w:proofErr w:type="spellEnd"/>
            <w:r w:rsidRPr="00D8799A">
              <w:rPr>
                <w:sz w:val="20"/>
                <w:szCs w:val="20"/>
              </w:rPr>
              <w:t>.</w:t>
            </w:r>
          </w:p>
        </w:tc>
      </w:tr>
      <w:tr w:rsidR="009E31C2" w:rsidRPr="00D8799A" w14:paraId="2BFDEA14" w14:textId="77777777" w:rsidTr="4EF77C7B">
        <w:trPr>
          <w:trHeight w:val="567"/>
        </w:trPr>
        <w:tc>
          <w:tcPr>
            <w:tcW w:w="562" w:type="dxa"/>
          </w:tcPr>
          <w:p w14:paraId="3688E5CD" w14:textId="77E4D09D" w:rsidR="009E31C2" w:rsidRPr="00D8799A" w:rsidRDefault="00850215" w:rsidP="009E31C2">
            <w:pPr>
              <w:spacing w:line="240" w:lineRule="auto"/>
              <w:rPr>
                <w:rFonts w:eastAsia="Times New Roman"/>
                <w:sz w:val="20"/>
                <w:szCs w:val="20"/>
                <w:lang w:val="fr-FR" w:eastAsia="zh-CN"/>
              </w:rPr>
            </w:pPr>
            <w:r>
              <w:rPr>
                <w:rFonts w:eastAsia="Times New Roman"/>
                <w:sz w:val="20"/>
                <w:szCs w:val="20"/>
                <w:lang w:val="fr-FR" w:eastAsia="zh-CN"/>
              </w:rPr>
              <w:t>29</w:t>
            </w:r>
          </w:p>
        </w:tc>
        <w:tc>
          <w:tcPr>
            <w:tcW w:w="8500" w:type="dxa"/>
            <w:vAlign w:val="center"/>
            <w:hideMark/>
          </w:tcPr>
          <w:p w14:paraId="3CE4AE42" w14:textId="55155070"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4.2. </w:t>
            </w:r>
            <w:proofErr w:type="spellStart"/>
            <w:r w:rsidRPr="00D8799A">
              <w:rPr>
                <w:sz w:val="20"/>
                <w:szCs w:val="20"/>
              </w:rPr>
              <w:t>Appuyer</w:t>
            </w:r>
            <w:proofErr w:type="spellEnd"/>
            <w:r w:rsidRPr="00D8799A">
              <w:rPr>
                <w:sz w:val="20"/>
                <w:szCs w:val="20"/>
              </w:rPr>
              <w:t xml:space="preserve"> la </w:t>
            </w:r>
            <w:proofErr w:type="spellStart"/>
            <w:r w:rsidRPr="00D8799A">
              <w:rPr>
                <w:sz w:val="20"/>
                <w:szCs w:val="20"/>
              </w:rPr>
              <w:t>décentralisation</w:t>
            </w:r>
            <w:proofErr w:type="spellEnd"/>
            <w:r w:rsidRPr="00D8799A">
              <w:rPr>
                <w:sz w:val="20"/>
                <w:szCs w:val="20"/>
              </w:rPr>
              <w:t xml:space="preserve"> de DHIS2 </w:t>
            </w:r>
            <w:proofErr w:type="spellStart"/>
            <w:r w:rsidRPr="00D8799A">
              <w:rPr>
                <w:sz w:val="20"/>
                <w:szCs w:val="20"/>
              </w:rPr>
              <w:t>vers</w:t>
            </w:r>
            <w:proofErr w:type="spellEnd"/>
            <w:r w:rsidRPr="00D8799A">
              <w:rPr>
                <w:sz w:val="20"/>
                <w:szCs w:val="20"/>
              </w:rPr>
              <w:t xml:space="preserve"> les </w:t>
            </w:r>
            <w:proofErr w:type="spellStart"/>
            <w:r w:rsidRPr="00D8799A">
              <w:rPr>
                <w:sz w:val="20"/>
                <w:szCs w:val="20"/>
              </w:rPr>
              <w:t>aires</w:t>
            </w:r>
            <w:proofErr w:type="spellEnd"/>
            <w:r w:rsidRPr="00D8799A">
              <w:rPr>
                <w:sz w:val="20"/>
                <w:szCs w:val="20"/>
              </w:rPr>
              <w:t xml:space="preserve"> de santé </w:t>
            </w:r>
            <w:proofErr w:type="gramStart"/>
            <w:r w:rsidRPr="00D8799A">
              <w:rPr>
                <w:sz w:val="20"/>
                <w:szCs w:val="20"/>
              </w:rPr>
              <w:t>pour</w:t>
            </w:r>
            <w:proofErr w:type="gramEnd"/>
            <w:r w:rsidRPr="00D8799A">
              <w:rPr>
                <w:sz w:val="20"/>
                <w:szCs w:val="20"/>
              </w:rPr>
              <w:t xml:space="preserve"> la </w:t>
            </w:r>
            <w:proofErr w:type="spellStart"/>
            <w:r w:rsidRPr="00D8799A">
              <w:rPr>
                <w:sz w:val="20"/>
                <w:szCs w:val="20"/>
              </w:rPr>
              <w:t>saisie</w:t>
            </w:r>
            <w:proofErr w:type="spellEnd"/>
            <w:r w:rsidRPr="00D8799A">
              <w:rPr>
                <w:sz w:val="20"/>
                <w:szCs w:val="20"/>
              </w:rPr>
              <w:t xml:space="preserve"> des données SNIS dans la DPS de Kinshasa et Sud Ubangi</w:t>
            </w:r>
          </w:p>
        </w:tc>
      </w:tr>
      <w:tr w:rsidR="009E31C2" w:rsidRPr="00D8799A" w14:paraId="2D208C53" w14:textId="77777777" w:rsidTr="4EF77C7B">
        <w:trPr>
          <w:trHeight w:val="567"/>
        </w:trPr>
        <w:tc>
          <w:tcPr>
            <w:tcW w:w="562" w:type="dxa"/>
          </w:tcPr>
          <w:p w14:paraId="4709BB69" w14:textId="21C20653"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lastRenderedPageBreak/>
              <w:t>3</w:t>
            </w:r>
            <w:r w:rsidR="00850215">
              <w:rPr>
                <w:rFonts w:eastAsia="Times New Roman"/>
                <w:sz w:val="20"/>
                <w:szCs w:val="20"/>
                <w:lang w:val="fr-FR" w:eastAsia="zh-CN"/>
              </w:rPr>
              <w:t>0</w:t>
            </w:r>
          </w:p>
        </w:tc>
        <w:tc>
          <w:tcPr>
            <w:tcW w:w="8500" w:type="dxa"/>
            <w:vAlign w:val="center"/>
          </w:tcPr>
          <w:p w14:paraId="5B67832F" w14:textId="14E7D4C7" w:rsidR="009E31C2" w:rsidRPr="00D8799A" w:rsidRDefault="009E31C2" w:rsidP="009E31C2">
            <w:pPr>
              <w:spacing w:line="240" w:lineRule="auto"/>
              <w:rPr>
                <w:rFonts w:eastAsia="Times New Roman"/>
                <w:sz w:val="20"/>
                <w:szCs w:val="20"/>
                <w:lang w:val="fr-FR" w:eastAsia="zh-CN"/>
              </w:rPr>
            </w:pPr>
            <w:r w:rsidRPr="00D8799A">
              <w:rPr>
                <w:color w:val="424242"/>
                <w:sz w:val="20"/>
                <w:szCs w:val="20"/>
              </w:rPr>
              <w:t xml:space="preserve">4.3. </w:t>
            </w:r>
            <w:proofErr w:type="spellStart"/>
            <w:r w:rsidRPr="00D8799A">
              <w:rPr>
                <w:color w:val="424242"/>
                <w:sz w:val="20"/>
                <w:szCs w:val="20"/>
              </w:rPr>
              <w:t>Réaliser</w:t>
            </w:r>
            <w:proofErr w:type="spellEnd"/>
            <w:r w:rsidRPr="00D8799A">
              <w:rPr>
                <w:color w:val="424242"/>
                <w:sz w:val="20"/>
                <w:szCs w:val="20"/>
              </w:rPr>
              <w:t xml:space="preserve"> la triangulation des données des populations pour </w:t>
            </w:r>
            <w:proofErr w:type="spellStart"/>
            <w:r w:rsidRPr="00D8799A">
              <w:rPr>
                <w:color w:val="424242"/>
                <w:sz w:val="20"/>
                <w:szCs w:val="20"/>
              </w:rPr>
              <w:t>l'obtention</w:t>
            </w:r>
            <w:proofErr w:type="spellEnd"/>
            <w:r w:rsidRPr="00D8799A">
              <w:rPr>
                <w:color w:val="424242"/>
                <w:sz w:val="20"/>
                <w:szCs w:val="20"/>
              </w:rPr>
              <w:t xml:space="preserve"> des </w:t>
            </w:r>
            <w:proofErr w:type="spellStart"/>
            <w:r w:rsidRPr="00D8799A">
              <w:rPr>
                <w:color w:val="424242"/>
                <w:sz w:val="20"/>
                <w:szCs w:val="20"/>
              </w:rPr>
              <w:t>cibles</w:t>
            </w:r>
            <w:proofErr w:type="spellEnd"/>
            <w:r w:rsidRPr="00D8799A">
              <w:rPr>
                <w:color w:val="424242"/>
                <w:sz w:val="20"/>
                <w:szCs w:val="20"/>
              </w:rPr>
              <w:t xml:space="preserve"> </w:t>
            </w:r>
            <w:proofErr w:type="spellStart"/>
            <w:r w:rsidRPr="00D8799A">
              <w:rPr>
                <w:color w:val="424242"/>
                <w:sz w:val="20"/>
                <w:szCs w:val="20"/>
              </w:rPr>
              <w:t>oppérationnelles</w:t>
            </w:r>
            <w:proofErr w:type="spellEnd"/>
            <w:r w:rsidRPr="00D8799A">
              <w:rPr>
                <w:color w:val="424242"/>
                <w:sz w:val="20"/>
                <w:szCs w:val="20"/>
              </w:rPr>
              <w:t>.</w:t>
            </w:r>
          </w:p>
        </w:tc>
      </w:tr>
      <w:tr w:rsidR="009E31C2" w:rsidRPr="00D8799A" w14:paraId="04C51395" w14:textId="77777777" w:rsidTr="4EF77C7B">
        <w:trPr>
          <w:trHeight w:val="399"/>
        </w:trPr>
        <w:tc>
          <w:tcPr>
            <w:tcW w:w="562" w:type="dxa"/>
          </w:tcPr>
          <w:p w14:paraId="54B4155B" w14:textId="68AD7A1D"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1</w:t>
            </w:r>
          </w:p>
        </w:tc>
        <w:tc>
          <w:tcPr>
            <w:tcW w:w="8500" w:type="dxa"/>
            <w:hideMark/>
          </w:tcPr>
          <w:p w14:paraId="1BA42FA8" w14:textId="090EE348"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4.4. </w:t>
            </w:r>
            <w:proofErr w:type="spellStart"/>
            <w:r w:rsidRPr="00D8799A">
              <w:rPr>
                <w:sz w:val="20"/>
                <w:szCs w:val="20"/>
              </w:rPr>
              <w:t>Réaliser</w:t>
            </w:r>
            <w:proofErr w:type="spellEnd"/>
            <w:r w:rsidRPr="00D8799A">
              <w:rPr>
                <w:sz w:val="20"/>
                <w:szCs w:val="20"/>
              </w:rPr>
              <w:t xml:space="preserve"> les estimations de couverture </w:t>
            </w:r>
            <w:proofErr w:type="spellStart"/>
            <w:r w:rsidRPr="00D8799A">
              <w:rPr>
                <w:sz w:val="20"/>
                <w:szCs w:val="20"/>
              </w:rPr>
              <w:t>vaccinale</w:t>
            </w:r>
            <w:proofErr w:type="spellEnd"/>
            <w:r w:rsidRPr="00D8799A">
              <w:rPr>
                <w:sz w:val="20"/>
                <w:szCs w:val="20"/>
              </w:rPr>
              <w:t xml:space="preserve"> des provinces pour </w:t>
            </w:r>
            <w:proofErr w:type="spellStart"/>
            <w:r w:rsidRPr="00D8799A">
              <w:rPr>
                <w:sz w:val="20"/>
                <w:szCs w:val="20"/>
              </w:rPr>
              <w:t>l'obtention</w:t>
            </w:r>
            <w:proofErr w:type="spellEnd"/>
            <w:r w:rsidRPr="00D8799A">
              <w:rPr>
                <w:sz w:val="20"/>
                <w:szCs w:val="20"/>
              </w:rPr>
              <w:t xml:space="preserve"> et de </w:t>
            </w:r>
            <w:proofErr w:type="spellStart"/>
            <w:r w:rsidRPr="00D8799A">
              <w:rPr>
                <w:sz w:val="20"/>
                <w:szCs w:val="20"/>
              </w:rPr>
              <w:t>leurs</w:t>
            </w:r>
            <w:proofErr w:type="spellEnd"/>
            <w:r w:rsidRPr="00D8799A">
              <w:rPr>
                <w:sz w:val="20"/>
                <w:szCs w:val="20"/>
              </w:rPr>
              <w:t xml:space="preserve"> Zones de </w:t>
            </w:r>
            <w:proofErr w:type="gramStart"/>
            <w:r w:rsidRPr="00D8799A">
              <w:rPr>
                <w:sz w:val="20"/>
                <w:szCs w:val="20"/>
              </w:rPr>
              <w:t>Santé(</w:t>
            </w:r>
            <w:proofErr w:type="gramEnd"/>
            <w:r w:rsidRPr="00D8799A">
              <w:rPr>
                <w:sz w:val="20"/>
                <w:szCs w:val="20"/>
              </w:rPr>
              <w:t>ESNIC).</w:t>
            </w:r>
          </w:p>
        </w:tc>
      </w:tr>
      <w:tr w:rsidR="009E31C2" w:rsidRPr="00D8799A" w14:paraId="1BFFA3ED" w14:textId="77777777" w:rsidTr="4EF77C7B">
        <w:trPr>
          <w:trHeight w:val="506"/>
        </w:trPr>
        <w:tc>
          <w:tcPr>
            <w:tcW w:w="562" w:type="dxa"/>
          </w:tcPr>
          <w:p w14:paraId="178CDC8D" w14:textId="4BA4D3A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2</w:t>
            </w:r>
          </w:p>
        </w:tc>
        <w:tc>
          <w:tcPr>
            <w:tcW w:w="8500" w:type="dxa"/>
            <w:hideMark/>
          </w:tcPr>
          <w:p w14:paraId="11F5C127" w14:textId="67FB4B94"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 4.5. Doter </w:t>
            </w:r>
            <w:proofErr w:type="spellStart"/>
            <w:r w:rsidRPr="00D8799A">
              <w:rPr>
                <w:sz w:val="20"/>
                <w:szCs w:val="20"/>
              </w:rPr>
              <w:t>chaque</w:t>
            </w:r>
            <w:proofErr w:type="spellEnd"/>
            <w:r w:rsidRPr="00D8799A">
              <w:rPr>
                <w:sz w:val="20"/>
                <w:szCs w:val="20"/>
              </w:rPr>
              <w:t xml:space="preserve"> ESS des </w:t>
            </w:r>
            <w:proofErr w:type="spellStart"/>
            <w:r w:rsidRPr="00D8799A">
              <w:rPr>
                <w:sz w:val="20"/>
                <w:szCs w:val="20"/>
              </w:rPr>
              <w:t>outils</w:t>
            </w:r>
            <w:proofErr w:type="spellEnd"/>
            <w:r w:rsidRPr="00D8799A">
              <w:rPr>
                <w:sz w:val="20"/>
                <w:szCs w:val="20"/>
              </w:rPr>
              <w:t xml:space="preserve"> de gestion des données </w:t>
            </w:r>
            <w:proofErr w:type="spellStart"/>
            <w:r w:rsidRPr="00D8799A">
              <w:rPr>
                <w:sz w:val="20"/>
                <w:szCs w:val="20"/>
              </w:rPr>
              <w:t>spécifiques</w:t>
            </w:r>
            <w:proofErr w:type="spellEnd"/>
            <w:r w:rsidRPr="00D8799A">
              <w:rPr>
                <w:sz w:val="20"/>
                <w:szCs w:val="20"/>
              </w:rPr>
              <w:t xml:space="preserve"> du </w:t>
            </w:r>
            <w:proofErr w:type="gramStart"/>
            <w:r w:rsidRPr="00D8799A">
              <w:rPr>
                <w:sz w:val="20"/>
                <w:szCs w:val="20"/>
              </w:rPr>
              <w:t>PEV  (</w:t>
            </w:r>
            <w:proofErr w:type="gramEnd"/>
            <w:r w:rsidRPr="00D8799A">
              <w:rPr>
                <w:sz w:val="20"/>
                <w:szCs w:val="20"/>
              </w:rPr>
              <w:t xml:space="preserve">fiches de </w:t>
            </w:r>
            <w:proofErr w:type="spellStart"/>
            <w:r w:rsidRPr="00D8799A">
              <w:rPr>
                <w:sz w:val="20"/>
                <w:szCs w:val="20"/>
              </w:rPr>
              <w:t>pointage</w:t>
            </w:r>
            <w:proofErr w:type="spellEnd"/>
            <w:r w:rsidRPr="00D8799A">
              <w:rPr>
                <w:sz w:val="20"/>
                <w:szCs w:val="20"/>
              </w:rPr>
              <w:t xml:space="preserve">, </w:t>
            </w:r>
            <w:proofErr w:type="spellStart"/>
            <w:r w:rsidRPr="00D8799A">
              <w:rPr>
                <w:sz w:val="20"/>
                <w:szCs w:val="20"/>
              </w:rPr>
              <w:t>régistre</w:t>
            </w:r>
            <w:proofErr w:type="spellEnd"/>
            <w:r w:rsidRPr="00D8799A">
              <w:rPr>
                <w:sz w:val="20"/>
                <w:szCs w:val="20"/>
              </w:rPr>
              <w:t xml:space="preserve"> de </w:t>
            </w:r>
            <w:proofErr w:type="spellStart"/>
            <w:proofErr w:type="gramStart"/>
            <w:r w:rsidRPr="00D8799A">
              <w:rPr>
                <w:sz w:val="20"/>
                <w:szCs w:val="20"/>
              </w:rPr>
              <w:t>vaccination,Nouvelles</w:t>
            </w:r>
            <w:proofErr w:type="spellEnd"/>
            <w:proofErr w:type="gramEnd"/>
            <w:r w:rsidRPr="00D8799A">
              <w:rPr>
                <w:sz w:val="20"/>
                <w:szCs w:val="20"/>
              </w:rPr>
              <w:t xml:space="preserve"> </w:t>
            </w:r>
            <w:proofErr w:type="spellStart"/>
            <w:r w:rsidRPr="00D8799A">
              <w:rPr>
                <w:sz w:val="20"/>
                <w:szCs w:val="20"/>
              </w:rPr>
              <w:t>cartes</w:t>
            </w:r>
            <w:proofErr w:type="spellEnd"/>
            <w:r w:rsidRPr="00D8799A">
              <w:rPr>
                <w:sz w:val="20"/>
                <w:szCs w:val="20"/>
              </w:rPr>
              <w:t xml:space="preserve"> de vaccination-CPS)</w:t>
            </w:r>
          </w:p>
        </w:tc>
      </w:tr>
      <w:tr w:rsidR="009E31C2" w:rsidRPr="00D8799A" w14:paraId="0A23B20D" w14:textId="77777777" w:rsidTr="4EF77C7B">
        <w:trPr>
          <w:trHeight w:val="414"/>
        </w:trPr>
        <w:tc>
          <w:tcPr>
            <w:tcW w:w="562" w:type="dxa"/>
            <w:shd w:val="clear" w:color="auto" w:fill="C5EEFF" w:themeFill="background2" w:themeFillTint="33"/>
          </w:tcPr>
          <w:p w14:paraId="39407BC3" w14:textId="18A0F469"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3</w:t>
            </w:r>
          </w:p>
        </w:tc>
        <w:tc>
          <w:tcPr>
            <w:tcW w:w="8500" w:type="dxa"/>
            <w:shd w:val="clear" w:color="auto" w:fill="C5EEFF" w:themeFill="background2" w:themeFillTint="33"/>
            <w:hideMark/>
          </w:tcPr>
          <w:p w14:paraId="79D8B84F" w14:textId="543EBF63"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 4.</w:t>
            </w:r>
            <w:proofErr w:type="gramStart"/>
            <w:r w:rsidRPr="00D8799A">
              <w:rPr>
                <w:sz w:val="20"/>
                <w:szCs w:val="20"/>
              </w:rPr>
              <w:t>6.Contribuer</w:t>
            </w:r>
            <w:proofErr w:type="gramEnd"/>
            <w:r w:rsidRPr="00D8799A">
              <w:rPr>
                <w:sz w:val="20"/>
                <w:szCs w:val="20"/>
              </w:rPr>
              <w:t xml:space="preserve"> à </w:t>
            </w:r>
            <w:proofErr w:type="spellStart"/>
            <w:r w:rsidRPr="00D8799A">
              <w:rPr>
                <w:sz w:val="20"/>
                <w:szCs w:val="20"/>
              </w:rPr>
              <w:t>l'impression</w:t>
            </w:r>
            <w:proofErr w:type="spellEnd"/>
            <w:r w:rsidRPr="00D8799A">
              <w:rPr>
                <w:sz w:val="20"/>
                <w:szCs w:val="20"/>
              </w:rPr>
              <w:t xml:space="preserve">   des </w:t>
            </w:r>
            <w:proofErr w:type="spellStart"/>
            <w:r w:rsidRPr="00D8799A">
              <w:rPr>
                <w:sz w:val="20"/>
                <w:szCs w:val="20"/>
              </w:rPr>
              <w:t>outils</w:t>
            </w:r>
            <w:proofErr w:type="spellEnd"/>
            <w:r w:rsidRPr="00D8799A">
              <w:rPr>
                <w:sz w:val="20"/>
                <w:szCs w:val="20"/>
              </w:rPr>
              <w:t xml:space="preserve"> </w:t>
            </w:r>
            <w:proofErr w:type="spellStart"/>
            <w:r w:rsidRPr="00D8799A">
              <w:rPr>
                <w:sz w:val="20"/>
                <w:szCs w:val="20"/>
              </w:rPr>
              <w:t>intégrés</w:t>
            </w:r>
            <w:proofErr w:type="spellEnd"/>
            <w:r w:rsidRPr="00D8799A">
              <w:rPr>
                <w:sz w:val="20"/>
                <w:szCs w:val="20"/>
              </w:rPr>
              <w:t xml:space="preserve"> du SNIS dans les provinces de </w:t>
            </w:r>
            <w:proofErr w:type="spellStart"/>
            <w:proofErr w:type="gramStart"/>
            <w:r w:rsidRPr="00D8799A">
              <w:rPr>
                <w:sz w:val="20"/>
                <w:szCs w:val="20"/>
              </w:rPr>
              <w:t>Maindombe,Kasai</w:t>
            </w:r>
            <w:proofErr w:type="spellEnd"/>
            <w:proofErr w:type="gramEnd"/>
            <w:r w:rsidRPr="00D8799A">
              <w:rPr>
                <w:sz w:val="20"/>
                <w:szCs w:val="20"/>
              </w:rPr>
              <w:t xml:space="preserve"> </w:t>
            </w:r>
            <w:proofErr w:type="spellStart"/>
            <w:proofErr w:type="gramStart"/>
            <w:r w:rsidRPr="00D8799A">
              <w:rPr>
                <w:sz w:val="20"/>
                <w:szCs w:val="20"/>
              </w:rPr>
              <w:t>oriental,Tshopo</w:t>
            </w:r>
            <w:proofErr w:type="gramEnd"/>
            <w:r w:rsidRPr="00D8799A">
              <w:rPr>
                <w:sz w:val="20"/>
                <w:szCs w:val="20"/>
              </w:rPr>
              <w:t>,</w:t>
            </w:r>
            <w:proofErr w:type="gramStart"/>
            <w:r w:rsidRPr="00D8799A">
              <w:rPr>
                <w:sz w:val="20"/>
                <w:szCs w:val="20"/>
              </w:rPr>
              <w:t>Mongala,Haut</w:t>
            </w:r>
            <w:proofErr w:type="spellEnd"/>
            <w:proofErr w:type="gramEnd"/>
            <w:r w:rsidRPr="00D8799A">
              <w:rPr>
                <w:sz w:val="20"/>
                <w:szCs w:val="20"/>
              </w:rPr>
              <w:t xml:space="preserve"> </w:t>
            </w:r>
            <w:proofErr w:type="spellStart"/>
            <w:proofErr w:type="gramStart"/>
            <w:r w:rsidRPr="00D8799A">
              <w:rPr>
                <w:sz w:val="20"/>
                <w:szCs w:val="20"/>
              </w:rPr>
              <w:t>Katanga,Nord</w:t>
            </w:r>
            <w:proofErr w:type="spellEnd"/>
            <w:proofErr w:type="gramEnd"/>
            <w:r w:rsidRPr="00D8799A">
              <w:rPr>
                <w:sz w:val="20"/>
                <w:szCs w:val="20"/>
              </w:rPr>
              <w:t xml:space="preserve"> </w:t>
            </w:r>
            <w:proofErr w:type="spellStart"/>
            <w:proofErr w:type="gramStart"/>
            <w:r w:rsidRPr="00D8799A">
              <w:rPr>
                <w:sz w:val="20"/>
                <w:szCs w:val="20"/>
              </w:rPr>
              <w:t>Kivu,Sud</w:t>
            </w:r>
            <w:proofErr w:type="spellEnd"/>
            <w:proofErr w:type="gramEnd"/>
            <w:r w:rsidRPr="00D8799A">
              <w:rPr>
                <w:sz w:val="20"/>
                <w:szCs w:val="20"/>
              </w:rPr>
              <w:t xml:space="preserve"> </w:t>
            </w:r>
            <w:proofErr w:type="spellStart"/>
            <w:proofErr w:type="gramStart"/>
            <w:r w:rsidRPr="00D8799A">
              <w:rPr>
                <w:sz w:val="20"/>
                <w:szCs w:val="20"/>
              </w:rPr>
              <w:t>Kivu,Ituri</w:t>
            </w:r>
            <w:proofErr w:type="spellEnd"/>
            <w:proofErr w:type="gramEnd"/>
            <w:r w:rsidRPr="00D8799A">
              <w:rPr>
                <w:sz w:val="20"/>
                <w:szCs w:val="20"/>
              </w:rPr>
              <w:t xml:space="preserve"> et </w:t>
            </w:r>
            <w:proofErr w:type="spellStart"/>
            <w:r w:rsidRPr="00D8799A">
              <w:rPr>
                <w:sz w:val="20"/>
                <w:szCs w:val="20"/>
              </w:rPr>
              <w:t>Tshuapa</w:t>
            </w:r>
            <w:proofErr w:type="spellEnd"/>
            <w:r w:rsidR="00202ABF">
              <w:rPr>
                <w:sz w:val="20"/>
                <w:szCs w:val="20"/>
              </w:rPr>
              <w:t>(s)</w:t>
            </w:r>
          </w:p>
        </w:tc>
      </w:tr>
      <w:tr w:rsidR="009E31C2" w:rsidRPr="00D8799A" w14:paraId="5EB4B084" w14:textId="77777777" w:rsidTr="4EF77C7B">
        <w:trPr>
          <w:trHeight w:val="279"/>
        </w:trPr>
        <w:tc>
          <w:tcPr>
            <w:tcW w:w="562" w:type="dxa"/>
            <w:shd w:val="clear" w:color="auto" w:fill="C5EEFF" w:themeFill="background2" w:themeFillTint="33"/>
          </w:tcPr>
          <w:p w14:paraId="1672603C" w14:textId="63F7E69D"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4</w:t>
            </w:r>
          </w:p>
        </w:tc>
        <w:tc>
          <w:tcPr>
            <w:tcW w:w="8500" w:type="dxa"/>
            <w:shd w:val="clear" w:color="auto" w:fill="C5EEFF" w:themeFill="background2" w:themeFillTint="33"/>
            <w:hideMark/>
          </w:tcPr>
          <w:p w14:paraId="3CE2AA86" w14:textId="2EB2A3BA"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4.7. </w:t>
            </w:r>
            <w:proofErr w:type="spellStart"/>
            <w:r w:rsidRPr="00D8799A">
              <w:rPr>
                <w:sz w:val="20"/>
                <w:szCs w:val="20"/>
              </w:rPr>
              <w:t>Appuyer</w:t>
            </w:r>
            <w:proofErr w:type="spellEnd"/>
            <w:r w:rsidRPr="00D8799A">
              <w:rPr>
                <w:sz w:val="20"/>
                <w:szCs w:val="20"/>
              </w:rPr>
              <w:t xml:space="preserve"> </w:t>
            </w:r>
            <w:proofErr w:type="spellStart"/>
            <w:r w:rsidRPr="00D8799A">
              <w:rPr>
                <w:sz w:val="20"/>
                <w:szCs w:val="20"/>
              </w:rPr>
              <w:t>l'organisation</w:t>
            </w:r>
            <w:proofErr w:type="spellEnd"/>
            <w:r w:rsidRPr="00D8799A">
              <w:rPr>
                <w:sz w:val="20"/>
                <w:szCs w:val="20"/>
              </w:rPr>
              <w:t xml:space="preserve"> </w:t>
            </w:r>
            <w:proofErr w:type="spellStart"/>
            <w:r w:rsidRPr="00D8799A">
              <w:rPr>
                <w:sz w:val="20"/>
                <w:szCs w:val="20"/>
              </w:rPr>
              <w:t>systématique</w:t>
            </w:r>
            <w:proofErr w:type="spellEnd"/>
            <w:r w:rsidRPr="00D8799A">
              <w:rPr>
                <w:sz w:val="20"/>
                <w:szCs w:val="20"/>
              </w:rPr>
              <w:t xml:space="preserve"> des </w:t>
            </w:r>
            <w:proofErr w:type="spellStart"/>
            <w:r w:rsidRPr="00D8799A">
              <w:rPr>
                <w:sz w:val="20"/>
                <w:szCs w:val="20"/>
              </w:rPr>
              <w:t>réunions</w:t>
            </w:r>
            <w:proofErr w:type="spellEnd"/>
            <w:r w:rsidRPr="00D8799A">
              <w:rPr>
                <w:sz w:val="20"/>
                <w:szCs w:val="20"/>
              </w:rPr>
              <w:t xml:space="preserve"> de </w:t>
            </w:r>
            <w:proofErr w:type="spellStart"/>
            <w:r w:rsidRPr="00D8799A">
              <w:rPr>
                <w:sz w:val="20"/>
                <w:szCs w:val="20"/>
              </w:rPr>
              <w:t>monitorage</w:t>
            </w:r>
            <w:proofErr w:type="spellEnd"/>
            <w:r w:rsidRPr="00D8799A">
              <w:rPr>
                <w:sz w:val="20"/>
                <w:szCs w:val="20"/>
              </w:rPr>
              <w:t xml:space="preserve"> </w:t>
            </w:r>
            <w:proofErr w:type="spellStart"/>
            <w:r w:rsidRPr="00D8799A">
              <w:rPr>
                <w:sz w:val="20"/>
                <w:szCs w:val="20"/>
              </w:rPr>
              <w:t>mensuel</w:t>
            </w:r>
            <w:proofErr w:type="spellEnd"/>
            <w:r w:rsidRPr="00D8799A">
              <w:rPr>
                <w:sz w:val="20"/>
                <w:szCs w:val="20"/>
              </w:rPr>
              <w:t xml:space="preserve"> au </w:t>
            </w:r>
            <w:proofErr w:type="spellStart"/>
            <w:r w:rsidRPr="00D8799A">
              <w:rPr>
                <w:sz w:val="20"/>
                <w:szCs w:val="20"/>
              </w:rPr>
              <w:t>niveau</w:t>
            </w:r>
            <w:proofErr w:type="spellEnd"/>
            <w:r w:rsidRPr="00D8799A">
              <w:rPr>
                <w:sz w:val="20"/>
                <w:szCs w:val="20"/>
              </w:rPr>
              <w:t xml:space="preserve"> des AS et BCZS dans les DPS de la </w:t>
            </w:r>
            <w:proofErr w:type="spellStart"/>
            <w:proofErr w:type="gramStart"/>
            <w:r w:rsidRPr="00D8799A">
              <w:rPr>
                <w:sz w:val="20"/>
                <w:szCs w:val="20"/>
              </w:rPr>
              <w:t>Tshopo,Mongala</w:t>
            </w:r>
            <w:proofErr w:type="gramEnd"/>
            <w:r w:rsidRPr="00D8799A">
              <w:rPr>
                <w:sz w:val="20"/>
                <w:szCs w:val="20"/>
              </w:rPr>
              <w:t>,Kasai</w:t>
            </w:r>
            <w:proofErr w:type="spellEnd"/>
            <w:r w:rsidRPr="00D8799A">
              <w:rPr>
                <w:sz w:val="20"/>
                <w:szCs w:val="20"/>
              </w:rPr>
              <w:t xml:space="preserve"> </w:t>
            </w:r>
            <w:proofErr w:type="spellStart"/>
            <w:proofErr w:type="gramStart"/>
            <w:r w:rsidRPr="00D8799A">
              <w:rPr>
                <w:sz w:val="20"/>
                <w:szCs w:val="20"/>
              </w:rPr>
              <w:t>Oriental,Maindombe</w:t>
            </w:r>
            <w:proofErr w:type="gramEnd"/>
            <w:r w:rsidRPr="00D8799A">
              <w:rPr>
                <w:sz w:val="20"/>
                <w:szCs w:val="20"/>
              </w:rPr>
              <w:t>,Haut</w:t>
            </w:r>
            <w:proofErr w:type="spellEnd"/>
            <w:r w:rsidRPr="00D8799A">
              <w:rPr>
                <w:sz w:val="20"/>
                <w:szCs w:val="20"/>
              </w:rPr>
              <w:t xml:space="preserve"> Katanga et </w:t>
            </w:r>
            <w:proofErr w:type="spellStart"/>
            <w:r w:rsidRPr="00D8799A">
              <w:rPr>
                <w:sz w:val="20"/>
                <w:szCs w:val="20"/>
              </w:rPr>
              <w:t>Tshuapa.s</w:t>
            </w:r>
            <w:proofErr w:type="spellEnd"/>
          </w:p>
        </w:tc>
      </w:tr>
      <w:tr w:rsidR="009E31C2" w:rsidRPr="00D8799A" w14:paraId="133B9633" w14:textId="77777777" w:rsidTr="4EF77C7B">
        <w:trPr>
          <w:trHeight w:val="611"/>
        </w:trPr>
        <w:tc>
          <w:tcPr>
            <w:tcW w:w="562" w:type="dxa"/>
            <w:shd w:val="clear" w:color="auto" w:fill="C5EEFF" w:themeFill="background2" w:themeFillTint="33"/>
          </w:tcPr>
          <w:p w14:paraId="54E4AFFD" w14:textId="7AFCCEB3"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5</w:t>
            </w:r>
          </w:p>
        </w:tc>
        <w:tc>
          <w:tcPr>
            <w:tcW w:w="8500" w:type="dxa"/>
            <w:shd w:val="clear" w:color="auto" w:fill="C5EEFF" w:themeFill="background2" w:themeFillTint="33"/>
            <w:hideMark/>
          </w:tcPr>
          <w:p w14:paraId="6440564C" w14:textId="2B8CB99F"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4.10. </w:t>
            </w:r>
            <w:proofErr w:type="spellStart"/>
            <w:r w:rsidRPr="00D8799A">
              <w:rPr>
                <w:sz w:val="20"/>
                <w:szCs w:val="20"/>
              </w:rPr>
              <w:t>Réaliser</w:t>
            </w:r>
            <w:proofErr w:type="spellEnd"/>
            <w:r w:rsidRPr="00D8799A">
              <w:rPr>
                <w:sz w:val="20"/>
                <w:szCs w:val="20"/>
              </w:rPr>
              <w:t xml:space="preserve"> </w:t>
            </w:r>
            <w:proofErr w:type="spellStart"/>
            <w:r w:rsidRPr="00D8799A">
              <w:rPr>
                <w:sz w:val="20"/>
                <w:szCs w:val="20"/>
              </w:rPr>
              <w:t>trimestriellement</w:t>
            </w:r>
            <w:proofErr w:type="spellEnd"/>
            <w:r w:rsidRPr="00D8799A">
              <w:rPr>
                <w:sz w:val="20"/>
                <w:szCs w:val="20"/>
              </w:rPr>
              <w:t xml:space="preserve"> le Lot Quality Assurance Sampling (LQAS) </w:t>
            </w:r>
            <w:proofErr w:type="spellStart"/>
            <w:r w:rsidRPr="00D8799A">
              <w:rPr>
                <w:sz w:val="20"/>
                <w:szCs w:val="20"/>
              </w:rPr>
              <w:t>en</w:t>
            </w:r>
            <w:proofErr w:type="spellEnd"/>
            <w:r w:rsidRPr="00D8799A">
              <w:rPr>
                <w:sz w:val="20"/>
                <w:szCs w:val="20"/>
              </w:rPr>
              <w:t xml:space="preserve"> routine pour </w:t>
            </w:r>
            <w:proofErr w:type="spellStart"/>
            <w:r w:rsidRPr="00D8799A">
              <w:rPr>
                <w:sz w:val="20"/>
                <w:szCs w:val="20"/>
              </w:rPr>
              <w:t>mesurer</w:t>
            </w:r>
            <w:proofErr w:type="spellEnd"/>
            <w:r w:rsidRPr="00D8799A">
              <w:rPr>
                <w:sz w:val="20"/>
                <w:szCs w:val="20"/>
              </w:rPr>
              <w:t xml:space="preserve"> les performances des 6 DPS </w:t>
            </w:r>
            <w:proofErr w:type="spellStart"/>
            <w:r w:rsidRPr="00D8799A">
              <w:rPr>
                <w:sz w:val="20"/>
                <w:szCs w:val="20"/>
              </w:rPr>
              <w:t>necessitant</w:t>
            </w:r>
            <w:proofErr w:type="spellEnd"/>
            <w:r w:rsidRPr="00D8799A">
              <w:rPr>
                <w:sz w:val="20"/>
                <w:szCs w:val="20"/>
              </w:rPr>
              <w:t xml:space="preserve"> un </w:t>
            </w:r>
            <w:proofErr w:type="spellStart"/>
            <w:r w:rsidRPr="00D8799A">
              <w:rPr>
                <w:sz w:val="20"/>
                <w:szCs w:val="20"/>
              </w:rPr>
              <w:t>appui</w:t>
            </w:r>
            <w:proofErr w:type="spellEnd"/>
            <w:r w:rsidRPr="00D8799A">
              <w:rPr>
                <w:sz w:val="20"/>
                <w:szCs w:val="20"/>
              </w:rPr>
              <w:t xml:space="preserve"> </w:t>
            </w:r>
            <w:proofErr w:type="spellStart"/>
            <w:r w:rsidRPr="00D8799A">
              <w:rPr>
                <w:sz w:val="20"/>
                <w:szCs w:val="20"/>
              </w:rPr>
              <w:t>spécifiques</w:t>
            </w:r>
            <w:proofErr w:type="spellEnd"/>
            <w:r w:rsidRPr="00D8799A">
              <w:rPr>
                <w:sz w:val="20"/>
                <w:szCs w:val="20"/>
              </w:rPr>
              <w:t xml:space="preserve"> (</w:t>
            </w:r>
            <w:proofErr w:type="spellStart"/>
            <w:r w:rsidRPr="00D8799A">
              <w:rPr>
                <w:sz w:val="20"/>
                <w:szCs w:val="20"/>
              </w:rPr>
              <w:t>Tshopo</w:t>
            </w:r>
            <w:proofErr w:type="spellEnd"/>
            <w:r w:rsidRPr="00D8799A">
              <w:rPr>
                <w:sz w:val="20"/>
                <w:szCs w:val="20"/>
              </w:rPr>
              <w:t xml:space="preserve">, </w:t>
            </w:r>
            <w:proofErr w:type="spellStart"/>
            <w:r w:rsidRPr="00D8799A">
              <w:rPr>
                <w:sz w:val="20"/>
                <w:szCs w:val="20"/>
              </w:rPr>
              <w:t>Maindombe</w:t>
            </w:r>
            <w:proofErr w:type="spellEnd"/>
            <w:r w:rsidRPr="00D8799A">
              <w:rPr>
                <w:sz w:val="20"/>
                <w:szCs w:val="20"/>
              </w:rPr>
              <w:t xml:space="preserve">, Kasai Oriental, </w:t>
            </w:r>
            <w:proofErr w:type="spellStart"/>
            <w:r w:rsidRPr="00D8799A">
              <w:rPr>
                <w:sz w:val="20"/>
                <w:szCs w:val="20"/>
              </w:rPr>
              <w:t>Mongala</w:t>
            </w:r>
            <w:proofErr w:type="spellEnd"/>
            <w:r w:rsidRPr="00D8799A">
              <w:rPr>
                <w:sz w:val="20"/>
                <w:szCs w:val="20"/>
              </w:rPr>
              <w:t xml:space="preserve">, Haut </w:t>
            </w:r>
            <w:proofErr w:type="spellStart"/>
            <w:proofErr w:type="gramStart"/>
            <w:r w:rsidRPr="00D8799A">
              <w:rPr>
                <w:sz w:val="20"/>
                <w:szCs w:val="20"/>
              </w:rPr>
              <w:t>Katanga,Tshuapa</w:t>
            </w:r>
            <w:proofErr w:type="spellEnd"/>
            <w:proofErr w:type="gramEnd"/>
            <w:r w:rsidRPr="00D8799A">
              <w:rPr>
                <w:sz w:val="20"/>
                <w:szCs w:val="20"/>
              </w:rPr>
              <w:t>)(s)</w:t>
            </w:r>
          </w:p>
        </w:tc>
      </w:tr>
      <w:tr w:rsidR="009E31C2" w:rsidRPr="00D8799A" w14:paraId="6BFD5562" w14:textId="77777777" w:rsidTr="4EF77C7B">
        <w:trPr>
          <w:trHeight w:val="280"/>
        </w:trPr>
        <w:tc>
          <w:tcPr>
            <w:tcW w:w="562" w:type="dxa"/>
          </w:tcPr>
          <w:p w14:paraId="6FFDEE47" w14:textId="44F7F645"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6</w:t>
            </w:r>
          </w:p>
        </w:tc>
        <w:tc>
          <w:tcPr>
            <w:tcW w:w="8500" w:type="dxa"/>
            <w:hideMark/>
          </w:tcPr>
          <w:p w14:paraId="7BAB0C21" w14:textId="06B29A0F" w:rsidR="009E31C2" w:rsidRPr="00D8799A" w:rsidRDefault="009E31C2" w:rsidP="009E31C2">
            <w:pPr>
              <w:spacing w:line="240" w:lineRule="auto"/>
              <w:rPr>
                <w:rFonts w:eastAsia="Times New Roman"/>
                <w:sz w:val="20"/>
                <w:szCs w:val="20"/>
                <w:lang w:val="fr-FR" w:eastAsia="zh-CN"/>
              </w:rPr>
            </w:pPr>
            <w:r w:rsidRPr="00D8799A">
              <w:rPr>
                <w:sz w:val="20"/>
                <w:szCs w:val="20"/>
              </w:rPr>
              <w:t>4.</w:t>
            </w:r>
            <w:proofErr w:type="gramStart"/>
            <w:r w:rsidRPr="00D8799A">
              <w:rPr>
                <w:sz w:val="20"/>
                <w:szCs w:val="20"/>
              </w:rPr>
              <w:t>12.Organiser</w:t>
            </w:r>
            <w:proofErr w:type="gramEnd"/>
            <w:r w:rsidRPr="00D8799A">
              <w:rPr>
                <w:sz w:val="20"/>
                <w:szCs w:val="20"/>
              </w:rPr>
              <w:t xml:space="preserve"> les ateliers </w:t>
            </w:r>
            <w:proofErr w:type="spellStart"/>
            <w:r w:rsidRPr="00D8799A">
              <w:rPr>
                <w:sz w:val="20"/>
                <w:szCs w:val="20"/>
              </w:rPr>
              <w:t>d'amélioration</w:t>
            </w:r>
            <w:proofErr w:type="spellEnd"/>
            <w:r w:rsidRPr="00D8799A">
              <w:rPr>
                <w:sz w:val="20"/>
                <w:szCs w:val="20"/>
              </w:rPr>
              <w:t xml:space="preserve"> des données à </w:t>
            </w:r>
            <w:proofErr w:type="spellStart"/>
            <w:r w:rsidRPr="00D8799A">
              <w:rPr>
                <w:sz w:val="20"/>
                <w:szCs w:val="20"/>
              </w:rPr>
              <w:t>tous</w:t>
            </w:r>
            <w:proofErr w:type="spellEnd"/>
            <w:r w:rsidRPr="00D8799A">
              <w:rPr>
                <w:sz w:val="20"/>
                <w:szCs w:val="20"/>
              </w:rPr>
              <w:t xml:space="preserve"> les </w:t>
            </w:r>
            <w:proofErr w:type="spellStart"/>
            <w:r w:rsidRPr="00D8799A">
              <w:rPr>
                <w:sz w:val="20"/>
                <w:szCs w:val="20"/>
              </w:rPr>
              <w:t>niveaux</w:t>
            </w:r>
            <w:proofErr w:type="spellEnd"/>
            <w:r w:rsidRPr="00D8799A">
              <w:rPr>
                <w:sz w:val="20"/>
                <w:szCs w:val="20"/>
              </w:rPr>
              <w:t xml:space="preserve"> (Validation des données des 26 DPS, Joint Reporting </w:t>
            </w:r>
            <w:proofErr w:type="gramStart"/>
            <w:r w:rsidRPr="00D8799A">
              <w:rPr>
                <w:sz w:val="20"/>
                <w:szCs w:val="20"/>
              </w:rPr>
              <w:t>Form(</w:t>
            </w:r>
            <w:proofErr w:type="gramEnd"/>
            <w:r w:rsidRPr="00D8799A">
              <w:rPr>
                <w:sz w:val="20"/>
                <w:szCs w:val="20"/>
              </w:rPr>
              <w:t xml:space="preserve">JRF) pour les 26 DPS </w:t>
            </w:r>
            <w:r w:rsidRPr="00202ABF">
              <w:rPr>
                <w:sz w:val="20"/>
                <w:szCs w:val="20"/>
              </w:rPr>
              <w:t xml:space="preserve">et </w:t>
            </w:r>
            <w:proofErr w:type="spellStart"/>
            <w:r w:rsidRPr="00202ABF">
              <w:rPr>
                <w:sz w:val="20"/>
                <w:szCs w:val="20"/>
              </w:rPr>
              <w:t>analyse</w:t>
            </w:r>
            <w:proofErr w:type="spellEnd"/>
            <w:r w:rsidRPr="00202ABF">
              <w:rPr>
                <w:sz w:val="20"/>
                <w:szCs w:val="20"/>
              </w:rPr>
              <w:t xml:space="preserve"> des données pour les 6 DPS </w:t>
            </w:r>
            <w:proofErr w:type="spellStart"/>
            <w:r w:rsidRPr="00202ABF">
              <w:rPr>
                <w:sz w:val="20"/>
                <w:szCs w:val="20"/>
              </w:rPr>
              <w:t>necessitant</w:t>
            </w:r>
            <w:proofErr w:type="spellEnd"/>
            <w:r w:rsidRPr="00202ABF">
              <w:rPr>
                <w:sz w:val="20"/>
                <w:szCs w:val="20"/>
              </w:rPr>
              <w:t xml:space="preserve"> un </w:t>
            </w:r>
            <w:proofErr w:type="spellStart"/>
            <w:r w:rsidRPr="00202ABF">
              <w:rPr>
                <w:sz w:val="20"/>
                <w:szCs w:val="20"/>
              </w:rPr>
              <w:t>appui</w:t>
            </w:r>
            <w:proofErr w:type="spellEnd"/>
            <w:r w:rsidRPr="00202ABF">
              <w:rPr>
                <w:sz w:val="20"/>
                <w:szCs w:val="20"/>
              </w:rPr>
              <w:t xml:space="preserve"> </w:t>
            </w:r>
            <w:proofErr w:type="spellStart"/>
            <w:r w:rsidRPr="00202ABF">
              <w:rPr>
                <w:sz w:val="20"/>
                <w:szCs w:val="20"/>
              </w:rPr>
              <w:t>spécifique</w:t>
            </w:r>
            <w:proofErr w:type="spellEnd"/>
            <w:r w:rsidRPr="00202ABF">
              <w:rPr>
                <w:sz w:val="20"/>
                <w:szCs w:val="20"/>
              </w:rPr>
              <w:t xml:space="preserve"> </w:t>
            </w:r>
            <w:proofErr w:type="gramStart"/>
            <w:r w:rsidRPr="00202ABF">
              <w:rPr>
                <w:sz w:val="20"/>
                <w:szCs w:val="20"/>
              </w:rPr>
              <w:t xml:space="preserve">( </w:t>
            </w:r>
            <w:proofErr w:type="spellStart"/>
            <w:r w:rsidRPr="00202ABF">
              <w:rPr>
                <w:sz w:val="20"/>
                <w:szCs w:val="20"/>
              </w:rPr>
              <w:t>Mongala</w:t>
            </w:r>
            <w:proofErr w:type="spellEnd"/>
            <w:proofErr w:type="gramEnd"/>
            <w:r w:rsidRPr="00202ABF">
              <w:rPr>
                <w:sz w:val="20"/>
                <w:szCs w:val="20"/>
              </w:rPr>
              <w:t xml:space="preserve">, Kasai Oriental, </w:t>
            </w:r>
            <w:proofErr w:type="spellStart"/>
            <w:r w:rsidRPr="00202ABF">
              <w:rPr>
                <w:sz w:val="20"/>
                <w:szCs w:val="20"/>
              </w:rPr>
              <w:t>Maindombe</w:t>
            </w:r>
            <w:proofErr w:type="spellEnd"/>
            <w:r w:rsidRPr="00202ABF">
              <w:rPr>
                <w:sz w:val="20"/>
                <w:szCs w:val="20"/>
              </w:rPr>
              <w:t xml:space="preserve">, </w:t>
            </w:r>
            <w:proofErr w:type="spellStart"/>
            <w:r w:rsidRPr="00202ABF">
              <w:rPr>
                <w:sz w:val="20"/>
                <w:szCs w:val="20"/>
              </w:rPr>
              <w:t>Tshopo</w:t>
            </w:r>
            <w:proofErr w:type="spellEnd"/>
            <w:r w:rsidRPr="00202ABF">
              <w:rPr>
                <w:sz w:val="20"/>
                <w:szCs w:val="20"/>
              </w:rPr>
              <w:t xml:space="preserve">, Haut Katanga et </w:t>
            </w:r>
            <w:proofErr w:type="spellStart"/>
            <w:proofErr w:type="gramStart"/>
            <w:r w:rsidRPr="00202ABF">
              <w:rPr>
                <w:sz w:val="20"/>
                <w:szCs w:val="20"/>
              </w:rPr>
              <w:t>Tshuapa</w:t>
            </w:r>
            <w:proofErr w:type="spellEnd"/>
            <w:r w:rsidRPr="00202ABF">
              <w:rPr>
                <w:sz w:val="20"/>
                <w:szCs w:val="20"/>
              </w:rPr>
              <w:t>)(</w:t>
            </w:r>
            <w:proofErr w:type="gramEnd"/>
            <w:r w:rsidRPr="00202ABF">
              <w:rPr>
                <w:sz w:val="20"/>
                <w:szCs w:val="20"/>
              </w:rPr>
              <w:t>s)</w:t>
            </w:r>
          </w:p>
        </w:tc>
      </w:tr>
      <w:tr w:rsidR="009E31C2" w:rsidRPr="00D8799A" w14:paraId="408067DC" w14:textId="77777777" w:rsidTr="4EF77C7B">
        <w:trPr>
          <w:trHeight w:val="266"/>
        </w:trPr>
        <w:tc>
          <w:tcPr>
            <w:tcW w:w="562" w:type="dxa"/>
          </w:tcPr>
          <w:p w14:paraId="70C17321" w14:textId="27BEECCA"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7</w:t>
            </w:r>
          </w:p>
        </w:tc>
        <w:tc>
          <w:tcPr>
            <w:tcW w:w="8500" w:type="dxa"/>
            <w:hideMark/>
          </w:tcPr>
          <w:p w14:paraId="486AB3CC" w14:textId="2D967154"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4.14. </w:t>
            </w:r>
            <w:proofErr w:type="spellStart"/>
            <w:r w:rsidRPr="00D8799A">
              <w:rPr>
                <w:sz w:val="20"/>
                <w:szCs w:val="20"/>
              </w:rPr>
              <w:t>Mettre</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place un cadre </w:t>
            </w:r>
            <w:proofErr w:type="spellStart"/>
            <w:r w:rsidRPr="00D8799A">
              <w:rPr>
                <w:sz w:val="20"/>
                <w:szCs w:val="20"/>
              </w:rPr>
              <w:t>mixte</w:t>
            </w:r>
            <w:proofErr w:type="spellEnd"/>
            <w:r w:rsidRPr="00D8799A">
              <w:rPr>
                <w:sz w:val="20"/>
                <w:szCs w:val="20"/>
              </w:rPr>
              <w:t xml:space="preserve"> </w:t>
            </w:r>
            <w:proofErr w:type="spellStart"/>
            <w:r w:rsidRPr="00D8799A">
              <w:rPr>
                <w:sz w:val="20"/>
                <w:szCs w:val="20"/>
              </w:rPr>
              <w:t>d'analyse</w:t>
            </w:r>
            <w:proofErr w:type="spellEnd"/>
            <w:r w:rsidRPr="00D8799A">
              <w:rPr>
                <w:sz w:val="20"/>
                <w:szCs w:val="20"/>
              </w:rPr>
              <w:t xml:space="preserve"> et de </w:t>
            </w:r>
            <w:proofErr w:type="spellStart"/>
            <w:r w:rsidRPr="00D8799A">
              <w:rPr>
                <w:sz w:val="20"/>
                <w:szCs w:val="20"/>
              </w:rPr>
              <w:t>suivi</w:t>
            </w:r>
            <w:proofErr w:type="spellEnd"/>
            <w:r w:rsidRPr="00D8799A">
              <w:rPr>
                <w:sz w:val="20"/>
                <w:szCs w:val="20"/>
              </w:rPr>
              <w:t xml:space="preserve"> de </w:t>
            </w:r>
            <w:proofErr w:type="spellStart"/>
            <w:r w:rsidRPr="00D8799A">
              <w:rPr>
                <w:sz w:val="20"/>
                <w:szCs w:val="20"/>
              </w:rPr>
              <w:t>l'utilisation</w:t>
            </w:r>
            <w:proofErr w:type="spellEnd"/>
            <w:r w:rsidRPr="00D8799A">
              <w:rPr>
                <w:sz w:val="20"/>
                <w:szCs w:val="20"/>
              </w:rPr>
              <w:t xml:space="preserve"> des données des </w:t>
            </w:r>
            <w:proofErr w:type="spellStart"/>
            <w:r w:rsidRPr="00D8799A">
              <w:rPr>
                <w:sz w:val="20"/>
                <w:szCs w:val="20"/>
              </w:rPr>
              <w:t>enquêtes</w:t>
            </w:r>
            <w:proofErr w:type="spellEnd"/>
            <w:r w:rsidRPr="00D8799A">
              <w:rPr>
                <w:sz w:val="20"/>
                <w:szCs w:val="20"/>
              </w:rPr>
              <w:t>.</w:t>
            </w:r>
          </w:p>
        </w:tc>
      </w:tr>
      <w:tr w:rsidR="009E31C2" w:rsidRPr="00D8799A" w14:paraId="2CA7F457" w14:textId="77777777" w:rsidTr="4EF77C7B">
        <w:trPr>
          <w:trHeight w:val="416"/>
        </w:trPr>
        <w:tc>
          <w:tcPr>
            <w:tcW w:w="562" w:type="dxa"/>
          </w:tcPr>
          <w:p w14:paraId="191D3918" w14:textId="1852A6DF"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3</w:t>
            </w:r>
            <w:r w:rsidR="00850215">
              <w:rPr>
                <w:rFonts w:eastAsia="Times New Roman"/>
                <w:sz w:val="20"/>
                <w:szCs w:val="20"/>
                <w:lang w:val="fr-FR" w:eastAsia="zh-CN"/>
              </w:rPr>
              <w:t>8</w:t>
            </w:r>
          </w:p>
        </w:tc>
        <w:tc>
          <w:tcPr>
            <w:tcW w:w="8500" w:type="dxa"/>
            <w:hideMark/>
          </w:tcPr>
          <w:p w14:paraId="1123FCDA" w14:textId="63B5128D"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4.16 </w:t>
            </w:r>
            <w:proofErr w:type="spellStart"/>
            <w:r w:rsidRPr="00D8799A">
              <w:rPr>
                <w:sz w:val="20"/>
                <w:szCs w:val="20"/>
              </w:rPr>
              <w:t>Standardiser</w:t>
            </w:r>
            <w:proofErr w:type="spellEnd"/>
            <w:r w:rsidRPr="00D8799A">
              <w:rPr>
                <w:sz w:val="20"/>
                <w:szCs w:val="20"/>
              </w:rPr>
              <w:t xml:space="preserve"> le </w:t>
            </w:r>
            <w:proofErr w:type="spellStart"/>
            <w:r w:rsidRPr="00D8799A">
              <w:rPr>
                <w:sz w:val="20"/>
                <w:szCs w:val="20"/>
              </w:rPr>
              <w:t>mécanisme</w:t>
            </w:r>
            <w:proofErr w:type="spellEnd"/>
            <w:r w:rsidRPr="00D8799A">
              <w:rPr>
                <w:sz w:val="20"/>
                <w:szCs w:val="20"/>
              </w:rPr>
              <w:t xml:space="preserve"> </w:t>
            </w:r>
            <w:proofErr w:type="spellStart"/>
            <w:r w:rsidRPr="00D8799A">
              <w:rPr>
                <w:sz w:val="20"/>
                <w:szCs w:val="20"/>
              </w:rPr>
              <w:t>d'interopérabilité</w:t>
            </w:r>
            <w:proofErr w:type="spellEnd"/>
            <w:r w:rsidRPr="00D8799A">
              <w:rPr>
                <w:sz w:val="20"/>
                <w:szCs w:val="20"/>
              </w:rPr>
              <w:t xml:space="preserve"> pour </w:t>
            </w:r>
            <w:proofErr w:type="spellStart"/>
            <w:r w:rsidRPr="00D8799A">
              <w:rPr>
                <w:sz w:val="20"/>
                <w:szCs w:val="20"/>
              </w:rPr>
              <w:t>toutes</w:t>
            </w:r>
            <w:proofErr w:type="spellEnd"/>
            <w:r w:rsidRPr="00D8799A">
              <w:rPr>
                <w:sz w:val="20"/>
                <w:szCs w:val="20"/>
              </w:rPr>
              <w:t xml:space="preserve"> les </w:t>
            </w:r>
            <w:proofErr w:type="spellStart"/>
            <w:r w:rsidRPr="00D8799A">
              <w:rPr>
                <w:sz w:val="20"/>
                <w:szCs w:val="20"/>
              </w:rPr>
              <w:t>activités</w:t>
            </w:r>
            <w:proofErr w:type="spellEnd"/>
            <w:r w:rsidRPr="00D8799A">
              <w:rPr>
                <w:sz w:val="20"/>
                <w:szCs w:val="20"/>
              </w:rPr>
              <w:t xml:space="preserve"> </w:t>
            </w:r>
            <w:proofErr w:type="spellStart"/>
            <w:r w:rsidRPr="00D8799A">
              <w:rPr>
                <w:sz w:val="20"/>
                <w:szCs w:val="20"/>
              </w:rPr>
              <w:t>numériques</w:t>
            </w:r>
            <w:proofErr w:type="spellEnd"/>
            <w:r w:rsidRPr="00D8799A">
              <w:rPr>
                <w:sz w:val="20"/>
                <w:szCs w:val="20"/>
              </w:rPr>
              <w:t xml:space="preserve"> sur la vaccination</w:t>
            </w:r>
          </w:p>
        </w:tc>
      </w:tr>
      <w:tr w:rsidR="009E31C2" w:rsidRPr="00D8799A" w14:paraId="0A039B1F" w14:textId="77777777" w:rsidTr="4EF77C7B">
        <w:trPr>
          <w:trHeight w:val="406"/>
        </w:trPr>
        <w:tc>
          <w:tcPr>
            <w:tcW w:w="562" w:type="dxa"/>
          </w:tcPr>
          <w:p w14:paraId="42556979" w14:textId="62A40774" w:rsidR="009E31C2" w:rsidRPr="00D8799A" w:rsidRDefault="00850215" w:rsidP="009E31C2">
            <w:pPr>
              <w:spacing w:line="240" w:lineRule="auto"/>
              <w:rPr>
                <w:rFonts w:eastAsia="Times New Roman"/>
                <w:sz w:val="20"/>
                <w:szCs w:val="20"/>
                <w:lang w:val="fr-FR" w:eastAsia="zh-CN"/>
              </w:rPr>
            </w:pPr>
            <w:r>
              <w:rPr>
                <w:rFonts w:eastAsia="Times New Roman"/>
                <w:sz w:val="20"/>
                <w:szCs w:val="20"/>
                <w:lang w:val="fr-FR" w:eastAsia="zh-CN"/>
              </w:rPr>
              <w:t>39</w:t>
            </w:r>
          </w:p>
        </w:tc>
        <w:tc>
          <w:tcPr>
            <w:tcW w:w="8500" w:type="dxa"/>
            <w:hideMark/>
          </w:tcPr>
          <w:p w14:paraId="61BC25D1" w14:textId="68C2359A"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 4.17 </w:t>
            </w:r>
            <w:proofErr w:type="spellStart"/>
            <w:r w:rsidRPr="00D8799A">
              <w:rPr>
                <w:sz w:val="20"/>
                <w:szCs w:val="20"/>
              </w:rPr>
              <w:t>Créer</w:t>
            </w:r>
            <w:proofErr w:type="spellEnd"/>
            <w:r w:rsidRPr="00D8799A">
              <w:rPr>
                <w:sz w:val="20"/>
                <w:szCs w:val="20"/>
              </w:rPr>
              <w:t xml:space="preserve"> un </w:t>
            </w:r>
            <w:proofErr w:type="spellStart"/>
            <w:r w:rsidRPr="00D8799A">
              <w:rPr>
                <w:sz w:val="20"/>
                <w:szCs w:val="20"/>
              </w:rPr>
              <w:t>système</w:t>
            </w:r>
            <w:proofErr w:type="spellEnd"/>
            <w:r w:rsidRPr="00D8799A">
              <w:rPr>
                <w:sz w:val="20"/>
                <w:szCs w:val="20"/>
              </w:rPr>
              <w:t xml:space="preserve"> </w:t>
            </w:r>
            <w:proofErr w:type="spellStart"/>
            <w:r w:rsidRPr="00D8799A">
              <w:rPr>
                <w:sz w:val="20"/>
                <w:szCs w:val="20"/>
              </w:rPr>
              <w:t>d'interopérabilité</w:t>
            </w:r>
            <w:proofErr w:type="spellEnd"/>
            <w:r w:rsidRPr="00D8799A">
              <w:rPr>
                <w:sz w:val="20"/>
                <w:szCs w:val="20"/>
              </w:rPr>
              <w:t xml:space="preserve"> de </w:t>
            </w:r>
            <w:proofErr w:type="spellStart"/>
            <w:r w:rsidRPr="00D8799A">
              <w:rPr>
                <w:sz w:val="20"/>
                <w:szCs w:val="20"/>
              </w:rPr>
              <w:t>l'outil</w:t>
            </w:r>
            <w:proofErr w:type="spellEnd"/>
            <w:r w:rsidRPr="00D8799A">
              <w:rPr>
                <w:sz w:val="20"/>
                <w:szCs w:val="20"/>
              </w:rPr>
              <w:t xml:space="preserve"> Gestion PEV et E </w:t>
            </w:r>
            <w:proofErr w:type="spellStart"/>
            <w:r w:rsidRPr="00D8799A">
              <w:rPr>
                <w:sz w:val="20"/>
                <w:szCs w:val="20"/>
              </w:rPr>
              <w:t>Surv</w:t>
            </w:r>
            <w:proofErr w:type="spellEnd"/>
            <w:r w:rsidRPr="00D8799A">
              <w:rPr>
                <w:sz w:val="20"/>
                <w:szCs w:val="20"/>
              </w:rPr>
              <w:t xml:space="preserve">/e WARS avec DIHS2 et le </w:t>
            </w:r>
            <w:proofErr w:type="spellStart"/>
            <w:r w:rsidRPr="00D8799A">
              <w:rPr>
                <w:sz w:val="20"/>
                <w:szCs w:val="20"/>
              </w:rPr>
              <w:t>transfert</w:t>
            </w:r>
            <w:proofErr w:type="spellEnd"/>
            <w:r w:rsidRPr="00D8799A">
              <w:rPr>
                <w:sz w:val="20"/>
                <w:szCs w:val="20"/>
              </w:rPr>
              <w:t xml:space="preserve"> des </w:t>
            </w:r>
            <w:proofErr w:type="spellStart"/>
            <w:r w:rsidRPr="00D8799A">
              <w:rPr>
                <w:sz w:val="20"/>
                <w:szCs w:val="20"/>
              </w:rPr>
              <w:t>compétences</w:t>
            </w:r>
            <w:proofErr w:type="spellEnd"/>
            <w:r w:rsidRPr="00D8799A">
              <w:rPr>
                <w:sz w:val="20"/>
                <w:szCs w:val="20"/>
              </w:rPr>
              <w:t xml:space="preserve"> par rapport à la </w:t>
            </w:r>
            <w:proofErr w:type="spellStart"/>
            <w:proofErr w:type="gramStart"/>
            <w:r w:rsidRPr="00D8799A">
              <w:rPr>
                <w:sz w:val="20"/>
                <w:szCs w:val="20"/>
              </w:rPr>
              <w:t>conception,l'utilisation</w:t>
            </w:r>
            <w:proofErr w:type="spellEnd"/>
            <w:proofErr w:type="gramEnd"/>
            <w:r w:rsidRPr="00D8799A">
              <w:rPr>
                <w:sz w:val="20"/>
                <w:szCs w:val="20"/>
              </w:rPr>
              <w:t xml:space="preserve"> et </w:t>
            </w:r>
            <w:proofErr w:type="spellStart"/>
            <w:r w:rsidRPr="00D8799A">
              <w:rPr>
                <w:sz w:val="20"/>
                <w:szCs w:val="20"/>
              </w:rPr>
              <w:t>l'analyse</w:t>
            </w:r>
            <w:proofErr w:type="spellEnd"/>
            <w:r w:rsidRPr="00D8799A">
              <w:rPr>
                <w:sz w:val="20"/>
                <w:szCs w:val="20"/>
              </w:rPr>
              <w:t xml:space="preserve"> des données.</w:t>
            </w:r>
          </w:p>
        </w:tc>
      </w:tr>
      <w:tr w:rsidR="009E31C2" w:rsidRPr="00D8799A" w14:paraId="77B586F7" w14:textId="77777777" w:rsidTr="4EF77C7B">
        <w:trPr>
          <w:trHeight w:val="498"/>
        </w:trPr>
        <w:tc>
          <w:tcPr>
            <w:tcW w:w="562" w:type="dxa"/>
          </w:tcPr>
          <w:p w14:paraId="47629FB8" w14:textId="3848CCD2"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0</w:t>
            </w:r>
          </w:p>
        </w:tc>
        <w:tc>
          <w:tcPr>
            <w:tcW w:w="8500" w:type="dxa"/>
            <w:hideMark/>
          </w:tcPr>
          <w:p w14:paraId="2D963D2C" w14:textId="6D85B961"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4.18. </w:t>
            </w:r>
            <w:proofErr w:type="spellStart"/>
            <w:r w:rsidRPr="00D8799A">
              <w:rPr>
                <w:sz w:val="20"/>
                <w:szCs w:val="20"/>
              </w:rPr>
              <w:t>Appuyer</w:t>
            </w:r>
            <w:proofErr w:type="spellEnd"/>
            <w:r w:rsidRPr="00D8799A">
              <w:rPr>
                <w:sz w:val="20"/>
                <w:szCs w:val="20"/>
              </w:rPr>
              <w:t xml:space="preserve"> </w:t>
            </w:r>
            <w:r w:rsidR="00A758D6" w:rsidRPr="00D8799A">
              <w:rPr>
                <w:sz w:val="20"/>
                <w:szCs w:val="20"/>
              </w:rPr>
              <w:t>les formations</w:t>
            </w:r>
            <w:r w:rsidRPr="00D8799A">
              <w:rPr>
                <w:sz w:val="20"/>
                <w:szCs w:val="20"/>
              </w:rPr>
              <w:t xml:space="preserve"> des experts du </w:t>
            </w:r>
            <w:proofErr w:type="spellStart"/>
            <w:r w:rsidRPr="00D8799A">
              <w:rPr>
                <w:sz w:val="20"/>
                <w:szCs w:val="20"/>
              </w:rPr>
              <w:t>niveau</w:t>
            </w:r>
            <w:proofErr w:type="spellEnd"/>
            <w:r w:rsidRPr="00D8799A">
              <w:rPr>
                <w:sz w:val="20"/>
                <w:szCs w:val="20"/>
              </w:rPr>
              <w:t xml:space="preserve"> central aux </w:t>
            </w:r>
            <w:proofErr w:type="spellStart"/>
            <w:r w:rsidRPr="00D8799A">
              <w:rPr>
                <w:sz w:val="20"/>
                <w:szCs w:val="20"/>
              </w:rPr>
              <w:t>académies</w:t>
            </w:r>
            <w:proofErr w:type="spellEnd"/>
            <w:r w:rsidRPr="00D8799A">
              <w:rPr>
                <w:sz w:val="20"/>
                <w:szCs w:val="20"/>
              </w:rPr>
              <w:t xml:space="preserve"> DHIS2 et </w:t>
            </w:r>
            <w:proofErr w:type="spellStart"/>
            <w:proofErr w:type="gramStart"/>
            <w:r w:rsidRPr="00D8799A">
              <w:rPr>
                <w:sz w:val="20"/>
                <w:szCs w:val="20"/>
              </w:rPr>
              <w:t>leurs</w:t>
            </w:r>
            <w:proofErr w:type="spellEnd"/>
            <w:r w:rsidRPr="00D8799A">
              <w:rPr>
                <w:sz w:val="20"/>
                <w:szCs w:val="20"/>
              </w:rPr>
              <w:t xml:space="preserve">  participation</w:t>
            </w:r>
            <w:proofErr w:type="gramEnd"/>
            <w:r w:rsidRPr="00D8799A">
              <w:rPr>
                <w:sz w:val="20"/>
                <w:szCs w:val="20"/>
              </w:rPr>
              <w:t xml:space="preserve"> aux </w:t>
            </w:r>
            <w:proofErr w:type="spellStart"/>
            <w:r w:rsidRPr="00D8799A">
              <w:rPr>
                <w:sz w:val="20"/>
                <w:szCs w:val="20"/>
              </w:rPr>
              <w:t>conférences</w:t>
            </w:r>
            <w:proofErr w:type="spellEnd"/>
            <w:r w:rsidRPr="00D8799A">
              <w:rPr>
                <w:sz w:val="20"/>
                <w:szCs w:val="20"/>
              </w:rPr>
              <w:t xml:space="preserve"> </w:t>
            </w:r>
            <w:proofErr w:type="spellStart"/>
            <w:r w:rsidRPr="00D8799A">
              <w:rPr>
                <w:sz w:val="20"/>
                <w:szCs w:val="20"/>
              </w:rPr>
              <w:t>intenationales</w:t>
            </w:r>
            <w:proofErr w:type="spellEnd"/>
            <w:r w:rsidRPr="00D8799A">
              <w:rPr>
                <w:sz w:val="20"/>
                <w:szCs w:val="20"/>
              </w:rPr>
              <w:t>.</w:t>
            </w:r>
          </w:p>
        </w:tc>
      </w:tr>
      <w:tr w:rsidR="009E31C2" w:rsidRPr="00D8799A" w14:paraId="239AF3DC" w14:textId="77777777" w:rsidTr="4EF77C7B">
        <w:trPr>
          <w:trHeight w:val="278"/>
        </w:trPr>
        <w:tc>
          <w:tcPr>
            <w:tcW w:w="562" w:type="dxa"/>
          </w:tcPr>
          <w:p w14:paraId="0A07A499" w14:textId="30330FA6"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1</w:t>
            </w:r>
          </w:p>
        </w:tc>
        <w:tc>
          <w:tcPr>
            <w:tcW w:w="8500" w:type="dxa"/>
            <w:vAlign w:val="center"/>
            <w:hideMark/>
          </w:tcPr>
          <w:p w14:paraId="62424697" w14:textId="24B7CCFA" w:rsidR="009E31C2" w:rsidRPr="00D8799A" w:rsidRDefault="009E31C2" w:rsidP="009E31C2">
            <w:pPr>
              <w:spacing w:line="240" w:lineRule="auto"/>
              <w:rPr>
                <w:rFonts w:eastAsia="Times New Roman"/>
                <w:sz w:val="20"/>
                <w:szCs w:val="20"/>
                <w:lang w:val="fr-FR" w:eastAsia="zh-CN"/>
              </w:rPr>
            </w:pPr>
            <w:r w:rsidRPr="00D8799A">
              <w:rPr>
                <w:color w:val="424242"/>
                <w:sz w:val="20"/>
                <w:szCs w:val="20"/>
              </w:rPr>
              <w:t xml:space="preserve">4.19. </w:t>
            </w:r>
            <w:proofErr w:type="spellStart"/>
            <w:r w:rsidRPr="00D8799A">
              <w:rPr>
                <w:color w:val="424242"/>
                <w:sz w:val="20"/>
                <w:szCs w:val="20"/>
              </w:rPr>
              <w:t>Appuyer</w:t>
            </w:r>
            <w:proofErr w:type="spellEnd"/>
            <w:r w:rsidRPr="00D8799A">
              <w:rPr>
                <w:color w:val="424242"/>
                <w:sz w:val="20"/>
                <w:szCs w:val="20"/>
              </w:rPr>
              <w:t xml:space="preserve"> la </w:t>
            </w:r>
            <w:proofErr w:type="spellStart"/>
            <w:r w:rsidRPr="00D8799A">
              <w:rPr>
                <w:color w:val="424242"/>
                <w:sz w:val="20"/>
                <w:szCs w:val="20"/>
              </w:rPr>
              <w:t>connexion</w:t>
            </w:r>
            <w:proofErr w:type="spellEnd"/>
            <w:r w:rsidRPr="00D8799A">
              <w:rPr>
                <w:color w:val="424242"/>
                <w:sz w:val="20"/>
                <w:szCs w:val="20"/>
              </w:rPr>
              <w:t xml:space="preserve"> internet </w:t>
            </w:r>
            <w:proofErr w:type="spellStart"/>
            <w:r w:rsidRPr="00D8799A">
              <w:rPr>
                <w:color w:val="424242"/>
                <w:sz w:val="20"/>
                <w:szCs w:val="20"/>
              </w:rPr>
              <w:t>adaptée</w:t>
            </w:r>
            <w:proofErr w:type="spellEnd"/>
            <w:r w:rsidRPr="00D8799A">
              <w:rPr>
                <w:color w:val="424242"/>
                <w:sz w:val="20"/>
                <w:szCs w:val="20"/>
              </w:rPr>
              <w:t xml:space="preserve"> au </w:t>
            </w:r>
            <w:proofErr w:type="spellStart"/>
            <w:r w:rsidRPr="00D8799A">
              <w:rPr>
                <w:color w:val="424242"/>
                <w:sz w:val="20"/>
                <w:szCs w:val="20"/>
              </w:rPr>
              <w:t>contexte</w:t>
            </w:r>
            <w:proofErr w:type="spellEnd"/>
            <w:r w:rsidRPr="00D8799A">
              <w:rPr>
                <w:color w:val="424242"/>
                <w:sz w:val="20"/>
                <w:szCs w:val="20"/>
              </w:rPr>
              <w:t xml:space="preserve"> de </w:t>
            </w:r>
            <w:proofErr w:type="spellStart"/>
            <w:r w:rsidRPr="00D8799A">
              <w:rPr>
                <w:color w:val="424242"/>
                <w:sz w:val="20"/>
                <w:szCs w:val="20"/>
              </w:rPr>
              <w:t>chaque</w:t>
            </w:r>
            <w:proofErr w:type="spellEnd"/>
            <w:r w:rsidRPr="00D8799A">
              <w:rPr>
                <w:color w:val="424242"/>
                <w:sz w:val="20"/>
                <w:szCs w:val="20"/>
              </w:rPr>
              <w:t xml:space="preserve"> ZS des 6 DPS </w:t>
            </w:r>
            <w:proofErr w:type="spellStart"/>
            <w:r w:rsidRPr="00D8799A">
              <w:rPr>
                <w:color w:val="424242"/>
                <w:sz w:val="20"/>
                <w:szCs w:val="20"/>
              </w:rPr>
              <w:t>necessitant</w:t>
            </w:r>
            <w:proofErr w:type="spellEnd"/>
            <w:r w:rsidRPr="00D8799A">
              <w:rPr>
                <w:color w:val="424242"/>
                <w:sz w:val="20"/>
                <w:szCs w:val="20"/>
              </w:rPr>
              <w:t xml:space="preserve"> un </w:t>
            </w:r>
            <w:proofErr w:type="spellStart"/>
            <w:r w:rsidRPr="00D8799A">
              <w:rPr>
                <w:color w:val="424242"/>
                <w:sz w:val="20"/>
                <w:szCs w:val="20"/>
              </w:rPr>
              <w:t>appui</w:t>
            </w:r>
            <w:proofErr w:type="spellEnd"/>
            <w:r w:rsidRPr="00D8799A">
              <w:rPr>
                <w:color w:val="424242"/>
                <w:sz w:val="20"/>
                <w:szCs w:val="20"/>
              </w:rPr>
              <w:t xml:space="preserve"> </w:t>
            </w:r>
            <w:proofErr w:type="spellStart"/>
            <w:proofErr w:type="gramStart"/>
            <w:r w:rsidRPr="00D8799A">
              <w:rPr>
                <w:color w:val="424242"/>
                <w:sz w:val="20"/>
                <w:szCs w:val="20"/>
              </w:rPr>
              <w:t>spécifique</w:t>
            </w:r>
            <w:proofErr w:type="spellEnd"/>
            <w:r w:rsidRPr="00D8799A">
              <w:rPr>
                <w:color w:val="424242"/>
                <w:sz w:val="20"/>
                <w:szCs w:val="20"/>
              </w:rPr>
              <w:t>(</w:t>
            </w:r>
            <w:proofErr w:type="spellStart"/>
            <w:r w:rsidRPr="00D8799A">
              <w:rPr>
                <w:color w:val="424242"/>
                <w:sz w:val="20"/>
                <w:szCs w:val="20"/>
              </w:rPr>
              <w:t>Tshopo,Kasai</w:t>
            </w:r>
            <w:proofErr w:type="spellEnd"/>
            <w:proofErr w:type="gramEnd"/>
            <w:r w:rsidRPr="00D8799A">
              <w:rPr>
                <w:color w:val="424242"/>
                <w:sz w:val="20"/>
                <w:szCs w:val="20"/>
              </w:rPr>
              <w:t xml:space="preserve"> </w:t>
            </w:r>
            <w:proofErr w:type="spellStart"/>
            <w:proofErr w:type="gramStart"/>
            <w:r w:rsidRPr="00D8799A">
              <w:rPr>
                <w:color w:val="424242"/>
                <w:sz w:val="20"/>
                <w:szCs w:val="20"/>
              </w:rPr>
              <w:t>oriental,Mongala</w:t>
            </w:r>
            <w:proofErr w:type="gramEnd"/>
            <w:r w:rsidRPr="00D8799A">
              <w:rPr>
                <w:color w:val="424242"/>
                <w:sz w:val="20"/>
                <w:szCs w:val="20"/>
              </w:rPr>
              <w:t>,</w:t>
            </w:r>
            <w:proofErr w:type="gramStart"/>
            <w:r w:rsidRPr="00D8799A">
              <w:rPr>
                <w:color w:val="424242"/>
                <w:sz w:val="20"/>
                <w:szCs w:val="20"/>
              </w:rPr>
              <w:t>Tshuapa,Maindombe</w:t>
            </w:r>
            <w:proofErr w:type="gramEnd"/>
            <w:r w:rsidRPr="00D8799A">
              <w:rPr>
                <w:color w:val="424242"/>
                <w:sz w:val="20"/>
                <w:szCs w:val="20"/>
              </w:rPr>
              <w:t>,Haut</w:t>
            </w:r>
            <w:proofErr w:type="spellEnd"/>
            <w:r w:rsidRPr="00D8799A">
              <w:rPr>
                <w:color w:val="424242"/>
                <w:sz w:val="20"/>
                <w:szCs w:val="20"/>
              </w:rPr>
              <w:t xml:space="preserve"> Katanga)</w:t>
            </w:r>
          </w:p>
        </w:tc>
      </w:tr>
      <w:tr w:rsidR="009E31C2" w:rsidRPr="00D8799A" w14:paraId="1C1F854B" w14:textId="77777777" w:rsidTr="4EF77C7B">
        <w:trPr>
          <w:trHeight w:val="340"/>
        </w:trPr>
        <w:tc>
          <w:tcPr>
            <w:tcW w:w="562" w:type="dxa"/>
          </w:tcPr>
          <w:p w14:paraId="0A8A1312" w14:textId="483CE7C6"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2</w:t>
            </w:r>
          </w:p>
        </w:tc>
        <w:tc>
          <w:tcPr>
            <w:tcW w:w="8500" w:type="dxa"/>
            <w:hideMark/>
          </w:tcPr>
          <w:p w14:paraId="6E0A4C57" w14:textId="2A13B0CA"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 4.21. </w:t>
            </w:r>
            <w:proofErr w:type="spellStart"/>
            <w:r w:rsidRPr="00D8799A">
              <w:rPr>
                <w:sz w:val="20"/>
                <w:szCs w:val="20"/>
              </w:rPr>
              <w:t>Paramétrer</w:t>
            </w:r>
            <w:proofErr w:type="spellEnd"/>
            <w:r w:rsidRPr="00D8799A">
              <w:rPr>
                <w:sz w:val="20"/>
                <w:szCs w:val="20"/>
              </w:rPr>
              <w:t xml:space="preserve"> la carte de score, </w:t>
            </w:r>
            <w:proofErr w:type="spellStart"/>
            <w:r w:rsidRPr="00D8799A">
              <w:rPr>
                <w:sz w:val="20"/>
                <w:szCs w:val="20"/>
              </w:rPr>
              <w:t>analyse</w:t>
            </w:r>
            <w:proofErr w:type="spellEnd"/>
            <w:r w:rsidRPr="00D8799A">
              <w:rPr>
                <w:sz w:val="20"/>
                <w:szCs w:val="20"/>
              </w:rPr>
              <w:t xml:space="preserve"> de </w:t>
            </w:r>
            <w:proofErr w:type="spellStart"/>
            <w:r w:rsidRPr="00D8799A">
              <w:rPr>
                <w:sz w:val="20"/>
                <w:szCs w:val="20"/>
              </w:rPr>
              <w:t>goulot</w:t>
            </w:r>
            <w:proofErr w:type="spellEnd"/>
            <w:r w:rsidRPr="00D8799A">
              <w:rPr>
                <w:sz w:val="20"/>
                <w:szCs w:val="20"/>
              </w:rPr>
              <w:t xml:space="preserve"> </w:t>
            </w:r>
            <w:proofErr w:type="spellStart"/>
            <w:r w:rsidRPr="00D8799A">
              <w:rPr>
                <w:sz w:val="20"/>
                <w:szCs w:val="20"/>
              </w:rPr>
              <w:t>d'étrangalement</w:t>
            </w:r>
            <w:proofErr w:type="spellEnd"/>
            <w:r w:rsidRPr="00D8799A">
              <w:rPr>
                <w:sz w:val="20"/>
                <w:szCs w:val="20"/>
              </w:rPr>
              <w:t xml:space="preserve"> et des tableaux de bord </w:t>
            </w:r>
            <w:proofErr w:type="spellStart"/>
            <w:r w:rsidRPr="00D8799A">
              <w:rPr>
                <w:sz w:val="20"/>
                <w:szCs w:val="20"/>
              </w:rPr>
              <w:t>spécifiques</w:t>
            </w:r>
            <w:proofErr w:type="spellEnd"/>
            <w:r w:rsidRPr="00D8799A">
              <w:rPr>
                <w:sz w:val="20"/>
                <w:szCs w:val="20"/>
              </w:rPr>
              <w:t xml:space="preserve"> pour le </w:t>
            </w:r>
            <w:proofErr w:type="spellStart"/>
            <w:r w:rsidRPr="00D8799A">
              <w:rPr>
                <w:sz w:val="20"/>
                <w:szCs w:val="20"/>
              </w:rPr>
              <w:t>niveau</w:t>
            </w:r>
            <w:proofErr w:type="spellEnd"/>
            <w:r w:rsidRPr="00D8799A">
              <w:rPr>
                <w:sz w:val="20"/>
                <w:szCs w:val="20"/>
              </w:rPr>
              <w:t xml:space="preserve"> central, provincial et zone de santé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utilisant</w:t>
            </w:r>
            <w:proofErr w:type="spellEnd"/>
            <w:r w:rsidRPr="00D8799A">
              <w:rPr>
                <w:sz w:val="20"/>
                <w:szCs w:val="20"/>
              </w:rPr>
              <w:t xml:space="preserve"> </w:t>
            </w:r>
            <w:proofErr w:type="spellStart"/>
            <w:r w:rsidRPr="00D8799A">
              <w:rPr>
                <w:sz w:val="20"/>
                <w:szCs w:val="20"/>
              </w:rPr>
              <w:t>l'approche</w:t>
            </w:r>
            <w:proofErr w:type="spellEnd"/>
            <w:r w:rsidRPr="00D8799A">
              <w:rPr>
                <w:sz w:val="20"/>
                <w:szCs w:val="20"/>
              </w:rPr>
              <w:t xml:space="preserve"> de </w:t>
            </w:r>
            <w:proofErr w:type="spellStart"/>
            <w:r w:rsidRPr="00D8799A">
              <w:rPr>
                <w:sz w:val="20"/>
                <w:szCs w:val="20"/>
              </w:rPr>
              <w:t>laboratoire</w:t>
            </w:r>
            <w:proofErr w:type="spellEnd"/>
            <w:r w:rsidRPr="00D8799A">
              <w:rPr>
                <w:sz w:val="20"/>
                <w:szCs w:val="20"/>
              </w:rPr>
              <w:t xml:space="preserve"> vivant.</w:t>
            </w:r>
          </w:p>
        </w:tc>
      </w:tr>
      <w:tr w:rsidR="009E31C2" w:rsidRPr="00D8799A" w14:paraId="50D8A289" w14:textId="77777777" w:rsidTr="4EF77C7B">
        <w:trPr>
          <w:trHeight w:val="262"/>
        </w:trPr>
        <w:tc>
          <w:tcPr>
            <w:tcW w:w="562" w:type="dxa"/>
          </w:tcPr>
          <w:p w14:paraId="00494014" w14:textId="5215B776"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3</w:t>
            </w:r>
          </w:p>
        </w:tc>
        <w:tc>
          <w:tcPr>
            <w:tcW w:w="8500" w:type="dxa"/>
            <w:hideMark/>
          </w:tcPr>
          <w:p w14:paraId="152BEABA" w14:textId="4099C815"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 4.22. </w:t>
            </w:r>
            <w:proofErr w:type="spellStart"/>
            <w:r w:rsidRPr="00D8799A">
              <w:rPr>
                <w:sz w:val="20"/>
                <w:szCs w:val="20"/>
              </w:rPr>
              <w:t>Organiser</w:t>
            </w:r>
            <w:proofErr w:type="spellEnd"/>
            <w:r w:rsidRPr="00D8799A">
              <w:rPr>
                <w:sz w:val="20"/>
                <w:szCs w:val="20"/>
              </w:rPr>
              <w:t xml:space="preserve"> </w:t>
            </w:r>
            <w:proofErr w:type="spellStart"/>
            <w:r w:rsidRPr="00D8799A">
              <w:rPr>
                <w:sz w:val="20"/>
                <w:szCs w:val="20"/>
              </w:rPr>
              <w:t>l'atelier</w:t>
            </w:r>
            <w:proofErr w:type="spellEnd"/>
            <w:r w:rsidRPr="00D8799A">
              <w:rPr>
                <w:sz w:val="20"/>
                <w:szCs w:val="20"/>
              </w:rPr>
              <w:t xml:space="preserve"> </w:t>
            </w:r>
            <w:proofErr w:type="spellStart"/>
            <w:r w:rsidRPr="00D8799A">
              <w:rPr>
                <w:sz w:val="20"/>
                <w:szCs w:val="20"/>
              </w:rPr>
              <w:t>d'actualisation</w:t>
            </w:r>
            <w:proofErr w:type="spellEnd"/>
            <w:r w:rsidRPr="00D8799A">
              <w:rPr>
                <w:sz w:val="20"/>
                <w:szCs w:val="20"/>
              </w:rPr>
              <w:t xml:space="preserve"> des </w:t>
            </w:r>
            <w:proofErr w:type="spellStart"/>
            <w:r w:rsidRPr="00D8799A">
              <w:rPr>
                <w:sz w:val="20"/>
                <w:szCs w:val="20"/>
              </w:rPr>
              <w:t>valeurs</w:t>
            </w:r>
            <w:proofErr w:type="spellEnd"/>
            <w:r w:rsidRPr="00D8799A">
              <w:rPr>
                <w:sz w:val="20"/>
                <w:szCs w:val="20"/>
              </w:rPr>
              <w:t xml:space="preserve"> de </w:t>
            </w:r>
            <w:proofErr w:type="spellStart"/>
            <w:r w:rsidRPr="00D8799A">
              <w:rPr>
                <w:sz w:val="20"/>
                <w:szCs w:val="20"/>
              </w:rPr>
              <w:t>référence</w:t>
            </w:r>
            <w:proofErr w:type="spellEnd"/>
            <w:r w:rsidRPr="00D8799A">
              <w:rPr>
                <w:sz w:val="20"/>
                <w:szCs w:val="20"/>
              </w:rPr>
              <w:t xml:space="preserve"> des </w:t>
            </w:r>
            <w:proofErr w:type="spellStart"/>
            <w:r w:rsidRPr="00D8799A">
              <w:rPr>
                <w:sz w:val="20"/>
                <w:szCs w:val="20"/>
              </w:rPr>
              <w:t>cibles</w:t>
            </w:r>
            <w:proofErr w:type="spellEnd"/>
            <w:r w:rsidRPr="00D8799A">
              <w:rPr>
                <w:sz w:val="20"/>
                <w:szCs w:val="20"/>
              </w:rPr>
              <w:t xml:space="preserve"> de vaccination </w:t>
            </w:r>
            <w:proofErr w:type="gramStart"/>
            <w:r w:rsidRPr="00D8799A">
              <w:rPr>
                <w:sz w:val="20"/>
                <w:szCs w:val="20"/>
              </w:rPr>
              <w:t>pour</w:t>
            </w:r>
            <w:proofErr w:type="gramEnd"/>
            <w:r w:rsidRPr="00D8799A">
              <w:rPr>
                <w:sz w:val="20"/>
                <w:szCs w:val="20"/>
              </w:rPr>
              <w:t xml:space="preserve"> les 26 DPS</w:t>
            </w:r>
          </w:p>
        </w:tc>
      </w:tr>
      <w:tr w:rsidR="00EC396C" w:rsidRPr="00D8799A" w14:paraId="5638AEBD" w14:textId="77777777" w:rsidTr="4EF77C7B">
        <w:trPr>
          <w:trHeight w:val="262"/>
        </w:trPr>
        <w:tc>
          <w:tcPr>
            <w:tcW w:w="9062" w:type="dxa"/>
            <w:gridSpan w:val="2"/>
          </w:tcPr>
          <w:p w14:paraId="39C85A30" w14:textId="05ABFF06" w:rsidR="00EC396C" w:rsidRPr="009A1424" w:rsidRDefault="3455CDAE" w:rsidP="4EF77C7B">
            <w:pPr>
              <w:spacing w:line="240" w:lineRule="auto"/>
              <w:rPr>
                <w:b/>
                <w:bCs/>
                <w:sz w:val="20"/>
                <w:szCs w:val="20"/>
                <w:lang w:val="en-US"/>
              </w:rPr>
            </w:pPr>
            <w:r w:rsidRPr="4EF77C7B">
              <w:rPr>
                <w:b/>
                <w:bCs/>
                <w:sz w:val="20"/>
                <w:szCs w:val="20"/>
                <w:lang w:val="en-US"/>
              </w:rPr>
              <w:t xml:space="preserve">Domaine </w:t>
            </w:r>
            <w:proofErr w:type="gramStart"/>
            <w:r w:rsidRPr="4EF77C7B">
              <w:rPr>
                <w:b/>
                <w:bCs/>
                <w:sz w:val="20"/>
                <w:szCs w:val="20"/>
                <w:lang w:val="en-US"/>
              </w:rPr>
              <w:t>5.</w:t>
            </w:r>
            <w:r w:rsidR="3B6D61B6" w:rsidRPr="4EF77C7B">
              <w:rPr>
                <w:b/>
                <w:bCs/>
                <w:sz w:val="20"/>
                <w:szCs w:val="20"/>
                <w:lang w:val="en-US"/>
              </w:rPr>
              <w:t>Surveillance</w:t>
            </w:r>
            <w:proofErr w:type="gramEnd"/>
            <w:r w:rsidR="3B6D61B6" w:rsidRPr="4EF77C7B">
              <w:rPr>
                <w:b/>
                <w:bCs/>
                <w:sz w:val="20"/>
                <w:szCs w:val="20"/>
                <w:lang w:val="en-US"/>
              </w:rPr>
              <w:t xml:space="preserve"> des maladies </w:t>
            </w:r>
            <w:proofErr w:type="spellStart"/>
            <w:r w:rsidR="3B6D61B6" w:rsidRPr="4EF77C7B">
              <w:rPr>
                <w:b/>
                <w:bCs/>
                <w:sz w:val="20"/>
                <w:szCs w:val="20"/>
                <w:lang w:val="en-US"/>
              </w:rPr>
              <w:t>évitables</w:t>
            </w:r>
            <w:proofErr w:type="spellEnd"/>
            <w:r w:rsidR="3B6D61B6" w:rsidRPr="4EF77C7B">
              <w:rPr>
                <w:b/>
                <w:bCs/>
                <w:sz w:val="20"/>
                <w:szCs w:val="20"/>
                <w:lang w:val="en-US"/>
              </w:rPr>
              <w:t xml:space="preserve"> par la vaccination</w:t>
            </w:r>
          </w:p>
        </w:tc>
      </w:tr>
      <w:tr w:rsidR="009E31C2" w:rsidRPr="00D8799A" w14:paraId="72A471D5" w14:textId="77777777" w:rsidTr="4EF77C7B">
        <w:trPr>
          <w:trHeight w:val="262"/>
        </w:trPr>
        <w:tc>
          <w:tcPr>
            <w:tcW w:w="562" w:type="dxa"/>
          </w:tcPr>
          <w:p w14:paraId="21E0361F" w14:textId="00EA9031"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4</w:t>
            </w:r>
          </w:p>
        </w:tc>
        <w:tc>
          <w:tcPr>
            <w:tcW w:w="8500" w:type="dxa"/>
          </w:tcPr>
          <w:p w14:paraId="318912D6" w14:textId="0D45F0CE"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5.2. </w:t>
            </w:r>
            <w:proofErr w:type="spellStart"/>
            <w:r w:rsidRPr="00D8799A">
              <w:rPr>
                <w:sz w:val="20"/>
                <w:szCs w:val="20"/>
              </w:rPr>
              <w:t>Appuyer</w:t>
            </w:r>
            <w:proofErr w:type="spellEnd"/>
            <w:r w:rsidRPr="00D8799A">
              <w:rPr>
                <w:sz w:val="20"/>
                <w:szCs w:val="20"/>
              </w:rPr>
              <w:t xml:space="preserve"> la mise </w:t>
            </w:r>
            <w:proofErr w:type="spellStart"/>
            <w:r w:rsidRPr="00D8799A">
              <w:rPr>
                <w:sz w:val="20"/>
                <w:szCs w:val="20"/>
              </w:rPr>
              <w:t>en</w:t>
            </w:r>
            <w:proofErr w:type="spellEnd"/>
            <w:r w:rsidRPr="00D8799A">
              <w:rPr>
                <w:sz w:val="20"/>
                <w:szCs w:val="20"/>
              </w:rPr>
              <w:t xml:space="preserve"> place, le </w:t>
            </w:r>
            <w:proofErr w:type="spellStart"/>
            <w:r w:rsidRPr="00D8799A">
              <w:rPr>
                <w:sz w:val="20"/>
                <w:szCs w:val="20"/>
              </w:rPr>
              <w:t>fonctionnement</w:t>
            </w:r>
            <w:proofErr w:type="spellEnd"/>
            <w:r w:rsidRPr="00D8799A">
              <w:rPr>
                <w:sz w:val="20"/>
                <w:szCs w:val="20"/>
              </w:rPr>
              <w:t xml:space="preserve"> et le </w:t>
            </w:r>
            <w:proofErr w:type="spellStart"/>
            <w:r w:rsidRPr="00D8799A">
              <w:rPr>
                <w:sz w:val="20"/>
                <w:szCs w:val="20"/>
              </w:rPr>
              <w:t>suivi</w:t>
            </w:r>
            <w:proofErr w:type="spellEnd"/>
            <w:r w:rsidRPr="00D8799A">
              <w:rPr>
                <w:sz w:val="20"/>
                <w:szCs w:val="20"/>
              </w:rPr>
              <w:t xml:space="preserve"> des sites </w:t>
            </w:r>
            <w:proofErr w:type="spellStart"/>
            <w:r w:rsidRPr="00D8799A">
              <w:rPr>
                <w:sz w:val="20"/>
                <w:szCs w:val="20"/>
              </w:rPr>
              <w:t>sentinelles</w:t>
            </w:r>
            <w:proofErr w:type="spellEnd"/>
            <w:r w:rsidRPr="00D8799A">
              <w:rPr>
                <w:sz w:val="20"/>
                <w:szCs w:val="20"/>
              </w:rPr>
              <w:t xml:space="preserve"> </w:t>
            </w:r>
            <w:proofErr w:type="spellStart"/>
            <w:r w:rsidRPr="00D8799A">
              <w:rPr>
                <w:sz w:val="20"/>
                <w:szCs w:val="20"/>
              </w:rPr>
              <w:t>selon</w:t>
            </w:r>
            <w:proofErr w:type="spellEnd"/>
            <w:r w:rsidRPr="00D8799A">
              <w:rPr>
                <w:sz w:val="20"/>
                <w:szCs w:val="20"/>
              </w:rPr>
              <w:t xml:space="preserve"> les </w:t>
            </w:r>
            <w:proofErr w:type="spellStart"/>
            <w:r w:rsidRPr="00D8799A">
              <w:rPr>
                <w:sz w:val="20"/>
                <w:szCs w:val="20"/>
              </w:rPr>
              <w:t>risques</w:t>
            </w:r>
            <w:proofErr w:type="spellEnd"/>
            <w:r w:rsidRPr="00D8799A">
              <w:rPr>
                <w:sz w:val="20"/>
                <w:szCs w:val="20"/>
              </w:rPr>
              <w:t xml:space="preserve"> </w:t>
            </w:r>
            <w:proofErr w:type="spellStart"/>
            <w:r w:rsidRPr="00D8799A">
              <w:rPr>
                <w:sz w:val="20"/>
                <w:szCs w:val="20"/>
              </w:rPr>
              <w:t>identifiés</w:t>
            </w:r>
            <w:proofErr w:type="spellEnd"/>
            <w:r w:rsidRPr="00D8799A">
              <w:rPr>
                <w:sz w:val="20"/>
                <w:szCs w:val="20"/>
              </w:rPr>
              <w:t xml:space="preserve"> dans les </w:t>
            </w:r>
            <w:proofErr w:type="gramStart"/>
            <w:r w:rsidRPr="00D8799A">
              <w:rPr>
                <w:sz w:val="20"/>
                <w:szCs w:val="20"/>
              </w:rPr>
              <w:t>DPS  de</w:t>
            </w:r>
            <w:proofErr w:type="gramEnd"/>
            <w:r w:rsidRPr="00D8799A">
              <w:rPr>
                <w:sz w:val="20"/>
                <w:szCs w:val="20"/>
              </w:rPr>
              <w:t xml:space="preserve"> </w:t>
            </w:r>
            <w:proofErr w:type="spellStart"/>
            <w:r w:rsidRPr="00D8799A">
              <w:rPr>
                <w:sz w:val="20"/>
                <w:szCs w:val="20"/>
              </w:rPr>
              <w:t>Tshopo</w:t>
            </w:r>
            <w:proofErr w:type="spellEnd"/>
            <w:r w:rsidRPr="00D8799A">
              <w:rPr>
                <w:sz w:val="20"/>
                <w:szCs w:val="20"/>
              </w:rPr>
              <w:t xml:space="preserve">, Sud Kivu, Haut Katanga, Kinshasa, Kasai Central et Kongo Central </w:t>
            </w:r>
          </w:p>
        </w:tc>
      </w:tr>
      <w:tr w:rsidR="009E31C2" w:rsidRPr="00D8799A" w14:paraId="5027455F" w14:textId="77777777" w:rsidTr="4EF77C7B">
        <w:trPr>
          <w:trHeight w:val="411"/>
        </w:trPr>
        <w:tc>
          <w:tcPr>
            <w:tcW w:w="562" w:type="dxa"/>
          </w:tcPr>
          <w:p w14:paraId="29AFED45" w14:textId="3C3AE9F9"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5</w:t>
            </w:r>
          </w:p>
        </w:tc>
        <w:tc>
          <w:tcPr>
            <w:tcW w:w="8500" w:type="dxa"/>
            <w:hideMark/>
          </w:tcPr>
          <w:p w14:paraId="5D2E3154" w14:textId="6793FDA4"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5.6. </w:t>
            </w:r>
            <w:proofErr w:type="spellStart"/>
            <w:r w:rsidRPr="00D8799A">
              <w:rPr>
                <w:sz w:val="20"/>
                <w:szCs w:val="20"/>
              </w:rPr>
              <w:t>Appuyer</w:t>
            </w:r>
            <w:proofErr w:type="spellEnd"/>
            <w:r w:rsidRPr="00D8799A">
              <w:rPr>
                <w:sz w:val="20"/>
                <w:szCs w:val="20"/>
              </w:rPr>
              <w:t xml:space="preserve"> le processus de recherche </w:t>
            </w:r>
            <w:proofErr w:type="gramStart"/>
            <w:r w:rsidRPr="00D8799A">
              <w:rPr>
                <w:sz w:val="20"/>
                <w:szCs w:val="20"/>
              </w:rPr>
              <w:t>active ,</w:t>
            </w:r>
            <w:proofErr w:type="spellStart"/>
            <w:r w:rsidRPr="00D8799A">
              <w:rPr>
                <w:sz w:val="20"/>
                <w:szCs w:val="20"/>
              </w:rPr>
              <w:t>d'investigation</w:t>
            </w:r>
            <w:proofErr w:type="spellEnd"/>
            <w:proofErr w:type="gramEnd"/>
            <w:r w:rsidRPr="00D8799A">
              <w:rPr>
                <w:sz w:val="20"/>
                <w:szCs w:val="20"/>
              </w:rPr>
              <w:t xml:space="preserve">  et de </w:t>
            </w:r>
            <w:proofErr w:type="spellStart"/>
            <w:r w:rsidRPr="00D8799A">
              <w:rPr>
                <w:sz w:val="20"/>
                <w:szCs w:val="20"/>
              </w:rPr>
              <w:t>prise</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charge des </w:t>
            </w:r>
            <w:proofErr w:type="spellStart"/>
            <w:r w:rsidRPr="00D8799A">
              <w:rPr>
                <w:sz w:val="20"/>
                <w:szCs w:val="20"/>
              </w:rPr>
              <w:t>cas</w:t>
            </w:r>
            <w:proofErr w:type="spellEnd"/>
            <w:r w:rsidRPr="00D8799A">
              <w:rPr>
                <w:sz w:val="20"/>
                <w:szCs w:val="20"/>
              </w:rPr>
              <w:t xml:space="preserve"> grave de MAPI.</w:t>
            </w:r>
          </w:p>
        </w:tc>
      </w:tr>
      <w:tr w:rsidR="009E31C2" w:rsidRPr="00D8799A" w14:paraId="45C70C13" w14:textId="77777777" w:rsidTr="4EF77C7B">
        <w:trPr>
          <w:trHeight w:val="174"/>
        </w:trPr>
        <w:tc>
          <w:tcPr>
            <w:tcW w:w="562" w:type="dxa"/>
          </w:tcPr>
          <w:p w14:paraId="0D9D2FE5" w14:textId="0A9A6D6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6</w:t>
            </w:r>
          </w:p>
        </w:tc>
        <w:tc>
          <w:tcPr>
            <w:tcW w:w="8500" w:type="dxa"/>
            <w:hideMark/>
          </w:tcPr>
          <w:p w14:paraId="62432A9F" w14:textId="62CBFFC4" w:rsidR="009E31C2" w:rsidRPr="00D8799A" w:rsidRDefault="009E31C2" w:rsidP="009E31C2">
            <w:pPr>
              <w:spacing w:line="240" w:lineRule="auto"/>
              <w:rPr>
                <w:rFonts w:eastAsia="Times New Roman"/>
                <w:sz w:val="20"/>
                <w:szCs w:val="20"/>
                <w:lang w:val="fr-FR" w:eastAsia="zh-CN"/>
              </w:rPr>
            </w:pPr>
            <w:r w:rsidRPr="00D8799A">
              <w:rPr>
                <w:sz w:val="20"/>
                <w:szCs w:val="20"/>
              </w:rPr>
              <w:t>5.7. Classifier les MAPI grave par le CENIE-MAPI.</w:t>
            </w:r>
          </w:p>
        </w:tc>
      </w:tr>
      <w:tr w:rsidR="009E31C2" w:rsidRPr="00D8799A" w14:paraId="377546A9" w14:textId="77777777" w:rsidTr="4EF77C7B">
        <w:trPr>
          <w:trHeight w:val="465"/>
        </w:trPr>
        <w:tc>
          <w:tcPr>
            <w:tcW w:w="562" w:type="dxa"/>
            <w:shd w:val="clear" w:color="auto" w:fill="C5EEFF" w:themeFill="background2" w:themeFillTint="33"/>
          </w:tcPr>
          <w:p w14:paraId="0027077A" w14:textId="4920BDE4"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7</w:t>
            </w:r>
          </w:p>
        </w:tc>
        <w:tc>
          <w:tcPr>
            <w:tcW w:w="8500" w:type="dxa"/>
            <w:shd w:val="clear" w:color="auto" w:fill="C5EEFF" w:themeFill="background2" w:themeFillTint="33"/>
            <w:hideMark/>
          </w:tcPr>
          <w:p w14:paraId="74568D3D" w14:textId="310F0CB5"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5.8. </w:t>
            </w:r>
            <w:proofErr w:type="spellStart"/>
            <w:r w:rsidRPr="00D8799A">
              <w:rPr>
                <w:sz w:val="20"/>
                <w:szCs w:val="20"/>
              </w:rPr>
              <w:t>Superviser</w:t>
            </w:r>
            <w:proofErr w:type="spellEnd"/>
            <w:r w:rsidRPr="00D8799A">
              <w:rPr>
                <w:sz w:val="20"/>
                <w:szCs w:val="20"/>
              </w:rPr>
              <w:t xml:space="preserve"> les sites </w:t>
            </w:r>
            <w:proofErr w:type="spellStart"/>
            <w:r w:rsidRPr="00D8799A">
              <w:rPr>
                <w:sz w:val="20"/>
                <w:szCs w:val="20"/>
              </w:rPr>
              <w:t>sentinelles</w:t>
            </w:r>
            <w:proofErr w:type="spellEnd"/>
            <w:r w:rsidRPr="00D8799A">
              <w:rPr>
                <w:sz w:val="20"/>
                <w:szCs w:val="20"/>
              </w:rPr>
              <w:t xml:space="preserve"> (</w:t>
            </w:r>
            <w:proofErr w:type="spellStart"/>
            <w:r w:rsidRPr="00D8799A">
              <w:rPr>
                <w:sz w:val="20"/>
                <w:szCs w:val="20"/>
              </w:rPr>
              <w:t>Tshopo</w:t>
            </w:r>
            <w:proofErr w:type="spellEnd"/>
            <w:r w:rsidRPr="00D8799A">
              <w:rPr>
                <w:sz w:val="20"/>
                <w:szCs w:val="20"/>
              </w:rPr>
              <w:t xml:space="preserve">, Sud </w:t>
            </w:r>
            <w:proofErr w:type="spellStart"/>
            <w:r w:rsidRPr="00D8799A">
              <w:rPr>
                <w:sz w:val="20"/>
                <w:szCs w:val="20"/>
              </w:rPr>
              <w:t>kivu</w:t>
            </w:r>
            <w:proofErr w:type="spellEnd"/>
            <w:r w:rsidRPr="00D8799A">
              <w:rPr>
                <w:sz w:val="20"/>
                <w:szCs w:val="20"/>
              </w:rPr>
              <w:t xml:space="preserve">, Haut Katanga, Kinshasa, Kasai Central et Kongo </w:t>
            </w:r>
            <w:proofErr w:type="gramStart"/>
            <w:r w:rsidRPr="00D8799A">
              <w:rPr>
                <w:sz w:val="20"/>
                <w:szCs w:val="20"/>
              </w:rPr>
              <w:t>central)(</w:t>
            </w:r>
            <w:proofErr w:type="gramEnd"/>
            <w:r w:rsidRPr="00D8799A">
              <w:rPr>
                <w:sz w:val="20"/>
                <w:szCs w:val="20"/>
              </w:rPr>
              <w:t>s)</w:t>
            </w:r>
          </w:p>
        </w:tc>
      </w:tr>
      <w:tr w:rsidR="009A1424" w:rsidRPr="00D8799A" w14:paraId="2AAC5FA1" w14:textId="77777777" w:rsidTr="4EF77C7B">
        <w:trPr>
          <w:trHeight w:val="284"/>
        </w:trPr>
        <w:tc>
          <w:tcPr>
            <w:tcW w:w="9062" w:type="dxa"/>
            <w:gridSpan w:val="2"/>
          </w:tcPr>
          <w:p w14:paraId="474B313A" w14:textId="52CE2BE2" w:rsidR="009A1424" w:rsidRPr="009A1424" w:rsidRDefault="3B6D61B6" w:rsidP="4EF77C7B">
            <w:pPr>
              <w:spacing w:line="240" w:lineRule="auto"/>
              <w:rPr>
                <w:b/>
                <w:bCs/>
                <w:sz w:val="20"/>
                <w:szCs w:val="20"/>
                <w:lang w:val="en-US"/>
              </w:rPr>
            </w:pPr>
            <w:r w:rsidRPr="4EF77C7B">
              <w:rPr>
                <w:b/>
                <w:bCs/>
                <w:sz w:val="20"/>
                <w:szCs w:val="20"/>
                <w:lang w:val="en-US"/>
              </w:rPr>
              <w:t xml:space="preserve">Domaine </w:t>
            </w:r>
            <w:r w:rsidR="03E6FD73" w:rsidRPr="4EF77C7B">
              <w:rPr>
                <w:b/>
                <w:bCs/>
                <w:sz w:val="20"/>
                <w:szCs w:val="20"/>
                <w:lang w:val="en-US"/>
              </w:rPr>
              <w:t xml:space="preserve">6. </w:t>
            </w:r>
            <w:proofErr w:type="spellStart"/>
            <w:r w:rsidR="03E6FD73" w:rsidRPr="4EF77C7B">
              <w:rPr>
                <w:b/>
                <w:bCs/>
                <w:sz w:val="20"/>
                <w:szCs w:val="20"/>
                <w:lang w:val="en-US"/>
              </w:rPr>
              <w:t>Génération</w:t>
            </w:r>
            <w:proofErr w:type="spellEnd"/>
            <w:r w:rsidRPr="4EF77C7B">
              <w:rPr>
                <w:b/>
                <w:bCs/>
                <w:sz w:val="20"/>
                <w:szCs w:val="20"/>
                <w:lang w:val="en-US"/>
              </w:rPr>
              <w:t xml:space="preserve"> de la </w:t>
            </w:r>
            <w:proofErr w:type="spellStart"/>
            <w:r w:rsidRPr="4EF77C7B">
              <w:rPr>
                <w:b/>
                <w:bCs/>
                <w:sz w:val="20"/>
                <w:szCs w:val="20"/>
                <w:lang w:val="en-US"/>
              </w:rPr>
              <w:t>demande</w:t>
            </w:r>
            <w:proofErr w:type="spellEnd"/>
            <w:r w:rsidRPr="4EF77C7B">
              <w:rPr>
                <w:b/>
                <w:bCs/>
                <w:sz w:val="20"/>
                <w:szCs w:val="20"/>
                <w:lang w:val="en-US"/>
              </w:rPr>
              <w:t xml:space="preserve"> et engagement </w:t>
            </w:r>
            <w:proofErr w:type="spellStart"/>
            <w:r w:rsidRPr="4EF77C7B">
              <w:rPr>
                <w:b/>
                <w:bCs/>
                <w:sz w:val="20"/>
                <w:szCs w:val="20"/>
                <w:lang w:val="en-US"/>
              </w:rPr>
              <w:t>communautaire</w:t>
            </w:r>
            <w:proofErr w:type="spellEnd"/>
          </w:p>
        </w:tc>
      </w:tr>
      <w:tr w:rsidR="009E31C2" w:rsidRPr="00D8799A" w14:paraId="398C33FD" w14:textId="77777777" w:rsidTr="4EF77C7B">
        <w:trPr>
          <w:trHeight w:val="453"/>
        </w:trPr>
        <w:tc>
          <w:tcPr>
            <w:tcW w:w="562" w:type="dxa"/>
          </w:tcPr>
          <w:p w14:paraId="2924A008" w14:textId="0EF0AC38"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4</w:t>
            </w:r>
            <w:r w:rsidR="00850215">
              <w:rPr>
                <w:rFonts w:eastAsia="Times New Roman"/>
                <w:sz w:val="20"/>
                <w:szCs w:val="20"/>
                <w:lang w:val="fr-FR" w:eastAsia="zh-CN"/>
              </w:rPr>
              <w:t>8</w:t>
            </w:r>
          </w:p>
        </w:tc>
        <w:tc>
          <w:tcPr>
            <w:tcW w:w="8500" w:type="dxa"/>
            <w:hideMark/>
          </w:tcPr>
          <w:p w14:paraId="7D1C1630" w14:textId="18448FB6"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6.1. </w:t>
            </w:r>
            <w:proofErr w:type="spellStart"/>
            <w:r w:rsidRPr="00D8799A">
              <w:rPr>
                <w:sz w:val="20"/>
                <w:szCs w:val="20"/>
              </w:rPr>
              <w:t>Appuyer</w:t>
            </w:r>
            <w:proofErr w:type="spellEnd"/>
            <w:r w:rsidRPr="00D8799A">
              <w:rPr>
                <w:sz w:val="20"/>
                <w:szCs w:val="20"/>
              </w:rPr>
              <w:t xml:space="preserve"> la </w:t>
            </w:r>
            <w:proofErr w:type="spellStart"/>
            <w:r w:rsidRPr="00D8799A">
              <w:rPr>
                <w:sz w:val="20"/>
                <w:szCs w:val="20"/>
              </w:rPr>
              <w:t>redynamisation</w:t>
            </w:r>
            <w:proofErr w:type="spellEnd"/>
            <w:r w:rsidRPr="00D8799A">
              <w:rPr>
                <w:sz w:val="20"/>
                <w:szCs w:val="20"/>
              </w:rPr>
              <w:t xml:space="preserve"> des CAC, </w:t>
            </w:r>
            <w:r w:rsidR="005A021F" w:rsidRPr="00D8799A">
              <w:rPr>
                <w:sz w:val="20"/>
                <w:szCs w:val="20"/>
              </w:rPr>
              <w:t>CODESA, UCODESA</w:t>
            </w:r>
            <w:r w:rsidRPr="00D8799A">
              <w:rPr>
                <w:sz w:val="20"/>
                <w:szCs w:val="20"/>
              </w:rPr>
              <w:t xml:space="preserve"> et </w:t>
            </w:r>
            <w:proofErr w:type="spellStart"/>
            <w:r w:rsidRPr="00D8799A">
              <w:rPr>
                <w:sz w:val="20"/>
                <w:szCs w:val="20"/>
              </w:rPr>
              <w:t>autres</w:t>
            </w:r>
            <w:proofErr w:type="spellEnd"/>
            <w:r w:rsidRPr="00D8799A">
              <w:rPr>
                <w:sz w:val="20"/>
                <w:szCs w:val="20"/>
              </w:rPr>
              <w:t xml:space="preserve"> OPACO dans 218 ZS des 26 DPS</w:t>
            </w:r>
          </w:p>
        </w:tc>
      </w:tr>
      <w:tr w:rsidR="009E31C2" w:rsidRPr="00D8799A" w14:paraId="1CDEDF75" w14:textId="77777777" w:rsidTr="4EF77C7B">
        <w:trPr>
          <w:trHeight w:val="387"/>
        </w:trPr>
        <w:tc>
          <w:tcPr>
            <w:tcW w:w="562" w:type="dxa"/>
            <w:shd w:val="clear" w:color="auto" w:fill="C5EEFF" w:themeFill="background2" w:themeFillTint="33"/>
          </w:tcPr>
          <w:p w14:paraId="52B330D3" w14:textId="78E87057" w:rsidR="009E31C2" w:rsidRPr="00D8799A" w:rsidRDefault="00850215" w:rsidP="009E31C2">
            <w:pPr>
              <w:spacing w:line="240" w:lineRule="auto"/>
              <w:rPr>
                <w:rFonts w:eastAsia="Times New Roman"/>
                <w:sz w:val="20"/>
                <w:szCs w:val="20"/>
                <w:lang w:val="fr-FR" w:eastAsia="zh-CN"/>
              </w:rPr>
            </w:pPr>
            <w:r>
              <w:rPr>
                <w:rFonts w:eastAsia="Times New Roman"/>
                <w:sz w:val="20"/>
                <w:szCs w:val="20"/>
                <w:lang w:val="fr-FR" w:eastAsia="zh-CN"/>
              </w:rPr>
              <w:t>49</w:t>
            </w:r>
          </w:p>
        </w:tc>
        <w:tc>
          <w:tcPr>
            <w:tcW w:w="8500" w:type="dxa"/>
            <w:shd w:val="clear" w:color="auto" w:fill="C5EEFF" w:themeFill="background2" w:themeFillTint="33"/>
            <w:hideMark/>
          </w:tcPr>
          <w:p w14:paraId="3F64E62B" w14:textId="27B1D26D"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6.2. </w:t>
            </w:r>
            <w:proofErr w:type="spellStart"/>
            <w:r w:rsidRPr="00D8799A">
              <w:rPr>
                <w:sz w:val="20"/>
                <w:szCs w:val="20"/>
              </w:rPr>
              <w:t>Appuyer</w:t>
            </w:r>
            <w:proofErr w:type="spellEnd"/>
            <w:r w:rsidRPr="00D8799A">
              <w:rPr>
                <w:sz w:val="20"/>
                <w:szCs w:val="20"/>
              </w:rPr>
              <w:t xml:space="preserve"> </w:t>
            </w:r>
            <w:proofErr w:type="spellStart"/>
            <w:r w:rsidRPr="00D8799A">
              <w:rPr>
                <w:sz w:val="20"/>
                <w:szCs w:val="20"/>
              </w:rPr>
              <w:t>l'intégration</w:t>
            </w:r>
            <w:proofErr w:type="spellEnd"/>
            <w:r w:rsidRPr="00D8799A">
              <w:rPr>
                <w:sz w:val="20"/>
                <w:szCs w:val="20"/>
              </w:rPr>
              <w:t xml:space="preserve"> des </w:t>
            </w:r>
            <w:proofErr w:type="spellStart"/>
            <w:r w:rsidRPr="00D8799A">
              <w:rPr>
                <w:sz w:val="20"/>
                <w:szCs w:val="20"/>
              </w:rPr>
              <w:t>approches</w:t>
            </w:r>
            <w:proofErr w:type="spellEnd"/>
            <w:r w:rsidRPr="00D8799A">
              <w:rPr>
                <w:sz w:val="20"/>
                <w:szCs w:val="20"/>
              </w:rPr>
              <w:t xml:space="preserve"> Design </w:t>
            </w:r>
            <w:proofErr w:type="spellStart"/>
            <w:r w:rsidRPr="00D8799A">
              <w:rPr>
                <w:sz w:val="20"/>
                <w:szCs w:val="20"/>
              </w:rPr>
              <w:t>Centré</w:t>
            </w:r>
            <w:proofErr w:type="spellEnd"/>
            <w:r w:rsidRPr="00D8799A">
              <w:rPr>
                <w:sz w:val="20"/>
                <w:szCs w:val="20"/>
              </w:rPr>
              <w:t xml:space="preserve"> sur </w:t>
            </w:r>
            <w:proofErr w:type="spellStart"/>
            <w:r w:rsidRPr="00D8799A">
              <w:rPr>
                <w:sz w:val="20"/>
                <w:szCs w:val="20"/>
              </w:rPr>
              <w:t>l'Humain</w:t>
            </w:r>
            <w:proofErr w:type="spellEnd"/>
            <w:r w:rsidRPr="00D8799A">
              <w:rPr>
                <w:sz w:val="20"/>
                <w:szCs w:val="20"/>
              </w:rPr>
              <w:t xml:space="preserve">, sciences </w:t>
            </w:r>
            <w:proofErr w:type="spellStart"/>
            <w:r w:rsidRPr="00D8799A">
              <w:rPr>
                <w:sz w:val="20"/>
                <w:szCs w:val="20"/>
              </w:rPr>
              <w:t>comportementales</w:t>
            </w:r>
            <w:proofErr w:type="spellEnd"/>
            <w:r w:rsidRPr="00D8799A">
              <w:rPr>
                <w:sz w:val="20"/>
                <w:szCs w:val="20"/>
              </w:rPr>
              <w:t xml:space="preserve">, deviance positive et planification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faveur</w:t>
            </w:r>
            <w:proofErr w:type="spellEnd"/>
            <w:r w:rsidRPr="00D8799A">
              <w:rPr>
                <w:sz w:val="20"/>
                <w:szCs w:val="20"/>
              </w:rPr>
              <w:t xml:space="preserve"> de la </w:t>
            </w:r>
            <w:proofErr w:type="spellStart"/>
            <w:r w:rsidRPr="00D8799A">
              <w:rPr>
                <w:sz w:val="20"/>
                <w:szCs w:val="20"/>
              </w:rPr>
              <w:t>prise</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compte</w:t>
            </w:r>
            <w:proofErr w:type="spellEnd"/>
            <w:r w:rsidRPr="00D8799A">
              <w:rPr>
                <w:sz w:val="20"/>
                <w:szCs w:val="20"/>
              </w:rPr>
              <w:t xml:space="preserve"> des </w:t>
            </w:r>
            <w:proofErr w:type="spellStart"/>
            <w:r w:rsidRPr="00D8799A">
              <w:rPr>
                <w:sz w:val="20"/>
                <w:szCs w:val="20"/>
              </w:rPr>
              <w:t>besoins</w:t>
            </w:r>
            <w:proofErr w:type="spellEnd"/>
            <w:r w:rsidRPr="00D8799A">
              <w:rPr>
                <w:sz w:val="20"/>
                <w:szCs w:val="20"/>
              </w:rPr>
              <w:t xml:space="preserve"> de la </w:t>
            </w:r>
            <w:proofErr w:type="spellStart"/>
            <w:r w:rsidRPr="00D8799A">
              <w:rPr>
                <w:sz w:val="20"/>
                <w:szCs w:val="20"/>
              </w:rPr>
              <w:t>communautes</w:t>
            </w:r>
            <w:proofErr w:type="spellEnd"/>
            <w:r w:rsidRPr="00D8799A">
              <w:rPr>
                <w:sz w:val="20"/>
                <w:szCs w:val="20"/>
              </w:rPr>
              <w:t xml:space="preserve"> dans </w:t>
            </w:r>
            <w:proofErr w:type="spellStart"/>
            <w:r w:rsidRPr="00D8799A">
              <w:rPr>
                <w:sz w:val="20"/>
                <w:szCs w:val="20"/>
              </w:rPr>
              <w:t>l'organisation</w:t>
            </w:r>
            <w:proofErr w:type="spellEnd"/>
            <w:r w:rsidRPr="00D8799A">
              <w:rPr>
                <w:sz w:val="20"/>
                <w:szCs w:val="20"/>
              </w:rPr>
              <w:t xml:space="preserve"> des services de vaccination dans </w:t>
            </w:r>
            <w:proofErr w:type="gramStart"/>
            <w:r w:rsidRPr="00D8799A">
              <w:rPr>
                <w:sz w:val="20"/>
                <w:szCs w:val="20"/>
              </w:rPr>
              <w:t>les  DPS</w:t>
            </w:r>
            <w:proofErr w:type="gramEnd"/>
            <w:r w:rsidRPr="00D8799A">
              <w:rPr>
                <w:sz w:val="20"/>
                <w:szCs w:val="20"/>
              </w:rPr>
              <w:t xml:space="preserve"> </w:t>
            </w:r>
            <w:proofErr w:type="spellStart"/>
            <w:r w:rsidRPr="00D8799A">
              <w:rPr>
                <w:sz w:val="20"/>
                <w:szCs w:val="20"/>
              </w:rPr>
              <w:t>kasai</w:t>
            </w:r>
            <w:proofErr w:type="spellEnd"/>
            <w:r w:rsidRPr="00D8799A">
              <w:rPr>
                <w:sz w:val="20"/>
                <w:szCs w:val="20"/>
              </w:rPr>
              <w:t xml:space="preserve"> Oriental et </w:t>
            </w:r>
            <w:proofErr w:type="spellStart"/>
            <w:r w:rsidRPr="00D8799A">
              <w:rPr>
                <w:sz w:val="20"/>
                <w:szCs w:val="20"/>
              </w:rPr>
              <w:t>Tshuapa</w:t>
            </w:r>
            <w:proofErr w:type="spellEnd"/>
            <w:r w:rsidRPr="00D8799A">
              <w:rPr>
                <w:sz w:val="20"/>
                <w:szCs w:val="20"/>
              </w:rPr>
              <w:t xml:space="preserve"> </w:t>
            </w:r>
            <w:proofErr w:type="spellStart"/>
            <w:r w:rsidRPr="00D8799A">
              <w:rPr>
                <w:sz w:val="20"/>
                <w:szCs w:val="20"/>
              </w:rPr>
              <w:t>necessitant</w:t>
            </w:r>
            <w:proofErr w:type="spellEnd"/>
            <w:r w:rsidRPr="00D8799A">
              <w:rPr>
                <w:sz w:val="20"/>
                <w:szCs w:val="20"/>
              </w:rPr>
              <w:t xml:space="preserve"> un </w:t>
            </w:r>
            <w:proofErr w:type="spellStart"/>
            <w:r w:rsidRPr="00D8799A">
              <w:rPr>
                <w:sz w:val="20"/>
                <w:szCs w:val="20"/>
              </w:rPr>
              <w:t>appui</w:t>
            </w:r>
            <w:proofErr w:type="spellEnd"/>
            <w:r w:rsidRPr="00D8799A">
              <w:rPr>
                <w:sz w:val="20"/>
                <w:szCs w:val="20"/>
              </w:rPr>
              <w:t xml:space="preserve"> </w:t>
            </w:r>
            <w:proofErr w:type="spellStart"/>
            <w:r w:rsidRPr="00D8799A">
              <w:rPr>
                <w:sz w:val="20"/>
                <w:szCs w:val="20"/>
              </w:rPr>
              <w:t>spécifique</w:t>
            </w:r>
            <w:proofErr w:type="spellEnd"/>
            <w:r w:rsidRPr="00D8799A">
              <w:rPr>
                <w:sz w:val="20"/>
                <w:szCs w:val="20"/>
              </w:rPr>
              <w:t>(</w:t>
            </w:r>
            <w:r w:rsidRPr="00D8799A">
              <w:rPr>
                <w:b/>
                <w:bCs/>
                <w:sz w:val="20"/>
                <w:szCs w:val="20"/>
              </w:rPr>
              <w:t>s)</w:t>
            </w:r>
          </w:p>
        </w:tc>
      </w:tr>
      <w:tr w:rsidR="009E31C2" w:rsidRPr="00D8799A" w14:paraId="4C86BB20" w14:textId="77777777" w:rsidTr="4EF77C7B">
        <w:trPr>
          <w:trHeight w:val="689"/>
        </w:trPr>
        <w:tc>
          <w:tcPr>
            <w:tcW w:w="562" w:type="dxa"/>
            <w:shd w:val="clear" w:color="auto" w:fill="C5EEFF" w:themeFill="background2" w:themeFillTint="33"/>
          </w:tcPr>
          <w:p w14:paraId="2D2F4B32" w14:textId="681EC36D"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w:t>
            </w:r>
            <w:r w:rsidR="00850215">
              <w:rPr>
                <w:rFonts w:eastAsia="Times New Roman"/>
                <w:sz w:val="20"/>
                <w:szCs w:val="20"/>
                <w:lang w:val="fr-FR" w:eastAsia="zh-CN"/>
              </w:rPr>
              <w:t>0</w:t>
            </w:r>
          </w:p>
        </w:tc>
        <w:tc>
          <w:tcPr>
            <w:tcW w:w="8500" w:type="dxa"/>
            <w:shd w:val="clear" w:color="auto" w:fill="C5EEFF" w:themeFill="background2" w:themeFillTint="33"/>
            <w:hideMark/>
          </w:tcPr>
          <w:p w14:paraId="0A647FC7" w14:textId="69FAB3A0"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6.3.  </w:t>
            </w:r>
            <w:proofErr w:type="spellStart"/>
            <w:r w:rsidRPr="00D8799A">
              <w:rPr>
                <w:sz w:val="20"/>
                <w:szCs w:val="20"/>
              </w:rPr>
              <w:t>Mettre</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œuvre</w:t>
            </w:r>
            <w:proofErr w:type="spellEnd"/>
            <w:r w:rsidRPr="00D8799A">
              <w:rPr>
                <w:sz w:val="20"/>
                <w:szCs w:val="20"/>
              </w:rPr>
              <w:t xml:space="preserve"> le </w:t>
            </w:r>
            <w:proofErr w:type="spellStart"/>
            <w:r w:rsidRPr="00D8799A">
              <w:rPr>
                <w:sz w:val="20"/>
                <w:szCs w:val="20"/>
              </w:rPr>
              <w:t>paquet</w:t>
            </w:r>
            <w:proofErr w:type="spellEnd"/>
            <w:r w:rsidRPr="00D8799A">
              <w:rPr>
                <w:sz w:val="20"/>
                <w:szCs w:val="20"/>
              </w:rPr>
              <w:t xml:space="preserve"> des </w:t>
            </w:r>
            <w:proofErr w:type="spellStart"/>
            <w:r w:rsidRPr="00D8799A">
              <w:rPr>
                <w:sz w:val="20"/>
                <w:szCs w:val="20"/>
              </w:rPr>
              <w:t>activités</w:t>
            </w:r>
            <w:proofErr w:type="spellEnd"/>
            <w:r w:rsidRPr="00D8799A">
              <w:rPr>
                <w:sz w:val="20"/>
                <w:szCs w:val="20"/>
              </w:rPr>
              <w:t xml:space="preserve"> </w:t>
            </w:r>
            <w:proofErr w:type="spellStart"/>
            <w:r w:rsidRPr="00D8799A">
              <w:rPr>
                <w:sz w:val="20"/>
                <w:szCs w:val="20"/>
              </w:rPr>
              <w:t>communautaires</w:t>
            </w:r>
            <w:proofErr w:type="spellEnd"/>
            <w:r w:rsidRPr="00D8799A">
              <w:rPr>
                <w:sz w:val="20"/>
                <w:szCs w:val="20"/>
              </w:rPr>
              <w:t xml:space="preserve"> pour </w:t>
            </w:r>
            <w:proofErr w:type="spellStart"/>
            <w:r w:rsidRPr="00D8799A">
              <w:rPr>
                <w:sz w:val="20"/>
                <w:szCs w:val="20"/>
              </w:rPr>
              <w:t>induire</w:t>
            </w:r>
            <w:proofErr w:type="spellEnd"/>
            <w:r w:rsidRPr="00D8799A">
              <w:rPr>
                <w:sz w:val="20"/>
                <w:szCs w:val="20"/>
              </w:rPr>
              <w:t xml:space="preserve"> le </w:t>
            </w:r>
            <w:proofErr w:type="spellStart"/>
            <w:r w:rsidRPr="00D8799A">
              <w:rPr>
                <w:sz w:val="20"/>
                <w:szCs w:val="20"/>
              </w:rPr>
              <w:t>comportement</w:t>
            </w:r>
            <w:proofErr w:type="spellEnd"/>
            <w:r w:rsidRPr="00D8799A">
              <w:rPr>
                <w:sz w:val="20"/>
                <w:szCs w:val="20"/>
              </w:rPr>
              <w:t xml:space="preserve">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faveur</w:t>
            </w:r>
            <w:proofErr w:type="spellEnd"/>
            <w:r w:rsidRPr="00D8799A">
              <w:rPr>
                <w:sz w:val="20"/>
                <w:szCs w:val="20"/>
              </w:rPr>
              <w:t xml:space="preserve"> des </w:t>
            </w:r>
            <w:proofErr w:type="spellStart"/>
            <w:r w:rsidRPr="00D8799A">
              <w:rPr>
                <w:sz w:val="20"/>
                <w:szCs w:val="20"/>
              </w:rPr>
              <w:t>bonnes</w:t>
            </w:r>
            <w:proofErr w:type="spellEnd"/>
            <w:r w:rsidRPr="00D8799A">
              <w:rPr>
                <w:sz w:val="20"/>
                <w:szCs w:val="20"/>
              </w:rPr>
              <w:t xml:space="preserve"> pratiques </w:t>
            </w:r>
            <w:proofErr w:type="spellStart"/>
            <w:r w:rsidRPr="00D8799A">
              <w:rPr>
                <w:sz w:val="20"/>
                <w:szCs w:val="20"/>
              </w:rPr>
              <w:t>essentielles</w:t>
            </w:r>
            <w:proofErr w:type="spellEnd"/>
            <w:r w:rsidRPr="00D8799A">
              <w:rPr>
                <w:sz w:val="20"/>
                <w:szCs w:val="20"/>
              </w:rPr>
              <w:t xml:space="preserve"> dans la </w:t>
            </w:r>
            <w:proofErr w:type="spellStart"/>
            <w:r w:rsidRPr="00D8799A">
              <w:rPr>
                <w:sz w:val="20"/>
                <w:szCs w:val="20"/>
              </w:rPr>
              <w:t>communauté</w:t>
            </w:r>
            <w:proofErr w:type="spellEnd"/>
            <w:r w:rsidRPr="00D8799A">
              <w:rPr>
                <w:sz w:val="20"/>
                <w:szCs w:val="20"/>
              </w:rPr>
              <w:t xml:space="preserve"> </w:t>
            </w:r>
            <w:proofErr w:type="spellStart"/>
            <w:r w:rsidRPr="00D8799A">
              <w:rPr>
                <w:sz w:val="20"/>
                <w:szCs w:val="20"/>
              </w:rPr>
              <w:t>dont</w:t>
            </w:r>
            <w:proofErr w:type="spellEnd"/>
            <w:r w:rsidRPr="00D8799A">
              <w:rPr>
                <w:sz w:val="20"/>
                <w:szCs w:val="20"/>
              </w:rPr>
              <w:t xml:space="preserve"> la vaccination </w:t>
            </w:r>
            <w:proofErr w:type="spellStart"/>
            <w:r w:rsidRPr="00D8799A">
              <w:rPr>
                <w:sz w:val="20"/>
                <w:szCs w:val="20"/>
              </w:rPr>
              <w:t>systématique</w:t>
            </w:r>
            <w:proofErr w:type="spellEnd"/>
            <w:r w:rsidRPr="00D8799A">
              <w:rPr>
                <w:sz w:val="20"/>
                <w:szCs w:val="20"/>
              </w:rPr>
              <w:t xml:space="preserve"> dans les 6 DPS </w:t>
            </w:r>
            <w:proofErr w:type="spellStart"/>
            <w:r w:rsidRPr="00D8799A">
              <w:rPr>
                <w:sz w:val="20"/>
                <w:szCs w:val="20"/>
              </w:rPr>
              <w:t>spécifiques</w:t>
            </w:r>
            <w:proofErr w:type="spellEnd"/>
            <w:r w:rsidRPr="00D8799A">
              <w:rPr>
                <w:sz w:val="20"/>
                <w:szCs w:val="20"/>
              </w:rPr>
              <w:t xml:space="preserve"> (</w:t>
            </w:r>
            <w:proofErr w:type="spellStart"/>
            <w:r w:rsidRPr="00D8799A">
              <w:rPr>
                <w:sz w:val="20"/>
                <w:szCs w:val="20"/>
              </w:rPr>
              <w:t>Tshopo</w:t>
            </w:r>
            <w:proofErr w:type="spellEnd"/>
            <w:r w:rsidRPr="00D8799A">
              <w:rPr>
                <w:sz w:val="20"/>
                <w:szCs w:val="20"/>
              </w:rPr>
              <w:t xml:space="preserve">, </w:t>
            </w:r>
            <w:proofErr w:type="spellStart"/>
            <w:r w:rsidRPr="00D8799A">
              <w:rPr>
                <w:sz w:val="20"/>
                <w:szCs w:val="20"/>
              </w:rPr>
              <w:t>Mongala</w:t>
            </w:r>
            <w:proofErr w:type="spellEnd"/>
            <w:r w:rsidRPr="00D8799A">
              <w:rPr>
                <w:sz w:val="20"/>
                <w:szCs w:val="20"/>
              </w:rPr>
              <w:t xml:space="preserve">, Kasai Oriental, </w:t>
            </w:r>
            <w:proofErr w:type="spellStart"/>
            <w:r w:rsidRPr="00D8799A">
              <w:rPr>
                <w:sz w:val="20"/>
                <w:szCs w:val="20"/>
              </w:rPr>
              <w:t>Maindombe</w:t>
            </w:r>
            <w:proofErr w:type="spellEnd"/>
            <w:r w:rsidRPr="00D8799A">
              <w:rPr>
                <w:sz w:val="20"/>
                <w:szCs w:val="20"/>
              </w:rPr>
              <w:t xml:space="preserve">, Haut Katanga et </w:t>
            </w:r>
            <w:proofErr w:type="spellStart"/>
            <w:r w:rsidRPr="00D8799A">
              <w:rPr>
                <w:sz w:val="20"/>
                <w:szCs w:val="20"/>
              </w:rPr>
              <w:t>Tshuapa</w:t>
            </w:r>
            <w:proofErr w:type="spellEnd"/>
            <w:r w:rsidRPr="00D8799A">
              <w:rPr>
                <w:sz w:val="20"/>
                <w:szCs w:val="20"/>
              </w:rPr>
              <w:t xml:space="preserve">) et les 3 provinces </w:t>
            </w:r>
            <w:proofErr w:type="spellStart"/>
            <w:r w:rsidRPr="00D8799A">
              <w:rPr>
                <w:sz w:val="20"/>
                <w:szCs w:val="20"/>
              </w:rPr>
              <w:t>humanitaires</w:t>
            </w:r>
            <w:proofErr w:type="spellEnd"/>
            <w:r w:rsidRPr="00D8799A">
              <w:rPr>
                <w:sz w:val="20"/>
                <w:szCs w:val="20"/>
              </w:rPr>
              <w:t xml:space="preserve"> (</w:t>
            </w:r>
            <w:proofErr w:type="spellStart"/>
            <w:r w:rsidRPr="00D8799A">
              <w:rPr>
                <w:sz w:val="20"/>
                <w:szCs w:val="20"/>
              </w:rPr>
              <w:t>Ituri</w:t>
            </w:r>
            <w:proofErr w:type="spellEnd"/>
            <w:r w:rsidRPr="00D8799A">
              <w:rPr>
                <w:sz w:val="20"/>
                <w:szCs w:val="20"/>
              </w:rPr>
              <w:t>, Nord Kivu et Sud Kivu</w:t>
            </w:r>
            <w:proofErr w:type="gramStart"/>
            <w:r w:rsidRPr="00D8799A">
              <w:rPr>
                <w:sz w:val="20"/>
                <w:szCs w:val="20"/>
              </w:rPr>
              <w:t>).s</w:t>
            </w:r>
            <w:proofErr w:type="gramEnd"/>
          </w:p>
        </w:tc>
      </w:tr>
      <w:tr w:rsidR="009E31C2" w:rsidRPr="00D8799A" w14:paraId="07103121" w14:textId="77777777" w:rsidTr="4EF77C7B">
        <w:trPr>
          <w:trHeight w:val="657"/>
        </w:trPr>
        <w:tc>
          <w:tcPr>
            <w:tcW w:w="562" w:type="dxa"/>
            <w:shd w:val="clear" w:color="auto" w:fill="C5EEFF" w:themeFill="background2" w:themeFillTint="33"/>
          </w:tcPr>
          <w:p w14:paraId="67C59F8D" w14:textId="4161B3B9"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w:t>
            </w:r>
            <w:r w:rsidR="00850215">
              <w:rPr>
                <w:rFonts w:eastAsia="Times New Roman"/>
                <w:sz w:val="20"/>
                <w:szCs w:val="20"/>
                <w:lang w:val="fr-FR" w:eastAsia="zh-CN"/>
              </w:rPr>
              <w:t>1</w:t>
            </w:r>
          </w:p>
        </w:tc>
        <w:tc>
          <w:tcPr>
            <w:tcW w:w="8500" w:type="dxa"/>
            <w:shd w:val="clear" w:color="auto" w:fill="C5EEFF" w:themeFill="background2" w:themeFillTint="33"/>
            <w:hideMark/>
          </w:tcPr>
          <w:p w14:paraId="2386D7C4" w14:textId="760DDF8C"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6.4. </w:t>
            </w:r>
            <w:proofErr w:type="spellStart"/>
            <w:r w:rsidRPr="00D8799A">
              <w:rPr>
                <w:sz w:val="20"/>
                <w:szCs w:val="20"/>
              </w:rPr>
              <w:t>Utiliser</w:t>
            </w:r>
            <w:proofErr w:type="spellEnd"/>
            <w:r w:rsidRPr="00D8799A">
              <w:rPr>
                <w:sz w:val="20"/>
                <w:szCs w:val="20"/>
              </w:rPr>
              <w:t xml:space="preserve"> la communication numérique et le </w:t>
            </w:r>
            <w:proofErr w:type="spellStart"/>
            <w:r w:rsidRPr="00D8799A">
              <w:rPr>
                <w:sz w:val="20"/>
                <w:szCs w:val="20"/>
              </w:rPr>
              <w:t>systeme</w:t>
            </w:r>
            <w:proofErr w:type="spellEnd"/>
            <w:r w:rsidRPr="00D8799A">
              <w:rPr>
                <w:sz w:val="20"/>
                <w:szCs w:val="20"/>
              </w:rPr>
              <w:t xml:space="preserve"> </w:t>
            </w:r>
            <w:proofErr w:type="spellStart"/>
            <w:r w:rsidRPr="00D8799A">
              <w:rPr>
                <w:sz w:val="20"/>
                <w:szCs w:val="20"/>
              </w:rPr>
              <w:t>d'ecoute</w:t>
            </w:r>
            <w:proofErr w:type="spellEnd"/>
            <w:r w:rsidRPr="00D8799A">
              <w:rPr>
                <w:sz w:val="20"/>
                <w:szCs w:val="20"/>
              </w:rPr>
              <w:t xml:space="preserve"> </w:t>
            </w:r>
            <w:proofErr w:type="spellStart"/>
            <w:r w:rsidRPr="00D8799A">
              <w:rPr>
                <w:sz w:val="20"/>
                <w:szCs w:val="20"/>
              </w:rPr>
              <w:t>sociale</w:t>
            </w:r>
            <w:proofErr w:type="spellEnd"/>
            <w:r w:rsidRPr="00D8799A">
              <w:rPr>
                <w:sz w:val="20"/>
                <w:szCs w:val="20"/>
              </w:rPr>
              <w:t xml:space="preserve"> online et offline pour la </w:t>
            </w:r>
            <w:proofErr w:type="spellStart"/>
            <w:r w:rsidRPr="00D8799A">
              <w:rPr>
                <w:sz w:val="20"/>
                <w:szCs w:val="20"/>
              </w:rPr>
              <w:t>réalisation</w:t>
            </w:r>
            <w:proofErr w:type="spellEnd"/>
            <w:r w:rsidRPr="00D8799A">
              <w:rPr>
                <w:sz w:val="20"/>
                <w:szCs w:val="20"/>
              </w:rPr>
              <w:t xml:space="preserve"> des actions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faveur</w:t>
            </w:r>
            <w:proofErr w:type="spellEnd"/>
            <w:r w:rsidRPr="00D8799A">
              <w:rPr>
                <w:sz w:val="20"/>
                <w:szCs w:val="20"/>
              </w:rPr>
              <w:t xml:space="preserve"> de la vaccination au </w:t>
            </w:r>
            <w:proofErr w:type="spellStart"/>
            <w:r w:rsidRPr="00D8799A">
              <w:rPr>
                <w:sz w:val="20"/>
                <w:szCs w:val="20"/>
              </w:rPr>
              <w:t>niveau</w:t>
            </w:r>
            <w:proofErr w:type="spellEnd"/>
            <w:r w:rsidRPr="00D8799A">
              <w:rPr>
                <w:sz w:val="20"/>
                <w:szCs w:val="20"/>
              </w:rPr>
              <w:t xml:space="preserve"> national et provincial dans les </w:t>
            </w:r>
            <w:proofErr w:type="gramStart"/>
            <w:r w:rsidR="00076188">
              <w:rPr>
                <w:sz w:val="20"/>
                <w:szCs w:val="20"/>
              </w:rPr>
              <w:t>6</w:t>
            </w:r>
            <w:r w:rsidRPr="00D8799A">
              <w:rPr>
                <w:sz w:val="20"/>
                <w:szCs w:val="20"/>
              </w:rPr>
              <w:t xml:space="preserve">  DPS</w:t>
            </w:r>
            <w:proofErr w:type="gramEnd"/>
            <w:r w:rsidR="00076188">
              <w:rPr>
                <w:sz w:val="20"/>
                <w:szCs w:val="20"/>
              </w:rPr>
              <w:t xml:space="preserve"> </w:t>
            </w:r>
            <w:proofErr w:type="spellStart"/>
            <w:r w:rsidR="00076188">
              <w:rPr>
                <w:sz w:val="20"/>
                <w:szCs w:val="20"/>
              </w:rPr>
              <w:t>necessitant</w:t>
            </w:r>
            <w:proofErr w:type="spellEnd"/>
            <w:r w:rsidR="00076188">
              <w:rPr>
                <w:sz w:val="20"/>
                <w:szCs w:val="20"/>
              </w:rPr>
              <w:t xml:space="preserve"> un </w:t>
            </w:r>
            <w:proofErr w:type="spellStart"/>
            <w:r w:rsidR="00076188">
              <w:rPr>
                <w:sz w:val="20"/>
                <w:szCs w:val="20"/>
              </w:rPr>
              <w:t>appui</w:t>
            </w:r>
            <w:proofErr w:type="spellEnd"/>
            <w:r w:rsidR="00076188">
              <w:rPr>
                <w:sz w:val="20"/>
                <w:szCs w:val="20"/>
              </w:rPr>
              <w:t xml:space="preserve"> </w:t>
            </w:r>
            <w:proofErr w:type="spellStart"/>
            <w:proofErr w:type="gramStart"/>
            <w:r w:rsidR="00076188">
              <w:rPr>
                <w:sz w:val="20"/>
                <w:szCs w:val="20"/>
              </w:rPr>
              <w:t>spécifique</w:t>
            </w:r>
            <w:proofErr w:type="spellEnd"/>
            <w:r w:rsidR="00076188">
              <w:rPr>
                <w:sz w:val="20"/>
                <w:szCs w:val="20"/>
              </w:rPr>
              <w:t>.</w:t>
            </w:r>
            <w:r w:rsidR="002F01CA">
              <w:rPr>
                <w:sz w:val="20"/>
                <w:szCs w:val="20"/>
              </w:rPr>
              <w:t>(</w:t>
            </w:r>
            <w:proofErr w:type="gramEnd"/>
            <w:r w:rsidR="002F01CA">
              <w:rPr>
                <w:sz w:val="20"/>
                <w:szCs w:val="20"/>
              </w:rPr>
              <w:t>s)</w:t>
            </w:r>
          </w:p>
        </w:tc>
      </w:tr>
      <w:tr w:rsidR="009E31C2" w:rsidRPr="00D8799A" w14:paraId="034E7954" w14:textId="77777777" w:rsidTr="4EF77C7B">
        <w:trPr>
          <w:trHeight w:val="128"/>
        </w:trPr>
        <w:tc>
          <w:tcPr>
            <w:tcW w:w="562" w:type="dxa"/>
            <w:shd w:val="clear" w:color="auto" w:fill="C5EEFF" w:themeFill="background2" w:themeFillTint="33"/>
          </w:tcPr>
          <w:p w14:paraId="133977F0" w14:textId="04073E30"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lastRenderedPageBreak/>
              <w:t>5</w:t>
            </w:r>
            <w:r w:rsidR="00850215">
              <w:rPr>
                <w:rFonts w:eastAsia="Times New Roman"/>
                <w:sz w:val="20"/>
                <w:szCs w:val="20"/>
                <w:lang w:val="fr-FR" w:eastAsia="zh-CN"/>
              </w:rPr>
              <w:t>2</w:t>
            </w:r>
          </w:p>
        </w:tc>
        <w:tc>
          <w:tcPr>
            <w:tcW w:w="8500" w:type="dxa"/>
            <w:shd w:val="clear" w:color="auto" w:fill="C5EEFF" w:themeFill="background2" w:themeFillTint="33"/>
            <w:hideMark/>
          </w:tcPr>
          <w:p w14:paraId="1EBAE777" w14:textId="377251FC" w:rsidR="009E31C2" w:rsidRPr="00D8799A" w:rsidRDefault="009E31C2" w:rsidP="009E31C2">
            <w:pPr>
              <w:spacing w:line="240" w:lineRule="auto"/>
              <w:rPr>
                <w:rFonts w:eastAsia="Times New Roman"/>
                <w:sz w:val="20"/>
                <w:szCs w:val="20"/>
                <w:lang w:val="fr-FR" w:eastAsia="zh-CN"/>
              </w:rPr>
            </w:pPr>
            <w:r w:rsidRPr="00D8799A">
              <w:rPr>
                <w:sz w:val="20"/>
                <w:szCs w:val="20"/>
              </w:rPr>
              <w:t>6</w:t>
            </w:r>
            <w:r w:rsidRPr="002F01CA">
              <w:rPr>
                <w:sz w:val="20"/>
                <w:szCs w:val="20"/>
                <w:shd w:val="clear" w:color="auto" w:fill="C5EEFF" w:themeFill="background2" w:themeFillTint="33"/>
              </w:rPr>
              <w:t xml:space="preserve">.6. </w:t>
            </w:r>
            <w:proofErr w:type="spellStart"/>
            <w:r w:rsidRPr="002F01CA">
              <w:rPr>
                <w:sz w:val="20"/>
                <w:szCs w:val="20"/>
                <w:shd w:val="clear" w:color="auto" w:fill="C5EEFF" w:themeFill="background2" w:themeFillTint="33"/>
              </w:rPr>
              <w:t>Appuyer</w:t>
            </w:r>
            <w:proofErr w:type="spellEnd"/>
            <w:r w:rsidRPr="002F01CA">
              <w:rPr>
                <w:sz w:val="20"/>
                <w:szCs w:val="20"/>
                <w:shd w:val="clear" w:color="auto" w:fill="C5EEFF" w:themeFill="background2" w:themeFillTint="33"/>
              </w:rPr>
              <w:t xml:space="preserve"> les réseaux des associations </w:t>
            </w:r>
            <w:proofErr w:type="spellStart"/>
            <w:r w:rsidRPr="002F01CA">
              <w:rPr>
                <w:sz w:val="20"/>
                <w:szCs w:val="20"/>
                <w:shd w:val="clear" w:color="auto" w:fill="C5EEFF" w:themeFill="background2" w:themeFillTint="33"/>
              </w:rPr>
              <w:t>féminines</w:t>
            </w:r>
            <w:proofErr w:type="spellEnd"/>
            <w:r w:rsidRPr="002F01CA">
              <w:rPr>
                <w:sz w:val="20"/>
                <w:szCs w:val="20"/>
                <w:shd w:val="clear" w:color="auto" w:fill="C5EEFF" w:themeFill="background2" w:themeFillTint="33"/>
              </w:rPr>
              <w:t xml:space="preserve"> et les associations des hommes pour la </w:t>
            </w:r>
            <w:proofErr w:type="spellStart"/>
            <w:r w:rsidRPr="002F01CA">
              <w:rPr>
                <w:sz w:val="20"/>
                <w:szCs w:val="20"/>
                <w:shd w:val="clear" w:color="auto" w:fill="C5EEFF" w:themeFill="background2" w:themeFillTint="33"/>
              </w:rPr>
              <w:t>realisation</w:t>
            </w:r>
            <w:proofErr w:type="spellEnd"/>
            <w:r w:rsidRPr="002F01CA">
              <w:rPr>
                <w:sz w:val="20"/>
                <w:szCs w:val="20"/>
                <w:shd w:val="clear" w:color="auto" w:fill="C5EEFF" w:themeFill="background2" w:themeFillTint="33"/>
              </w:rPr>
              <w:t xml:space="preserve"> des </w:t>
            </w:r>
            <w:proofErr w:type="spellStart"/>
            <w:r w:rsidRPr="002F01CA">
              <w:rPr>
                <w:sz w:val="20"/>
                <w:szCs w:val="20"/>
                <w:shd w:val="clear" w:color="auto" w:fill="C5EEFF" w:themeFill="background2" w:themeFillTint="33"/>
              </w:rPr>
              <w:t>activités</w:t>
            </w:r>
            <w:proofErr w:type="spellEnd"/>
            <w:r w:rsidRPr="002F01CA">
              <w:rPr>
                <w:sz w:val="20"/>
                <w:szCs w:val="20"/>
                <w:shd w:val="clear" w:color="auto" w:fill="C5EEFF" w:themeFill="background2" w:themeFillTint="33"/>
              </w:rPr>
              <w:t xml:space="preserve"> </w:t>
            </w:r>
            <w:proofErr w:type="spellStart"/>
            <w:r w:rsidRPr="002F01CA">
              <w:rPr>
                <w:sz w:val="20"/>
                <w:szCs w:val="20"/>
                <w:shd w:val="clear" w:color="auto" w:fill="C5EEFF" w:themeFill="background2" w:themeFillTint="33"/>
              </w:rPr>
              <w:t>communautaires</w:t>
            </w:r>
            <w:proofErr w:type="spellEnd"/>
            <w:r w:rsidRPr="002F01CA">
              <w:rPr>
                <w:sz w:val="20"/>
                <w:szCs w:val="20"/>
                <w:shd w:val="clear" w:color="auto" w:fill="C5EEFF" w:themeFill="background2" w:themeFillTint="33"/>
              </w:rPr>
              <w:t xml:space="preserve"> sur la promotion de la </w:t>
            </w:r>
            <w:proofErr w:type="spellStart"/>
            <w:r w:rsidRPr="002F01CA">
              <w:rPr>
                <w:sz w:val="20"/>
                <w:szCs w:val="20"/>
                <w:shd w:val="clear" w:color="auto" w:fill="C5EEFF" w:themeFill="background2" w:themeFillTint="33"/>
              </w:rPr>
              <w:t>masculinité</w:t>
            </w:r>
            <w:proofErr w:type="spellEnd"/>
            <w:r w:rsidRPr="002F01CA">
              <w:rPr>
                <w:sz w:val="20"/>
                <w:szCs w:val="20"/>
                <w:shd w:val="clear" w:color="auto" w:fill="C5EEFF" w:themeFill="background2" w:themeFillTint="33"/>
              </w:rPr>
              <w:t xml:space="preserve"> positive pour la vaccination, la </w:t>
            </w:r>
            <w:proofErr w:type="spellStart"/>
            <w:r w:rsidRPr="002F01CA">
              <w:rPr>
                <w:sz w:val="20"/>
                <w:szCs w:val="20"/>
                <w:shd w:val="clear" w:color="auto" w:fill="C5EEFF" w:themeFill="background2" w:themeFillTint="33"/>
              </w:rPr>
              <w:t>parentalité</w:t>
            </w:r>
            <w:proofErr w:type="spellEnd"/>
            <w:r w:rsidRPr="002F01CA">
              <w:rPr>
                <w:sz w:val="20"/>
                <w:szCs w:val="20"/>
                <w:shd w:val="clear" w:color="auto" w:fill="C5EEFF" w:themeFill="background2" w:themeFillTint="33"/>
              </w:rPr>
              <w:t xml:space="preserve"> et </w:t>
            </w:r>
            <w:proofErr w:type="spellStart"/>
            <w:r w:rsidRPr="002F01CA">
              <w:rPr>
                <w:sz w:val="20"/>
                <w:szCs w:val="20"/>
                <w:shd w:val="clear" w:color="auto" w:fill="C5EEFF" w:themeFill="background2" w:themeFillTint="33"/>
              </w:rPr>
              <w:t>l'adoption</w:t>
            </w:r>
            <w:proofErr w:type="spellEnd"/>
            <w:r w:rsidRPr="002F01CA">
              <w:rPr>
                <w:sz w:val="20"/>
                <w:szCs w:val="20"/>
                <w:shd w:val="clear" w:color="auto" w:fill="C5EEFF" w:themeFill="background2" w:themeFillTint="33"/>
              </w:rPr>
              <w:t xml:space="preserve"> des </w:t>
            </w:r>
            <w:proofErr w:type="spellStart"/>
            <w:r w:rsidRPr="002F01CA">
              <w:rPr>
                <w:sz w:val="20"/>
                <w:szCs w:val="20"/>
                <w:shd w:val="clear" w:color="auto" w:fill="C5EEFF" w:themeFill="background2" w:themeFillTint="33"/>
              </w:rPr>
              <w:t>normes</w:t>
            </w:r>
            <w:proofErr w:type="spellEnd"/>
            <w:r w:rsidRPr="002F01CA">
              <w:rPr>
                <w:sz w:val="20"/>
                <w:szCs w:val="20"/>
                <w:shd w:val="clear" w:color="auto" w:fill="C5EEFF" w:themeFill="background2" w:themeFillTint="33"/>
              </w:rPr>
              <w:t xml:space="preserve"> </w:t>
            </w:r>
            <w:proofErr w:type="spellStart"/>
            <w:r w:rsidRPr="002F01CA">
              <w:rPr>
                <w:sz w:val="20"/>
                <w:szCs w:val="20"/>
                <w:shd w:val="clear" w:color="auto" w:fill="C5EEFF" w:themeFill="background2" w:themeFillTint="33"/>
              </w:rPr>
              <w:t>sociales</w:t>
            </w:r>
            <w:proofErr w:type="spellEnd"/>
            <w:r w:rsidRPr="002F01CA">
              <w:rPr>
                <w:sz w:val="20"/>
                <w:szCs w:val="20"/>
                <w:shd w:val="clear" w:color="auto" w:fill="C5EEFF" w:themeFill="background2" w:themeFillTint="33"/>
              </w:rPr>
              <w:t xml:space="preserve"> </w:t>
            </w:r>
            <w:proofErr w:type="spellStart"/>
            <w:r w:rsidRPr="002F01CA">
              <w:rPr>
                <w:sz w:val="20"/>
                <w:szCs w:val="20"/>
                <w:shd w:val="clear" w:color="auto" w:fill="C5EEFF" w:themeFill="background2" w:themeFillTint="33"/>
              </w:rPr>
              <w:t>en</w:t>
            </w:r>
            <w:proofErr w:type="spellEnd"/>
            <w:r w:rsidRPr="002F01CA">
              <w:rPr>
                <w:sz w:val="20"/>
                <w:szCs w:val="20"/>
                <w:shd w:val="clear" w:color="auto" w:fill="C5EEFF" w:themeFill="background2" w:themeFillTint="33"/>
              </w:rPr>
              <w:t xml:space="preserve"> </w:t>
            </w:r>
            <w:proofErr w:type="spellStart"/>
            <w:r w:rsidRPr="002F01CA">
              <w:rPr>
                <w:sz w:val="20"/>
                <w:szCs w:val="20"/>
                <w:shd w:val="clear" w:color="auto" w:fill="C5EEFF" w:themeFill="background2" w:themeFillTint="33"/>
              </w:rPr>
              <w:t>faveur</w:t>
            </w:r>
            <w:proofErr w:type="spellEnd"/>
            <w:r w:rsidRPr="002F01CA">
              <w:rPr>
                <w:sz w:val="20"/>
                <w:szCs w:val="20"/>
                <w:shd w:val="clear" w:color="auto" w:fill="C5EEFF" w:themeFill="background2" w:themeFillTint="33"/>
              </w:rPr>
              <w:t xml:space="preserve"> de la vaccination au sein du couple pour les parents, les filles, garcons, et les leaders </w:t>
            </w:r>
            <w:proofErr w:type="spellStart"/>
            <w:r w:rsidRPr="002F01CA">
              <w:rPr>
                <w:sz w:val="20"/>
                <w:szCs w:val="20"/>
                <w:shd w:val="clear" w:color="auto" w:fill="C5EEFF" w:themeFill="background2" w:themeFillTint="33"/>
              </w:rPr>
              <w:t>communautaires</w:t>
            </w:r>
            <w:proofErr w:type="spellEnd"/>
            <w:r w:rsidRPr="002F01CA">
              <w:rPr>
                <w:sz w:val="20"/>
                <w:szCs w:val="20"/>
                <w:shd w:val="clear" w:color="auto" w:fill="C5EEFF" w:themeFill="background2" w:themeFillTint="33"/>
              </w:rPr>
              <w:t xml:space="preserve"> dans les provinces avec defis </w:t>
            </w:r>
            <w:proofErr w:type="spellStart"/>
            <w:r w:rsidRPr="002F01CA">
              <w:rPr>
                <w:sz w:val="20"/>
                <w:szCs w:val="20"/>
                <w:shd w:val="clear" w:color="auto" w:fill="C5EEFF" w:themeFill="background2" w:themeFillTint="33"/>
              </w:rPr>
              <w:t>majeurs</w:t>
            </w:r>
            <w:proofErr w:type="spellEnd"/>
            <w:r w:rsidRPr="002F01CA">
              <w:rPr>
                <w:sz w:val="20"/>
                <w:szCs w:val="20"/>
                <w:shd w:val="clear" w:color="auto" w:fill="C5EEFF" w:themeFill="background2" w:themeFillTint="33"/>
              </w:rPr>
              <w:t xml:space="preserve"> lies au genre (Kasai Oriental et </w:t>
            </w:r>
            <w:proofErr w:type="spellStart"/>
            <w:proofErr w:type="gramStart"/>
            <w:r w:rsidRPr="002F01CA">
              <w:rPr>
                <w:sz w:val="20"/>
                <w:szCs w:val="20"/>
                <w:shd w:val="clear" w:color="auto" w:fill="C5EEFF" w:themeFill="background2" w:themeFillTint="33"/>
              </w:rPr>
              <w:t>Tshuapa</w:t>
            </w:r>
            <w:proofErr w:type="spellEnd"/>
            <w:r w:rsidRPr="002F01CA">
              <w:rPr>
                <w:sz w:val="20"/>
                <w:szCs w:val="20"/>
                <w:shd w:val="clear" w:color="auto" w:fill="C5EEFF" w:themeFill="background2" w:themeFillTint="33"/>
              </w:rPr>
              <w:t>)(</w:t>
            </w:r>
            <w:proofErr w:type="gramEnd"/>
            <w:r w:rsidRPr="002F01CA">
              <w:rPr>
                <w:sz w:val="20"/>
                <w:szCs w:val="20"/>
                <w:shd w:val="clear" w:color="auto" w:fill="C5EEFF" w:themeFill="background2" w:themeFillTint="33"/>
              </w:rPr>
              <w:t>s)</w:t>
            </w:r>
          </w:p>
        </w:tc>
      </w:tr>
      <w:tr w:rsidR="009E31C2" w:rsidRPr="00D8799A" w14:paraId="02A57C6D" w14:textId="77777777" w:rsidTr="4EF77C7B">
        <w:trPr>
          <w:trHeight w:val="282"/>
        </w:trPr>
        <w:tc>
          <w:tcPr>
            <w:tcW w:w="562" w:type="dxa"/>
            <w:shd w:val="clear" w:color="auto" w:fill="C5EEFF" w:themeFill="background2" w:themeFillTint="33"/>
          </w:tcPr>
          <w:p w14:paraId="74914EB9" w14:textId="2AA8D9D1"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w:t>
            </w:r>
            <w:r w:rsidR="00850215">
              <w:rPr>
                <w:rFonts w:eastAsia="Times New Roman"/>
                <w:sz w:val="20"/>
                <w:szCs w:val="20"/>
                <w:lang w:val="fr-FR" w:eastAsia="zh-CN"/>
              </w:rPr>
              <w:t>3</w:t>
            </w:r>
          </w:p>
        </w:tc>
        <w:tc>
          <w:tcPr>
            <w:tcW w:w="8500" w:type="dxa"/>
            <w:shd w:val="clear" w:color="auto" w:fill="C5EEFF" w:themeFill="background2" w:themeFillTint="33"/>
            <w:hideMark/>
          </w:tcPr>
          <w:p w14:paraId="05860CCB" w14:textId="5A5EAC09"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6.7. </w:t>
            </w:r>
            <w:proofErr w:type="spellStart"/>
            <w:r w:rsidRPr="00D8799A">
              <w:rPr>
                <w:sz w:val="20"/>
                <w:szCs w:val="20"/>
              </w:rPr>
              <w:t>Accompagner</w:t>
            </w:r>
            <w:proofErr w:type="spellEnd"/>
            <w:r w:rsidRPr="00D8799A">
              <w:rPr>
                <w:sz w:val="20"/>
                <w:szCs w:val="20"/>
              </w:rPr>
              <w:t xml:space="preserve"> les OSC dans la mise </w:t>
            </w:r>
            <w:proofErr w:type="spellStart"/>
            <w:r w:rsidRPr="00D8799A">
              <w:rPr>
                <w:sz w:val="20"/>
                <w:szCs w:val="20"/>
              </w:rPr>
              <w:t>en</w:t>
            </w:r>
            <w:proofErr w:type="spellEnd"/>
            <w:r w:rsidRPr="00D8799A">
              <w:rPr>
                <w:sz w:val="20"/>
                <w:szCs w:val="20"/>
              </w:rPr>
              <w:t xml:space="preserve"> </w:t>
            </w:r>
            <w:proofErr w:type="spellStart"/>
            <w:r w:rsidRPr="00D8799A">
              <w:rPr>
                <w:sz w:val="20"/>
                <w:szCs w:val="20"/>
              </w:rPr>
              <w:t>œuvre</w:t>
            </w:r>
            <w:proofErr w:type="spellEnd"/>
            <w:r w:rsidRPr="00D8799A">
              <w:rPr>
                <w:sz w:val="20"/>
                <w:szCs w:val="20"/>
              </w:rPr>
              <w:t xml:space="preserve"> des </w:t>
            </w:r>
            <w:proofErr w:type="spellStart"/>
            <w:r w:rsidRPr="00D8799A">
              <w:rPr>
                <w:sz w:val="20"/>
                <w:szCs w:val="20"/>
              </w:rPr>
              <w:t>activites</w:t>
            </w:r>
            <w:proofErr w:type="spellEnd"/>
            <w:r w:rsidRPr="00D8799A">
              <w:rPr>
                <w:sz w:val="20"/>
                <w:szCs w:val="20"/>
              </w:rPr>
              <w:t xml:space="preserve"> (Assurer le </w:t>
            </w:r>
            <w:proofErr w:type="spellStart"/>
            <w:r w:rsidRPr="00D8799A">
              <w:rPr>
                <w:sz w:val="20"/>
                <w:szCs w:val="20"/>
              </w:rPr>
              <w:t>fonctionnement</w:t>
            </w:r>
            <w:proofErr w:type="spellEnd"/>
            <w:r w:rsidRPr="00D8799A">
              <w:rPr>
                <w:sz w:val="20"/>
                <w:szCs w:val="20"/>
              </w:rPr>
              <w:t xml:space="preserve"> des OSC et </w:t>
            </w:r>
            <w:proofErr w:type="spellStart"/>
            <w:r w:rsidRPr="00D8799A">
              <w:rPr>
                <w:sz w:val="20"/>
                <w:szCs w:val="20"/>
              </w:rPr>
              <w:t>suivi</w:t>
            </w:r>
            <w:proofErr w:type="spellEnd"/>
            <w:r w:rsidRPr="00D8799A">
              <w:rPr>
                <w:sz w:val="20"/>
                <w:szCs w:val="20"/>
              </w:rPr>
              <w:t xml:space="preserve">) dans les 6 provinces </w:t>
            </w:r>
            <w:proofErr w:type="spellStart"/>
            <w:r w:rsidRPr="00D8799A">
              <w:rPr>
                <w:sz w:val="20"/>
                <w:szCs w:val="20"/>
              </w:rPr>
              <w:t>necessitant</w:t>
            </w:r>
            <w:proofErr w:type="spellEnd"/>
            <w:r w:rsidRPr="00D8799A">
              <w:rPr>
                <w:sz w:val="20"/>
                <w:szCs w:val="20"/>
              </w:rPr>
              <w:t xml:space="preserve"> un </w:t>
            </w:r>
            <w:proofErr w:type="spellStart"/>
            <w:proofErr w:type="gramStart"/>
            <w:r w:rsidRPr="00D8799A">
              <w:rPr>
                <w:sz w:val="20"/>
                <w:szCs w:val="20"/>
              </w:rPr>
              <w:t>appui</w:t>
            </w:r>
            <w:proofErr w:type="spellEnd"/>
            <w:r w:rsidRPr="00D8799A">
              <w:rPr>
                <w:sz w:val="20"/>
                <w:szCs w:val="20"/>
              </w:rPr>
              <w:t xml:space="preserve">  </w:t>
            </w:r>
            <w:proofErr w:type="spellStart"/>
            <w:r w:rsidRPr="00D8799A">
              <w:rPr>
                <w:sz w:val="20"/>
                <w:szCs w:val="20"/>
              </w:rPr>
              <w:t>specifique</w:t>
            </w:r>
            <w:proofErr w:type="spellEnd"/>
            <w:proofErr w:type="gramEnd"/>
            <w:r w:rsidRPr="00D8799A">
              <w:rPr>
                <w:sz w:val="20"/>
                <w:szCs w:val="20"/>
              </w:rPr>
              <w:t xml:space="preserve"> (Mai-Ndombe, Kasai-Oriental, </w:t>
            </w:r>
            <w:proofErr w:type="spellStart"/>
            <w:r w:rsidRPr="00D8799A">
              <w:rPr>
                <w:sz w:val="20"/>
                <w:szCs w:val="20"/>
              </w:rPr>
              <w:t>Tshopo</w:t>
            </w:r>
            <w:proofErr w:type="spellEnd"/>
            <w:r w:rsidRPr="00D8799A">
              <w:rPr>
                <w:sz w:val="20"/>
                <w:szCs w:val="20"/>
              </w:rPr>
              <w:t xml:space="preserve">, Haut Katanga, </w:t>
            </w:r>
            <w:proofErr w:type="spellStart"/>
            <w:r w:rsidRPr="00D8799A">
              <w:rPr>
                <w:sz w:val="20"/>
                <w:szCs w:val="20"/>
              </w:rPr>
              <w:t>Mongala</w:t>
            </w:r>
            <w:proofErr w:type="spellEnd"/>
            <w:r w:rsidRPr="00D8799A">
              <w:rPr>
                <w:sz w:val="20"/>
                <w:szCs w:val="20"/>
              </w:rPr>
              <w:t xml:space="preserve"> et </w:t>
            </w:r>
            <w:proofErr w:type="spellStart"/>
            <w:r w:rsidRPr="00D8799A">
              <w:rPr>
                <w:sz w:val="20"/>
                <w:szCs w:val="20"/>
              </w:rPr>
              <w:t>Tshuapa</w:t>
            </w:r>
            <w:proofErr w:type="spellEnd"/>
            <w:r w:rsidRPr="00D8799A">
              <w:rPr>
                <w:sz w:val="20"/>
                <w:szCs w:val="20"/>
              </w:rPr>
              <w:t>) (s)</w:t>
            </w:r>
          </w:p>
        </w:tc>
      </w:tr>
      <w:tr w:rsidR="009A1424" w:rsidRPr="00D8799A" w14:paraId="79FB5F12" w14:textId="77777777" w:rsidTr="4EF77C7B">
        <w:trPr>
          <w:trHeight w:val="282"/>
        </w:trPr>
        <w:tc>
          <w:tcPr>
            <w:tcW w:w="9062" w:type="dxa"/>
            <w:gridSpan w:val="2"/>
          </w:tcPr>
          <w:p w14:paraId="42BD79ED" w14:textId="023E15F0" w:rsidR="009A1424" w:rsidRPr="00F04516" w:rsidRDefault="3B6D61B6" w:rsidP="4EF77C7B">
            <w:pPr>
              <w:spacing w:line="240" w:lineRule="auto"/>
              <w:rPr>
                <w:b/>
                <w:bCs/>
                <w:sz w:val="20"/>
                <w:szCs w:val="20"/>
                <w:lang w:val="en-US"/>
              </w:rPr>
            </w:pPr>
            <w:r w:rsidRPr="4EF77C7B">
              <w:rPr>
                <w:b/>
                <w:bCs/>
                <w:sz w:val="20"/>
                <w:szCs w:val="20"/>
                <w:lang w:val="en-US"/>
              </w:rPr>
              <w:t xml:space="preserve">Domaine </w:t>
            </w:r>
            <w:proofErr w:type="gramStart"/>
            <w:r w:rsidRPr="4EF77C7B">
              <w:rPr>
                <w:b/>
                <w:bCs/>
                <w:sz w:val="20"/>
                <w:szCs w:val="20"/>
                <w:lang w:val="en-US"/>
              </w:rPr>
              <w:t>7.</w:t>
            </w:r>
            <w:r w:rsidR="2CF2F084" w:rsidRPr="4EF77C7B">
              <w:rPr>
                <w:b/>
                <w:bCs/>
                <w:sz w:val="20"/>
                <w:szCs w:val="20"/>
                <w:lang w:val="en-US"/>
              </w:rPr>
              <w:t>Gouvernance</w:t>
            </w:r>
            <w:proofErr w:type="gramEnd"/>
          </w:p>
        </w:tc>
      </w:tr>
      <w:tr w:rsidR="009E31C2" w:rsidRPr="00D8799A" w14:paraId="1C6D45F7" w14:textId="77777777" w:rsidTr="4EF77C7B">
        <w:trPr>
          <w:trHeight w:val="272"/>
        </w:trPr>
        <w:tc>
          <w:tcPr>
            <w:tcW w:w="562" w:type="dxa"/>
          </w:tcPr>
          <w:p w14:paraId="21A30950" w14:textId="162B7335"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w:t>
            </w:r>
            <w:r w:rsidR="00850215">
              <w:rPr>
                <w:rFonts w:eastAsia="Times New Roman"/>
                <w:sz w:val="20"/>
                <w:szCs w:val="20"/>
                <w:lang w:val="fr-FR" w:eastAsia="zh-CN"/>
              </w:rPr>
              <w:t>4</w:t>
            </w:r>
          </w:p>
        </w:tc>
        <w:tc>
          <w:tcPr>
            <w:tcW w:w="8500" w:type="dxa"/>
            <w:hideMark/>
          </w:tcPr>
          <w:p w14:paraId="06A8FFE2" w14:textId="3B587199"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7.2. </w:t>
            </w:r>
            <w:proofErr w:type="spellStart"/>
            <w:r w:rsidRPr="00D8799A">
              <w:rPr>
                <w:sz w:val="20"/>
                <w:szCs w:val="20"/>
              </w:rPr>
              <w:t>Appuyer</w:t>
            </w:r>
            <w:proofErr w:type="spellEnd"/>
            <w:r w:rsidRPr="00D8799A">
              <w:rPr>
                <w:sz w:val="20"/>
                <w:szCs w:val="20"/>
              </w:rPr>
              <w:t xml:space="preserve"> </w:t>
            </w:r>
            <w:proofErr w:type="spellStart"/>
            <w:r w:rsidRPr="00D8799A">
              <w:rPr>
                <w:sz w:val="20"/>
                <w:szCs w:val="20"/>
              </w:rPr>
              <w:t>l'organisation</w:t>
            </w:r>
            <w:proofErr w:type="spellEnd"/>
            <w:r w:rsidRPr="00D8799A">
              <w:rPr>
                <w:sz w:val="20"/>
                <w:szCs w:val="20"/>
              </w:rPr>
              <w:t xml:space="preserve"> des revues à mi </w:t>
            </w:r>
            <w:proofErr w:type="spellStart"/>
            <w:r w:rsidRPr="00D8799A">
              <w:rPr>
                <w:sz w:val="20"/>
                <w:szCs w:val="20"/>
              </w:rPr>
              <w:t>parcours</w:t>
            </w:r>
            <w:proofErr w:type="spellEnd"/>
            <w:r w:rsidRPr="00D8799A">
              <w:rPr>
                <w:sz w:val="20"/>
                <w:szCs w:val="20"/>
              </w:rPr>
              <w:t xml:space="preserve"> et </w:t>
            </w:r>
            <w:proofErr w:type="spellStart"/>
            <w:r w:rsidRPr="00D8799A">
              <w:rPr>
                <w:sz w:val="20"/>
                <w:szCs w:val="20"/>
              </w:rPr>
              <w:t>annuelles</w:t>
            </w:r>
            <w:proofErr w:type="spellEnd"/>
            <w:r w:rsidRPr="00D8799A">
              <w:rPr>
                <w:sz w:val="20"/>
                <w:szCs w:val="20"/>
              </w:rPr>
              <w:t xml:space="preserve"> du PEV </w:t>
            </w:r>
            <w:proofErr w:type="gramStart"/>
            <w:r w:rsidRPr="00D8799A">
              <w:rPr>
                <w:sz w:val="20"/>
                <w:szCs w:val="20"/>
              </w:rPr>
              <w:t xml:space="preserve">plus  </w:t>
            </w:r>
            <w:proofErr w:type="spellStart"/>
            <w:r w:rsidRPr="00D8799A">
              <w:rPr>
                <w:sz w:val="20"/>
                <w:szCs w:val="20"/>
              </w:rPr>
              <w:t>l'évaluation</w:t>
            </w:r>
            <w:proofErr w:type="spellEnd"/>
            <w:proofErr w:type="gramEnd"/>
            <w:r w:rsidRPr="00D8799A">
              <w:rPr>
                <w:sz w:val="20"/>
                <w:szCs w:val="20"/>
              </w:rPr>
              <w:t xml:space="preserve"> </w:t>
            </w:r>
            <w:proofErr w:type="spellStart"/>
            <w:r w:rsidRPr="00D8799A">
              <w:rPr>
                <w:sz w:val="20"/>
                <w:szCs w:val="20"/>
              </w:rPr>
              <w:t>conjointe</w:t>
            </w:r>
            <w:proofErr w:type="spellEnd"/>
            <w:r w:rsidRPr="00D8799A">
              <w:rPr>
                <w:sz w:val="20"/>
                <w:szCs w:val="20"/>
              </w:rPr>
              <w:t>.</w:t>
            </w:r>
          </w:p>
        </w:tc>
      </w:tr>
      <w:tr w:rsidR="009E31C2" w:rsidRPr="00D8799A" w14:paraId="78879188" w14:textId="77777777" w:rsidTr="4EF77C7B">
        <w:trPr>
          <w:trHeight w:val="418"/>
        </w:trPr>
        <w:tc>
          <w:tcPr>
            <w:tcW w:w="562" w:type="dxa"/>
          </w:tcPr>
          <w:p w14:paraId="2721C570"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56</w:t>
            </w:r>
          </w:p>
        </w:tc>
        <w:tc>
          <w:tcPr>
            <w:tcW w:w="8500" w:type="dxa"/>
            <w:hideMark/>
          </w:tcPr>
          <w:p w14:paraId="55A00FB6" w14:textId="79D48148"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7.5. </w:t>
            </w:r>
            <w:proofErr w:type="spellStart"/>
            <w:r w:rsidRPr="00D8799A">
              <w:rPr>
                <w:sz w:val="20"/>
                <w:szCs w:val="20"/>
              </w:rPr>
              <w:t>Organiser</w:t>
            </w:r>
            <w:proofErr w:type="spellEnd"/>
            <w:r w:rsidRPr="00D8799A">
              <w:rPr>
                <w:sz w:val="20"/>
                <w:szCs w:val="20"/>
              </w:rPr>
              <w:t xml:space="preserve"> les audits internes et externes du PEV.</w:t>
            </w:r>
          </w:p>
        </w:tc>
      </w:tr>
      <w:tr w:rsidR="009E31C2" w:rsidRPr="00D8799A" w14:paraId="78EA6E66" w14:textId="77777777" w:rsidTr="4EF77C7B">
        <w:trPr>
          <w:trHeight w:val="357"/>
        </w:trPr>
        <w:tc>
          <w:tcPr>
            <w:tcW w:w="562" w:type="dxa"/>
            <w:shd w:val="clear" w:color="auto" w:fill="F2F2F2" w:themeFill="background1" w:themeFillShade="F2"/>
          </w:tcPr>
          <w:p w14:paraId="03E6F523"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57</w:t>
            </w:r>
          </w:p>
        </w:tc>
        <w:tc>
          <w:tcPr>
            <w:tcW w:w="8500" w:type="dxa"/>
            <w:shd w:val="clear" w:color="auto" w:fill="F2F2F2" w:themeFill="background1" w:themeFillShade="F2"/>
            <w:hideMark/>
          </w:tcPr>
          <w:p w14:paraId="4E56F464" w14:textId="44B48776"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7.6. </w:t>
            </w:r>
            <w:proofErr w:type="spellStart"/>
            <w:r w:rsidRPr="00D8799A">
              <w:rPr>
                <w:sz w:val="20"/>
                <w:szCs w:val="20"/>
              </w:rPr>
              <w:t>Appuyer</w:t>
            </w:r>
            <w:proofErr w:type="spellEnd"/>
            <w:r w:rsidRPr="00D8799A">
              <w:rPr>
                <w:sz w:val="20"/>
                <w:szCs w:val="20"/>
              </w:rPr>
              <w:t xml:space="preserve"> le </w:t>
            </w:r>
            <w:proofErr w:type="spellStart"/>
            <w:r w:rsidRPr="00D8799A">
              <w:rPr>
                <w:sz w:val="20"/>
                <w:szCs w:val="20"/>
              </w:rPr>
              <w:t>fonctionnement</w:t>
            </w:r>
            <w:proofErr w:type="spellEnd"/>
            <w:r w:rsidRPr="00D8799A">
              <w:rPr>
                <w:sz w:val="20"/>
                <w:szCs w:val="20"/>
              </w:rPr>
              <w:t xml:space="preserve"> du PEV.</w:t>
            </w:r>
          </w:p>
        </w:tc>
      </w:tr>
      <w:tr w:rsidR="009E31C2" w:rsidRPr="00D8799A" w14:paraId="11D9E67B" w14:textId="77777777" w:rsidTr="4EF77C7B">
        <w:trPr>
          <w:trHeight w:val="278"/>
        </w:trPr>
        <w:tc>
          <w:tcPr>
            <w:tcW w:w="562" w:type="dxa"/>
          </w:tcPr>
          <w:p w14:paraId="549A4999"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58</w:t>
            </w:r>
          </w:p>
        </w:tc>
        <w:tc>
          <w:tcPr>
            <w:tcW w:w="8500" w:type="dxa"/>
            <w:hideMark/>
          </w:tcPr>
          <w:p w14:paraId="3E0646E0" w14:textId="713FA842"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7.7. </w:t>
            </w:r>
            <w:proofErr w:type="spellStart"/>
            <w:r w:rsidRPr="00D8799A">
              <w:rPr>
                <w:sz w:val="20"/>
                <w:szCs w:val="20"/>
              </w:rPr>
              <w:t>Appuyer</w:t>
            </w:r>
            <w:proofErr w:type="spellEnd"/>
            <w:r w:rsidRPr="00D8799A">
              <w:rPr>
                <w:sz w:val="20"/>
                <w:szCs w:val="20"/>
              </w:rPr>
              <w:t xml:space="preserve"> le </w:t>
            </w:r>
            <w:proofErr w:type="spellStart"/>
            <w:r w:rsidRPr="00D8799A">
              <w:rPr>
                <w:sz w:val="20"/>
                <w:szCs w:val="20"/>
              </w:rPr>
              <w:t>fonctionnement</w:t>
            </w:r>
            <w:proofErr w:type="spellEnd"/>
            <w:r w:rsidRPr="00D8799A">
              <w:rPr>
                <w:sz w:val="20"/>
                <w:szCs w:val="20"/>
              </w:rPr>
              <w:t xml:space="preserve"> de </w:t>
            </w:r>
            <w:proofErr w:type="spellStart"/>
            <w:r w:rsidRPr="00D8799A">
              <w:rPr>
                <w:sz w:val="20"/>
                <w:szCs w:val="20"/>
              </w:rPr>
              <w:t>l'INSP</w:t>
            </w:r>
            <w:proofErr w:type="spellEnd"/>
            <w:r w:rsidRPr="00D8799A">
              <w:rPr>
                <w:sz w:val="20"/>
                <w:szCs w:val="20"/>
              </w:rPr>
              <w:t xml:space="preserve"> pour la mise </w:t>
            </w:r>
            <w:proofErr w:type="spellStart"/>
            <w:r w:rsidRPr="00D8799A">
              <w:rPr>
                <w:sz w:val="20"/>
                <w:szCs w:val="20"/>
              </w:rPr>
              <w:t>en</w:t>
            </w:r>
            <w:proofErr w:type="spellEnd"/>
            <w:r w:rsidRPr="00D8799A">
              <w:rPr>
                <w:sz w:val="20"/>
                <w:szCs w:val="20"/>
              </w:rPr>
              <w:t xml:space="preserve"> oeuvre du </w:t>
            </w:r>
            <w:proofErr w:type="spellStart"/>
            <w:r w:rsidRPr="00D8799A">
              <w:rPr>
                <w:sz w:val="20"/>
                <w:szCs w:val="20"/>
              </w:rPr>
              <w:t>centre</w:t>
            </w:r>
            <w:proofErr w:type="spellEnd"/>
            <w:r w:rsidRPr="00D8799A">
              <w:rPr>
                <w:sz w:val="20"/>
                <w:szCs w:val="20"/>
              </w:rPr>
              <w:t xml:space="preserve"> de Gestion des </w:t>
            </w:r>
            <w:proofErr w:type="spellStart"/>
            <w:r w:rsidRPr="00D8799A">
              <w:rPr>
                <w:sz w:val="20"/>
                <w:szCs w:val="20"/>
              </w:rPr>
              <w:t>Connaissances</w:t>
            </w:r>
            <w:proofErr w:type="spellEnd"/>
            <w:r w:rsidRPr="00D8799A">
              <w:rPr>
                <w:sz w:val="20"/>
                <w:szCs w:val="20"/>
              </w:rPr>
              <w:t>.</w:t>
            </w:r>
          </w:p>
        </w:tc>
      </w:tr>
      <w:tr w:rsidR="009E31C2" w:rsidRPr="00D8799A" w14:paraId="4539E5B7" w14:textId="77777777" w:rsidTr="4EF77C7B">
        <w:trPr>
          <w:trHeight w:val="268"/>
        </w:trPr>
        <w:tc>
          <w:tcPr>
            <w:tcW w:w="562" w:type="dxa"/>
            <w:shd w:val="clear" w:color="auto" w:fill="C5EEFF" w:themeFill="background2" w:themeFillTint="33"/>
          </w:tcPr>
          <w:p w14:paraId="6F6BADC2" w14:textId="77777777" w:rsidR="009E31C2" w:rsidRPr="00D8799A" w:rsidRDefault="009E31C2" w:rsidP="009E31C2">
            <w:pPr>
              <w:spacing w:line="240" w:lineRule="auto"/>
              <w:rPr>
                <w:rFonts w:eastAsia="Times New Roman"/>
                <w:sz w:val="20"/>
                <w:szCs w:val="20"/>
                <w:lang w:val="fr-FR" w:eastAsia="zh-CN"/>
              </w:rPr>
            </w:pPr>
            <w:r w:rsidRPr="00D8799A">
              <w:rPr>
                <w:rFonts w:eastAsia="Times New Roman"/>
                <w:sz w:val="20"/>
                <w:szCs w:val="20"/>
                <w:lang w:val="fr-FR" w:eastAsia="zh-CN"/>
              </w:rPr>
              <w:t>59</w:t>
            </w:r>
          </w:p>
        </w:tc>
        <w:tc>
          <w:tcPr>
            <w:tcW w:w="8500" w:type="dxa"/>
            <w:shd w:val="clear" w:color="auto" w:fill="C5EEFF" w:themeFill="background2" w:themeFillTint="33"/>
            <w:hideMark/>
          </w:tcPr>
          <w:p w14:paraId="10F5EAB5" w14:textId="17B8AFA2" w:rsidR="009E31C2" w:rsidRPr="00D8799A" w:rsidRDefault="009E31C2" w:rsidP="009E31C2">
            <w:pPr>
              <w:spacing w:line="240" w:lineRule="auto"/>
              <w:rPr>
                <w:rFonts w:eastAsia="Times New Roman"/>
                <w:sz w:val="20"/>
                <w:szCs w:val="20"/>
                <w:lang w:val="fr-FR" w:eastAsia="zh-CN"/>
              </w:rPr>
            </w:pPr>
            <w:r w:rsidRPr="00D8799A">
              <w:rPr>
                <w:sz w:val="20"/>
                <w:szCs w:val="20"/>
              </w:rPr>
              <w:t xml:space="preserve">7.8. </w:t>
            </w:r>
            <w:proofErr w:type="spellStart"/>
            <w:r w:rsidRPr="00D8799A">
              <w:rPr>
                <w:sz w:val="20"/>
                <w:szCs w:val="20"/>
              </w:rPr>
              <w:t>Appuyer</w:t>
            </w:r>
            <w:proofErr w:type="spellEnd"/>
            <w:r w:rsidRPr="00D8799A">
              <w:rPr>
                <w:sz w:val="20"/>
                <w:szCs w:val="20"/>
              </w:rPr>
              <w:t xml:space="preserve"> le </w:t>
            </w:r>
            <w:proofErr w:type="spellStart"/>
            <w:r w:rsidRPr="00D8799A">
              <w:rPr>
                <w:sz w:val="20"/>
                <w:szCs w:val="20"/>
              </w:rPr>
              <w:t>fonctionnement</w:t>
            </w:r>
            <w:proofErr w:type="spellEnd"/>
            <w:r w:rsidRPr="00D8799A">
              <w:rPr>
                <w:sz w:val="20"/>
                <w:szCs w:val="20"/>
              </w:rPr>
              <w:t xml:space="preserve"> des </w:t>
            </w:r>
            <w:proofErr w:type="gramStart"/>
            <w:r w:rsidRPr="00D8799A">
              <w:rPr>
                <w:sz w:val="20"/>
                <w:szCs w:val="20"/>
              </w:rPr>
              <w:t>DPS ,des</w:t>
            </w:r>
            <w:proofErr w:type="gramEnd"/>
            <w:r w:rsidRPr="00D8799A">
              <w:rPr>
                <w:sz w:val="20"/>
                <w:szCs w:val="20"/>
              </w:rPr>
              <w:t xml:space="preserve"> </w:t>
            </w:r>
            <w:proofErr w:type="spellStart"/>
            <w:r w:rsidRPr="00D8799A">
              <w:rPr>
                <w:sz w:val="20"/>
                <w:szCs w:val="20"/>
              </w:rPr>
              <w:t>Antennes</w:t>
            </w:r>
            <w:proofErr w:type="spellEnd"/>
            <w:r w:rsidRPr="00D8799A">
              <w:rPr>
                <w:sz w:val="20"/>
                <w:szCs w:val="20"/>
              </w:rPr>
              <w:t xml:space="preserve"> PEV et des </w:t>
            </w:r>
            <w:proofErr w:type="spellStart"/>
            <w:r w:rsidRPr="00D8799A">
              <w:rPr>
                <w:sz w:val="20"/>
                <w:szCs w:val="20"/>
              </w:rPr>
              <w:t>coordinations</w:t>
            </w:r>
            <w:proofErr w:type="spellEnd"/>
            <w:r w:rsidRPr="00D8799A">
              <w:rPr>
                <w:sz w:val="20"/>
                <w:szCs w:val="20"/>
              </w:rPr>
              <w:t xml:space="preserve"> PEV au </w:t>
            </w:r>
            <w:proofErr w:type="spellStart"/>
            <w:r w:rsidRPr="00D8799A">
              <w:rPr>
                <w:sz w:val="20"/>
                <w:szCs w:val="20"/>
              </w:rPr>
              <w:t>niveau</w:t>
            </w:r>
            <w:proofErr w:type="spellEnd"/>
            <w:r w:rsidRPr="00D8799A">
              <w:rPr>
                <w:sz w:val="20"/>
                <w:szCs w:val="20"/>
              </w:rPr>
              <w:t xml:space="preserve"> des 5 provinces </w:t>
            </w:r>
            <w:proofErr w:type="spellStart"/>
            <w:r w:rsidRPr="00D8799A">
              <w:rPr>
                <w:sz w:val="20"/>
                <w:szCs w:val="20"/>
              </w:rPr>
              <w:t>necessiatnt</w:t>
            </w:r>
            <w:proofErr w:type="spellEnd"/>
            <w:r w:rsidRPr="00D8799A">
              <w:rPr>
                <w:sz w:val="20"/>
                <w:szCs w:val="20"/>
              </w:rPr>
              <w:t xml:space="preserve"> un </w:t>
            </w:r>
            <w:proofErr w:type="spellStart"/>
            <w:r w:rsidRPr="00D8799A">
              <w:rPr>
                <w:sz w:val="20"/>
                <w:szCs w:val="20"/>
              </w:rPr>
              <w:t>appui</w:t>
            </w:r>
            <w:proofErr w:type="spellEnd"/>
            <w:r w:rsidRPr="00D8799A">
              <w:rPr>
                <w:sz w:val="20"/>
                <w:szCs w:val="20"/>
              </w:rPr>
              <w:t xml:space="preserve"> </w:t>
            </w:r>
            <w:proofErr w:type="spellStart"/>
            <w:proofErr w:type="gramStart"/>
            <w:r w:rsidRPr="00D8799A">
              <w:rPr>
                <w:sz w:val="20"/>
                <w:szCs w:val="20"/>
              </w:rPr>
              <w:t>spécifique</w:t>
            </w:r>
            <w:proofErr w:type="spellEnd"/>
            <w:r w:rsidRPr="00D8799A">
              <w:rPr>
                <w:sz w:val="20"/>
                <w:szCs w:val="20"/>
              </w:rPr>
              <w:t>(</w:t>
            </w:r>
            <w:proofErr w:type="spellStart"/>
            <w:r w:rsidRPr="00D8799A">
              <w:rPr>
                <w:sz w:val="20"/>
                <w:szCs w:val="20"/>
              </w:rPr>
              <w:t>Maindombe,Kasai</w:t>
            </w:r>
            <w:proofErr w:type="spellEnd"/>
            <w:proofErr w:type="gramEnd"/>
            <w:r w:rsidRPr="00D8799A">
              <w:rPr>
                <w:sz w:val="20"/>
                <w:szCs w:val="20"/>
              </w:rPr>
              <w:t xml:space="preserve"> </w:t>
            </w:r>
            <w:proofErr w:type="spellStart"/>
            <w:proofErr w:type="gramStart"/>
            <w:r w:rsidRPr="00D8799A">
              <w:rPr>
                <w:sz w:val="20"/>
                <w:szCs w:val="20"/>
              </w:rPr>
              <w:t>oriental,Tshopo</w:t>
            </w:r>
            <w:proofErr w:type="gramEnd"/>
            <w:r w:rsidRPr="00D8799A">
              <w:rPr>
                <w:sz w:val="20"/>
                <w:szCs w:val="20"/>
              </w:rPr>
              <w:t>,Mongala</w:t>
            </w:r>
            <w:proofErr w:type="spellEnd"/>
            <w:r w:rsidRPr="00D8799A">
              <w:rPr>
                <w:sz w:val="20"/>
                <w:szCs w:val="20"/>
              </w:rPr>
              <w:t xml:space="preserve">, Haut Katanga et </w:t>
            </w:r>
            <w:proofErr w:type="spellStart"/>
            <w:proofErr w:type="gramStart"/>
            <w:r w:rsidRPr="00D8799A">
              <w:rPr>
                <w:sz w:val="20"/>
                <w:szCs w:val="20"/>
              </w:rPr>
              <w:t>Tshuapa</w:t>
            </w:r>
            <w:proofErr w:type="spellEnd"/>
            <w:r w:rsidRPr="00D8799A">
              <w:rPr>
                <w:sz w:val="20"/>
                <w:szCs w:val="20"/>
              </w:rPr>
              <w:t>)s</w:t>
            </w:r>
            <w:proofErr w:type="gramEnd"/>
          </w:p>
        </w:tc>
      </w:tr>
      <w:tr w:rsidR="00883BB0" w:rsidRPr="00D8799A" w14:paraId="2BF3691D" w14:textId="77777777" w:rsidTr="4EF77C7B">
        <w:trPr>
          <w:trHeight w:val="268"/>
        </w:trPr>
        <w:tc>
          <w:tcPr>
            <w:tcW w:w="562" w:type="dxa"/>
          </w:tcPr>
          <w:p w14:paraId="775E619E" w14:textId="71885E40"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0</w:t>
            </w:r>
          </w:p>
        </w:tc>
        <w:tc>
          <w:tcPr>
            <w:tcW w:w="8500" w:type="dxa"/>
          </w:tcPr>
          <w:p w14:paraId="7AD3D731" w14:textId="034B4013" w:rsidR="00883BB0" w:rsidRPr="00D8799A" w:rsidRDefault="44FE62E7" w:rsidP="4EF77C7B">
            <w:pPr>
              <w:spacing w:line="240" w:lineRule="auto"/>
              <w:rPr>
                <w:sz w:val="20"/>
                <w:szCs w:val="20"/>
                <w:lang w:val="en-US"/>
              </w:rPr>
            </w:pPr>
            <w:r w:rsidRPr="4EF77C7B">
              <w:rPr>
                <w:sz w:val="20"/>
                <w:szCs w:val="20"/>
                <w:lang w:val="en-US"/>
              </w:rPr>
              <w:t xml:space="preserve">7.9. </w:t>
            </w:r>
            <w:proofErr w:type="spellStart"/>
            <w:r w:rsidRPr="4EF77C7B">
              <w:rPr>
                <w:sz w:val="20"/>
                <w:szCs w:val="20"/>
                <w:lang w:val="en-US"/>
              </w:rPr>
              <w:t>Organiser</w:t>
            </w:r>
            <w:proofErr w:type="spellEnd"/>
            <w:r w:rsidRPr="4EF77C7B">
              <w:rPr>
                <w:sz w:val="20"/>
                <w:szCs w:val="20"/>
                <w:lang w:val="en-US"/>
              </w:rPr>
              <w:t xml:space="preserve"> </w:t>
            </w:r>
            <w:proofErr w:type="spellStart"/>
            <w:r w:rsidRPr="4EF77C7B">
              <w:rPr>
                <w:sz w:val="20"/>
                <w:szCs w:val="20"/>
                <w:lang w:val="en-US"/>
              </w:rPr>
              <w:t>mensuellement</w:t>
            </w:r>
            <w:proofErr w:type="spellEnd"/>
            <w:r w:rsidRPr="4EF77C7B">
              <w:rPr>
                <w:sz w:val="20"/>
                <w:szCs w:val="20"/>
                <w:lang w:val="en-US"/>
              </w:rPr>
              <w:t xml:space="preserve"> les </w:t>
            </w:r>
            <w:proofErr w:type="spellStart"/>
            <w:r w:rsidRPr="4EF77C7B">
              <w:rPr>
                <w:sz w:val="20"/>
                <w:szCs w:val="20"/>
                <w:lang w:val="en-US"/>
              </w:rPr>
              <w:t>réunions</w:t>
            </w:r>
            <w:proofErr w:type="spellEnd"/>
            <w:r w:rsidRPr="4EF77C7B">
              <w:rPr>
                <w:sz w:val="20"/>
                <w:szCs w:val="20"/>
                <w:lang w:val="en-US"/>
              </w:rPr>
              <w:t xml:space="preserve"> de </w:t>
            </w:r>
            <w:proofErr w:type="spellStart"/>
            <w:r w:rsidRPr="4EF77C7B">
              <w:rPr>
                <w:sz w:val="20"/>
                <w:szCs w:val="20"/>
                <w:lang w:val="en-US"/>
              </w:rPr>
              <w:t>CCPeV</w:t>
            </w:r>
            <w:proofErr w:type="spellEnd"/>
          </w:p>
        </w:tc>
      </w:tr>
      <w:tr w:rsidR="00883BB0" w:rsidRPr="00D8799A" w14:paraId="7D34ECFC" w14:textId="77777777" w:rsidTr="4EF77C7B">
        <w:trPr>
          <w:trHeight w:val="378"/>
        </w:trPr>
        <w:tc>
          <w:tcPr>
            <w:tcW w:w="562" w:type="dxa"/>
          </w:tcPr>
          <w:p w14:paraId="686F360B" w14:textId="1794A3E8"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1</w:t>
            </w:r>
          </w:p>
        </w:tc>
        <w:tc>
          <w:tcPr>
            <w:tcW w:w="8500" w:type="dxa"/>
            <w:hideMark/>
          </w:tcPr>
          <w:p w14:paraId="0D79300C" w14:textId="3CFDB351" w:rsidR="00883BB0" w:rsidRPr="00D8799A" w:rsidRDefault="00883BB0" w:rsidP="00883BB0">
            <w:pPr>
              <w:spacing w:line="240" w:lineRule="auto"/>
              <w:rPr>
                <w:rFonts w:eastAsia="Times New Roman"/>
                <w:sz w:val="20"/>
                <w:szCs w:val="20"/>
                <w:lang w:val="fr-FR" w:eastAsia="zh-CN"/>
              </w:rPr>
            </w:pPr>
            <w:r w:rsidRPr="00D8799A">
              <w:rPr>
                <w:sz w:val="20"/>
                <w:szCs w:val="20"/>
              </w:rPr>
              <w:t xml:space="preserve">7.12. </w:t>
            </w:r>
            <w:proofErr w:type="spellStart"/>
            <w:r w:rsidRPr="00D8799A">
              <w:rPr>
                <w:sz w:val="20"/>
                <w:szCs w:val="20"/>
              </w:rPr>
              <w:t>Organiser</w:t>
            </w:r>
            <w:proofErr w:type="spellEnd"/>
            <w:r w:rsidRPr="00D8799A">
              <w:rPr>
                <w:sz w:val="20"/>
                <w:szCs w:val="20"/>
              </w:rPr>
              <w:t xml:space="preserve"> les missions </w:t>
            </w:r>
            <w:proofErr w:type="spellStart"/>
            <w:r w:rsidRPr="00D8799A">
              <w:rPr>
                <w:sz w:val="20"/>
                <w:szCs w:val="20"/>
              </w:rPr>
              <w:t>d'inspection</w:t>
            </w:r>
            <w:proofErr w:type="spellEnd"/>
            <w:r w:rsidRPr="00D8799A">
              <w:rPr>
                <w:sz w:val="20"/>
                <w:szCs w:val="20"/>
              </w:rPr>
              <w:t xml:space="preserve"> des </w:t>
            </w:r>
            <w:proofErr w:type="spellStart"/>
            <w:r w:rsidRPr="00D8799A">
              <w:rPr>
                <w:sz w:val="20"/>
                <w:szCs w:val="20"/>
              </w:rPr>
              <w:t>activités</w:t>
            </w:r>
            <w:proofErr w:type="spellEnd"/>
            <w:r w:rsidRPr="00D8799A">
              <w:rPr>
                <w:sz w:val="20"/>
                <w:szCs w:val="20"/>
              </w:rPr>
              <w:t xml:space="preserve"> de vaccination par </w:t>
            </w:r>
            <w:proofErr w:type="spellStart"/>
            <w:r w:rsidRPr="00D8799A">
              <w:rPr>
                <w:sz w:val="20"/>
                <w:szCs w:val="20"/>
              </w:rPr>
              <w:t>l’IGS</w:t>
            </w:r>
            <w:proofErr w:type="spellEnd"/>
            <w:r w:rsidRPr="00D8799A">
              <w:rPr>
                <w:sz w:val="20"/>
                <w:szCs w:val="20"/>
              </w:rPr>
              <w:t xml:space="preserve"> et </w:t>
            </w:r>
            <w:proofErr w:type="spellStart"/>
            <w:r w:rsidRPr="00D8799A">
              <w:rPr>
                <w:sz w:val="20"/>
                <w:szCs w:val="20"/>
              </w:rPr>
              <w:t>l'IPS</w:t>
            </w:r>
            <w:proofErr w:type="spellEnd"/>
            <w:r w:rsidRPr="00D8799A">
              <w:rPr>
                <w:sz w:val="20"/>
                <w:szCs w:val="20"/>
              </w:rPr>
              <w:t>.</w:t>
            </w:r>
          </w:p>
        </w:tc>
      </w:tr>
      <w:tr w:rsidR="00883BB0" w:rsidRPr="00D8799A" w14:paraId="5BA33326" w14:textId="77777777" w:rsidTr="4EF77C7B">
        <w:trPr>
          <w:trHeight w:val="411"/>
        </w:trPr>
        <w:tc>
          <w:tcPr>
            <w:tcW w:w="562" w:type="dxa"/>
          </w:tcPr>
          <w:p w14:paraId="72747B53" w14:textId="3C60A910"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2</w:t>
            </w:r>
          </w:p>
        </w:tc>
        <w:tc>
          <w:tcPr>
            <w:tcW w:w="8500" w:type="dxa"/>
            <w:hideMark/>
          </w:tcPr>
          <w:p w14:paraId="79AC220D" w14:textId="6FD8BC16" w:rsidR="00883BB0" w:rsidRPr="00D8799A" w:rsidRDefault="00883BB0" w:rsidP="00883BB0">
            <w:pPr>
              <w:spacing w:line="240" w:lineRule="auto"/>
              <w:rPr>
                <w:rFonts w:eastAsia="Times New Roman"/>
                <w:sz w:val="20"/>
                <w:szCs w:val="20"/>
                <w:lang w:val="fr-FR" w:eastAsia="zh-CN"/>
              </w:rPr>
            </w:pPr>
            <w:r w:rsidRPr="00D8799A">
              <w:rPr>
                <w:sz w:val="20"/>
                <w:szCs w:val="20"/>
              </w:rPr>
              <w:t xml:space="preserve">7.13. </w:t>
            </w:r>
            <w:proofErr w:type="spellStart"/>
            <w:r w:rsidRPr="00D8799A">
              <w:rPr>
                <w:sz w:val="20"/>
                <w:szCs w:val="20"/>
              </w:rPr>
              <w:t>Contribuer</w:t>
            </w:r>
            <w:proofErr w:type="spellEnd"/>
            <w:r w:rsidRPr="00D8799A">
              <w:rPr>
                <w:sz w:val="20"/>
                <w:szCs w:val="20"/>
              </w:rPr>
              <w:t xml:space="preserve"> à </w:t>
            </w:r>
            <w:proofErr w:type="spellStart"/>
            <w:r w:rsidRPr="00D8799A">
              <w:rPr>
                <w:sz w:val="20"/>
                <w:szCs w:val="20"/>
              </w:rPr>
              <w:t>l'allocation</w:t>
            </w:r>
            <w:proofErr w:type="spellEnd"/>
            <w:r w:rsidRPr="00D8799A">
              <w:rPr>
                <w:sz w:val="20"/>
                <w:szCs w:val="20"/>
              </w:rPr>
              <w:t xml:space="preserve"> </w:t>
            </w:r>
            <w:proofErr w:type="spellStart"/>
            <w:r w:rsidRPr="00D8799A">
              <w:rPr>
                <w:sz w:val="20"/>
                <w:szCs w:val="20"/>
              </w:rPr>
              <w:t>structurelle</w:t>
            </w:r>
            <w:proofErr w:type="spellEnd"/>
            <w:r w:rsidRPr="00D8799A">
              <w:rPr>
                <w:sz w:val="20"/>
                <w:szCs w:val="20"/>
              </w:rPr>
              <w:t xml:space="preserve"> des </w:t>
            </w:r>
            <w:proofErr w:type="spellStart"/>
            <w:r w:rsidRPr="00D8799A">
              <w:rPr>
                <w:sz w:val="20"/>
                <w:szCs w:val="20"/>
              </w:rPr>
              <w:t>perfomances</w:t>
            </w:r>
            <w:proofErr w:type="spellEnd"/>
            <w:r w:rsidRPr="00D8799A">
              <w:rPr>
                <w:sz w:val="20"/>
                <w:szCs w:val="20"/>
              </w:rPr>
              <w:t xml:space="preserve"> aux experts (</w:t>
            </w:r>
            <w:proofErr w:type="gramStart"/>
            <w:r w:rsidRPr="00D8799A">
              <w:rPr>
                <w:sz w:val="20"/>
                <w:szCs w:val="20"/>
              </w:rPr>
              <w:t>SG,DEP</w:t>
            </w:r>
            <w:proofErr w:type="gramEnd"/>
            <w:r w:rsidRPr="00D8799A">
              <w:rPr>
                <w:sz w:val="20"/>
                <w:szCs w:val="20"/>
              </w:rPr>
              <w:t xml:space="preserve">, </w:t>
            </w:r>
            <w:proofErr w:type="gramStart"/>
            <w:r w:rsidRPr="00D8799A">
              <w:rPr>
                <w:sz w:val="20"/>
                <w:szCs w:val="20"/>
              </w:rPr>
              <w:t>PEV,INSP</w:t>
            </w:r>
            <w:proofErr w:type="gramEnd"/>
            <w:r w:rsidRPr="00D8799A">
              <w:rPr>
                <w:sz w:val="20"/>
                <w:szCs w:val="20"/>
              </w:rPr>
              <w:t>, DLM, DESP, DDSSP).</w:t>
            </w:r>
          </w:p>
        </w:tc>
      </w:tr>
      <w:tr w:rsidR="00883BB0" w:rsidRPr="00D8799A" w14:paraId="3788885E" w14:textId="77777777" w:rsidTr="4EF77C7B">
        <w:trPr>
          <w:trHeight w:val="787"/>
        </w:trPr>
        <w:tc>
          <w:tcPr>
            <w:tcW w:w="562" w:type="dxa"/>
            <w:shd w:val="clear" w:color="auto" w:fill="C5EEFF" w:themeFill="background2" w:themeFillTint="33"/>
          </w:tcPr>
          <w:p w14:paraId="1EEE1E56" w14:textId="6342A3FA"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3</w:t>
            </w:r>
          </w:p>
        </w:tc>
        <w:tc>
          <w:tcPr>
            <w:tcW w:w="8500" w:type="dxa"/>
            <w:shd w:val="clear" w:color="auto" w:fill="C5EEFF" w:themeFill="background2" w:themeFillTint="33"/>
            <w:hideMark/>
          </w:tcPr>
          <w:p w14:paraId="300E8171" w14:textId="709EE62C" w:rsidR="00883BB0" w:rsidRPr="00D8799A" w:rsidRDefault="00883BB0" w:rsidP="00883BB0">
            <w:pPr>
              <w:spacing w:line="240" w:lineRule="auto"/>
              <w:rPr>
                <w:rFonts w:eastAsia="Times New Roman"/>
                <w:sz w:val="20"/>
                <w:szCs w:val="20"/>
                <w:lang w:val="fr-FR" w:eastAsia="zh-CN"/>
              </w:rPr>
            </w:pPr>
            <w:r w:rsidRPr="00D8799A">
              <w:rPr>
                <w:sz w:val="20"/>
                <w:szCs w:val="20"/>
              </w:rPr>
              <w:t xml:space="preserve">7.14. </w:t>
            </w:r>
            <w:proofErr w:type="spellStart"/>
            <w:r w:rsidRPr="00D8799A">
              <w:rPr>
                <w:sz w:val="20"/>
                <w:szCs w:val="20"/>
              </w:rPr>
              <w:t>Contribuer</w:t>
            </w:r>
            <w:proofErr w:type="spellEnd"/>
            <w:r w:rsidRPr="00D8799A">
              <w:rPr>
                <w:sz w:val="20"/>
                <w:szCs w:val="20"/>
              </w:rPr>
              <w:t xml:space="preserve"> à </w:t>
            </w:r>
            <w:proofErr w:type="spellStart"/>
            <w:r w:rsidRPr="00D8799A">
              <w:rPr>
                <w:sz w:val="20"/>
                <w:szCs w:val="20"/>
              </w:rPr>
              <w:t>l'allocation</w:t>
            </w:r>
            <w:proofErr w:type="spellEnd"/>
            <w:r w:rsidRPr="00D8799A">
              <w:rPr>
                <w:sz w:val="20"/>
                <w:szCs w:val="20"/>
              </w:rPr>
              <w:t xml:space="preserve"> </w:t>
            </w:r>
            <w:proofErr w:type="spellStart"/>
            <w:r w:rsidRPr="00D8799A">
              <w:rPr>
                <w:sz w:val="20"/>
                <w:szCs w:val="20"/>
              </w:rPr>
              <w:t>structurelle</w:t>
            </w:r>
            <w:proofErr w:type="spellEnd"/>
            <w:r w:rsidRPr="00D8799A">
              <w:rPr>
                <w:sz w:val="20"/>
                <w:szCs w:val="20"/>
              </w:rPr>
              <w:t xml:space="preserve"> des </w:t>
            </w:r>
            <w:proofErr w:type="spellStart"/>
            <w:r w:rsidRPr="00D8799A">
              <w:rPr>
                <w:sz w:val="20"/>
                <w:szCs w:val="20"/>
              </w:rPr>
              <w:t>perfomances</w:t>
            </w:r>
            <w:proofErr w:type="spellEnd"/>
            <w:r w:rsidRPr="00D8799A">
              <w:rPr>
                <w:sz w:val="20"/>
                <w:szCs w:val="20"/>
              </w:rPr>
              <w:t xml:space="preserve"> des experts des 6 DPS </w:t>
            </w:r>
            <w:proofErr w:type="spellStart"/>
            <w:r w:rsidRPr="00D8799A">
              <w:rPr>
                <w:sz w:val="20"/>
                <w:szCs w:val="20"/>
              </w:rPr>
              <w:t>necessitant</w:t>
            </w:r>
            <w:proofErr w:type="spellEnd"/>
            <w:r w:rsidRPr="00D8799A">
              <w:rPr>
                <w:sz w:val="20"/>
                <w:szCs w:val="20"/>
              </w:rPr>
              <w:t xml:space="preserve"> un </w:t>
            </w:r>
            <w:proofErr w:type="spellStart"/>
            <w:r w:rsidRPr="00D8799A">
              <w:rPr>
                <w:sz w:val="20"/>
                <w:szCs w:val="20"/>
              </w:rPr>
              <w:t>appui</w:t>
            </w:r>
            <w:proofErr w:type="spellEnd"/>
            <w:r w:rsidRPr="00D8799A">
              <w:rPr>
                <w:sz w:val="20"/>
                <w:szCs w:val="20"/>
              </w:rPr>
              <w:t xml:space="preserve"> </w:t>
            </w:r>
            <w:proofErr w:type="spellStart"/>
            <w:r w:rsidRPr="00D8799A">
              <w:rPr>
                <w:sz w:val="20"/>
                <w:szCs w:val="20"/>
              </w:rPr>
              <w:t>sépcifique</w:t>
            </w:r>
            <w:proofErr w:type="spellEnd"/>
            <w:r w:rsidRPr="00D8799A">
              <w:rPr>
                <w:sz w:val="20"/>
                <w:szCs w:val="20"/>
              </w:rPr>
              <w:t xml:space="preserve"> (</w:t>
            </w:r>
            <w:proofErr w:type="spellStart"/>
            <w:proofErr w:type="gramStart"/>
            <w:r w:rsidRPr="00D8799A">
              <w:rPr>
                <w:sz w:val="20"/>
                <w:szCs w:val="20"/>
              </w:rPr>
              <w:t>Mongala,Maindombe</w:t>
            </w:r>
            <w:proofErr w:type="gramEnd"/>
            <w:r w:rsidRPr="00D8799A">
              <w:rPr>
                <w:sz w:val="20"/>
                <w:szCs w:val="20"/>
              </w:rPr>
              <w:t>,</w:t>
            </w:r>
            <w:proofErr w:type="gramStart"/>
            <w:r w:rsidRPr="00D8799A">
              <w:rPr>
                <w:sz w:val="20"/>
                <w:szCs w:val="20"/>
              </w:rPr>
              <w:t>Tshopo,Tshuapa</w:t>
            </w:r>
            <w:proofErr w:type="gramEnd"/>
            <w:r w:rsidRPr="00D8799A">
              <w:rPr>
                <w:sz w:val="20"/>
                <w:szCs w:val="20"/>
              </w:rPr>
              <w:t>,Haut</w:t>
            </w:r>
            <w:proofErr w:type="spellEnd"/>
            <w:r w:rsidRPr="00D8799A">
              <w:rPr>
                <w:sz w:val="20"/>
                <w:szCs w:val="20"/>
              </w:rPr>
              <w:t xml:space="preserve"> </w:t>
            </w:r>
            <w:proofErr w:type="spellStart"/>
            <w:proofErr w:type="gramStart"/>
            <w:r w:rsidRPr="00D8799A">
              <w:rPr>
                <w:sz w:val="20"/>
                <w:szCs w:val="20"/>
              </w:rPr>
              <w:t>Katanga,Kasi</w:t>
            </w:r>
            <w:proofErr w:type="spellEnd"/>
            <w:proofErr w:type="gramEnd"/>
            <w:r w:rsidRPr="00D8799A">
              <w:rPr>
                <w:sz w:val="20"/>
                <w:szCs w:val="20"/>
              </w:rPr>
              <w:t xml:space="preserve"> </w:t>
            </w:r>
            <w:proofErr w:type="gramStart"/>
            <w:r w:rsidRPr="00D8799A">
              <w:rPr>
                <w:sz w:val="20"/>
                <w:szCs w:val="20"/>
              </w:rPr>
              <w:t>Oriental)sur</w:t>
            </w:r>
            <w:proofErr w:type="gramEnd"/>
            <w:r w:rsidRPr="00D8799A">
              <w:rPr>
                <w:sz w:val="20"/>
                <w:szCs w:val="20"/>
              </w:rPr>
              <w:t xml:space="preserve"> base du score </w:t>
            </w:r>
            <w:proofErr w:type="spellStart"/>
            <w:r w:rsidRPr="00D8799A">
              <w:rPr>
                <w:sz w:val="20"/>
                <w:szCs w:val="20"/>
              </w:rPr>
              <w:t>Mashako</w:t>
            </w:r>
            <w:proofErr w:type="spellEnd"/>
            <w:r w:rsidRPr="00D8799A">
              <w:rPr>
                <w:sz w:val="20"/>
                <w:szCs w:val="20"/>
              </w:rPr>
              <w:t xml:space="preserve"> du </w:t>
            </w:r>
            <w:proofErr w:type="spellStart"/>
            <w:r w:rsidRPr="00D8799A">
              <w:rPr>
                <w:sz w:val="20"/>
                <w:szCs w:val="20"/>
              </w:rPr>
              <w:t>programme</w:t>
            </w:r>
            <w:proofErr w:type="spellEnd"/>
            <w:r w:rsidRPr="00D8799A">
              <w:rPr>
                <w:sz w:val="20"/>
                <w:szCs w:val="20"/>
              </w:rPr>
              <w:t xml:space="preserve"> de </w:t>
            </w:r>
            <w:proofErr w:type="spellStart"/>
            <w:proofErr w:type="gramStart"/>
            <w:r w:rsidRPr="00D8799A">
              <w:rPr>
                <w:sz w:val="20"/>
                <w:szCs w:val="20"/>
              </w:rPr>
              <w:t>transition.s</w:t>
            </w:r>
            <w:proofErr w:type="spellEnd"/>
            <w:proofErr w:type="gramEnd"/>
          </w:p>
        </w:tc>
      </w:tr>
      <w:tr w:rsidR="00883BB0" w:rsidRPr="00D8799A" w14:paraId="04EB292B" w14:textId="77777777" w:rsidTr="4EF77C7B">
        <w:trPr>
          <w:trHeight w:val="557"/>
        </w:trPr>
        <w:tc>
          <w:tcPr>
            <w:tcW w:w="562" w:type="dxa"/>
            <w:shd w:val="clear" w:color="auto" w:fill="C5EEFF" w:themeFill="background2" w:themeFillTint="33"/>
          </w:tcPr>
          <w:p w14:paraId="0BE46075" w14:textId="0E998D82"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4</w:t>
            </w:r>
          </w:p>
        </w:tc>
        <w:tc>
          <w:tcPr>
            <w:tcW w:w="8500" w:type="dxa"/>
            <w:shd w:val="clear" w:color="auto" w:fill="C5EEFF" w:themeFill="background2" w:themeFillTint="33"/>
            <w:hideMark/>
          </w:tcPr>
          <w:p w14:paraId="535527F8" w14:textId="2C565F06" w:rsidR="00883BB0" w:rsidRPr="00D8799A" w:rsidRDefault="00883BB0" w:rsidP="00883BB0">
            <w:pPr>
              <w:spacing w:line="240" w:lineRule="auto"/>
              <w:rPr>
                <w:rFonts w:eastAsia="Times New Roman"/>
                <w:sz w:val="20"/>
                <w:szCs w:val="20"/>
                <w:lang w:val="fr-FR" w:eastAsia="zh-CN"/>
              </w:rPr>
            </w:pPr>
            <w:r w:rsidRPr="00D8799A">
              <w:rPr>
                <w:sz w:val="20"/>
                <w:szCs w:val="20"/>
              </w:rPr>
              <w:t xml:space="preserve">7.15. </w:t>
            </w:r>
            <w:proofErr w:type="spellStart"/>
            <w:r w:rsidRPr="00D8799A">
              <w:rPr>
                <w:sz w:val="20"/>
                <w:szCs w:val="20"/>
              </w:rPr>
              <w:t>Contribuer</w:t>
            </w:r>
            <w:proofErr w:type="spellEnd"/>
            <w:r w:rsidRPr="00D8799A">
              <w:rPr>
                <w:sz w:val="20"/>
                <w:szCs w:val="20"/>
              </w:rPr>
              <w:t xml:space="preserve"> à </w:t>
            </w:r>
            <w:proofErr w:type="spellStart"/>
            <w:r w:rsidRPr="00D8799A">
              <w:rPr>
                <w:sz w:val="20"/>
                <w:szCs w:val="20"/>
              </w:rPr>
              <w:t>l'allocation</w:t>
            </w:r>
            <w:proofErr w:type="spellEnd"/>
            <w:r w:rsidRPr="00D8799A">
              <w:rPr>
                <w:sz w:val="20"/>
                <w:szCs w:val="20"/>
              </w:rPr>
              <w:t xml:space="preserve"> </w:t>
            </w:r>
            <w:proofErr w:type="spellStart"/>
            <w:r w:rsidRPr="00D8799A">
              <w:rPr>
                <w:sz w:val="20"/>
                <w:szCs w:val="20"/>
              </w:rPr>
              <w:t>structurelle</w:t>
            </w:r>
            <w:proofErr w:type="spellEnd"/>
            <w:r w:rsidRPr="00D8799A">
              <w:rPr>
                <w:sz w:val="20"/>
                <w:szCs w:val="20"/>
              </w:rPr>
              <w:t xml:space="preserve"> des ECZ sur base du score </w:t>
            </w:r>
            <w:proofErr w:type="spellStart"/>
            <w:r w:rsidRPr="00D8799A">
              <w:rPr>
                <w:sz w:val="20"/>
                <w:szCs w:val="20"/>
              </w:rPr>
              <w:t>Mashako</w:t>
            </w:r>
            <w:proofErr w:type="spellEnd"/>
            <w:r w:rsidRPr="00D8799A">
              <w:rPr>
                <w:sz w:val="20"/>
                <w:szCs w:val="20"/>
              </w:rPr>
              <w:t xml:space="preserve"> dans les 6 provinces </w:t>
            </w:r>
            <w:proofErr w:type="spellStart"/>
            <w:r w:rsidRPr="00D8799A">
              <w:rPr>
                <w:sz w:val="20"/>
                <w:szCs w:val="20"/>
              </w:rPr>
              <w:t>spécifiques</w:t>
            </w:r>
            <w:proofErr w:type="spellEnd"/>
            <w:r w:rsidRPr="00D8799A">
              <w:rPr>
                <w:sz w:val="20"/>
                <w:szCs w:val="20"/>
              </w:rPr>
              <w:t xml:space="preserve"> </w:t>
            </w:r>
            <w:proofErr w:type="spellStart"/>
            <w:r w:rsidRPr="00D8799A">
              <w:rPr>
                <w:sz w:val="20"/>
                <w:szCs w:val="20"/>
              </w:rPr>
              <w:t>necessitant</w:t>
            </w:r>
            <w:proofErr w:type="spellEnd"/>
            <w:r w:rsidRPr="00D8799A">
              <w:rPr>
                <w:sz w:val="20"/>
                <w:szCs w:val="20"/>
              </w:rPr>
              <w:t xml:space="preserve"> des </w:t>
            </w:r>
            <w:proofErr w:type="spellStart"/>
            <w:r w:rsidRPr="00D8799A">
              <w:rPr>
                <w:sz w:val="20"/>
                <w:szCs w:val="20"/>
              </w:rPr>
              <w:t>activités</w:t>
            </w:r>
            <w:proofErr w:type="spellEnd"/>
            <w:r w:rsidRPr="00D8799A">
              <w:rPr>
                <w:sz w:val="20"/>
                <w:szCs w:val="20"/>
              </w:rPr>
              <w:t xml:space="preserve"> </w:t>
            </w:r>
            <w:proofErr w:type="spellStart"/>
            <w:proofErr w:type="gramStart"/>
            <w:r w:rsidRPr="00D8799A">
              <w:rPr>
                <w:sz w:val="20"/>
                <w:szCs w:val="20"/>
              </w:rPr>
              <w:t>spécifiques</w:t>
            </w:r>
            <w:proofErr w:type="spellEnd"/>
            <w:r w:rsidRPr="00D8799A">
              <w:rPr>
                <w:sz w:val="20"/>
                <w:szCs w:val="20"/>
              </w:rPr>
              <w:t>(</w:t>
            </w:r>
            <w:proofErr w:type="spellStart"/>
            <w:r w:rsidRPr="00D8799A">
              <w:rPr>
                <w:sz w:val="20"/>
                <w:szCs w:val="20"/>
              </w:rPr>
              <w:t>Mongala,Maindombe</w:t>
            </w:r>
            <w:proofErr w:type="gramEnd"/>
            <w:r w:rsidRPr="00D8799A">
              <w:rPr>
                <w:sz w:val="20"/>
                <w:szCs w:val="20"/>
              </w:rPr>
              <w:t>,</w:t>
            </w:r>
            <w:proofErr w:type="gramStart"/>
            <w:r w:rsidRPr="00D8799A">
              <w:rPr>
                <w:sz w:val="20"/>
                <w:szCs w:val="20"/>
              </w:rPr>
              <w:t>Tshopo,Haut</w:t>
            </w:r>
            <w:proofErr w:type="spellEnd"/>
            <w:proofErr w:type="gramEnd"/>
            <w:r w:rsidRPr="00D8799A">
              <w:rPr>
                <w:sz w:val="20"/>
                <w:szCs w:val="20"/>
              </w:rPr>
              <w:t xml:space="preserve"> </w:t>
            </w:r>
            <w:proofErr w:type="spellStart"/>
            <w:proofErr w:type="gramStart"/>
            <w:r w:rsidRPr="00D8799A">
              <w:rPr>
                <w:sz w:val="20"/>
                <w:szCs w:val="20"/>
              </w:rPr>
              <w:t>Katanga,Kasai</w:t>
            </w:r>
            <w:proofErr w:type="spellEnd"/>
            <w:proofErr w:type="gramEnd"/>
            <w:r w:rsidRPr="00D8799A">
              <w:rPr>
                <w:sz w:val="20"/>
                <w:szCs w:val="20"/>
              </w:rPr>
              <w:t xml:space="preserve"> oriental et </w:t>
            </w:r>
            <w:proofErr w:type="spellStart"/>
            <w:r w:rsidRPr="00D8799A">
              <w:rPr>
                <w:sz w:val="20"/>
                <w:szCs w:val="20"/>
              </w:rPr>
              <w:t>Tshuapa</w:t>
            </w:r>
            <w:proofErr w:type="spellEnd"/>
            <w:proofErr w:type="gramStart"/>
            <w:r w:rsidRPr="00D8799A">
              <w:rPr>
                <w:sz w:val="20"/>
                <w:szCs w:val="20"/>
              </w:rPr>
              <w:t>).s</w:t>
            </w:r>
            <w:proofErr w:type="gramEnd"/>
          </w:p>
        </w:tc>
      </w:tr>
      <w:tr w:rsidR="00883BB0" w:rsidRPr="00D8799A" w14:paraId="1078BEA9" w14:textId="77777777" w:rsidTr="4EF77C7B">
        <w:trPr>
          <w:trHeight w:val="352"/>
        </w:trPr>
        <w:tc>
          <w:tcPr>
            <w:tcW w:w="562" w:type="dxa"/>
            <w:shd w:val="clear" w:color="auto" w:fill="C5EEFF" w:themeFill="background2" w:themeFillTint="33"/>
          </w:tcPr>
          <w:p w14:paraId="4C970274" w14:textId="33D665FB"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5</w:t>
            </w:r>
          </w:p>
        </w:tc>
        <w:tc>
          <w:tcPr>
            <w:tcW w:w="8500" w:type="dxa"/>
            <w:shd w:val="clear" w:color="auto" w:fill="C5EEFF" w:themeFill="background2" w:themeFillTint="33"/>
            <w:hideMark/>
          </w:tcPr>
          <w:p w14:paraId="5845FFF2" w14:textId="743C5E39" w:rsidR="00883BB0" w:rsidRPr="00D8799A" w:rsidRDefault="00883BB0" w:rsidP="00883BB0">
            <w:pPr>
              <w:spacing w:line="240" w:lineRule="auto"/>
              <w:rPr>
                <w:rFonts w:eastAsia="Times New Roman"/>
                <w:sz w:val="20"/>
                <w:szCs w:val="20"/>
                <w:lang w:val="fr-FR" w:eastAsia="zh-CN"/>
              </w:rPr>
            </w:pPr>
            <w:r w:rsidRPr="00D8799A">
              <w:rPr>
                <w:sz w:val="20"/>
                <w:szCs w:val="20"/>
              </w:rPr>
              <w:t xml:space="preserve">7.16. </w:t>
            </w:r>
            <w:proofErr w:type="spellStart"/>
            <w:r w:rsidRPr="00D8799A">
              <w:rPr>
                <w:sz w:val="20"/>
                <w:szCs w:val="20"/>
              </w:rPr>
              <w:t>Réaliser</w:t>
            </w:r>
            <w:proofErr w:type="spellEnd"/>
            <w:r w:rsidRPr="00D8799A">
              <w:rPr>
                <w:sz w:val="20"/>
                <w:szCs w:val="20"/>
              </w:rPr>
              <w:t xml:space="preserve"> des missions de </w:t>
            </w:r>
            <w:proofErr w:type="spellStart"/>
            <w:r w:rsidRPr="00D8799A">
              <w:rPr>
                <w:sz w:val="20"/>
                <w:szCs w:val="20"/>
              </w:rPr>
              <w:t>suivi</w:t>
            </w:r>
            <w:proofErr w:type="spellEnd"/>
            <w:r w:rsidRPr="00D8799A">
              <w:rPr>
                <w:sz w:val="20"/>
                <w:szCs w:val="20"/>
              </w:rPr>
              <w:t xml:space="preserve"> du </w:t>
            </w:r>
            <w:proofErr w:type="spellStart"/>
            <w:r w:rsidRPr="00D8799A">
              <w:rPr>
                <w:sz w:val="20"/>
                <w:szCs w:val="20"/>
              </w:rPr>
              <w:t>projet</w:t>
            </w:r>
            <w:proofErr w:type="spellEnd"/>
            <w:r w:rsidRPr="00D8799A">
              <w:rPr>
                <w:sz w:val="20"/>
                <w:szCs w:val="20"/>
              </w:rPr>
              <w:t xml:space="preserve"> (</w:t>
            </w:r>
            <w:proofErr w:type="spellStart"/>
            <w:r w:rsidRPr="00D8799A">
              <w:rPr>
                <w:sz w:val="20"/>
                <w:szCs w:val="20"/>
              </w:rPr>
              <w:t>programmatique</w:t>
            </w:r>
            <w:proofErr w:type="spellEnd"/>
            <w:r w:rsidRPr="00D8799A">
              <w:rPr>
                <w:sz w:val="20"/>
                <w:szCs w:val="20"/>
              </w:rPr>
              <w:t xml:space="preserve"> et financier) dans les </w:t>
            </w:r>
            <w:r w:rsidR="00F85B74">
              <w:rPr>
                <w:sz w:val="20"/>
                <w:szCs w:val="20"/>
              </w:rPr>
              <w:t>6</w:t>
            </w:r>
            <w:r w:rsidRPr="00D8799A">
              <w:rPr>
                <w:sz w:val="20"/>
                <w:szCs w:val="20"/>
              </w:rPr>
              <w:t xml:space="preserve"> </w:t>
            </w:r>
            <w:proofErr w:type="gramStart"/>
            <w:r w:rsidRPr="00D8799A">
              <w:rPr>
                <w:sz w:val="20"/>
                <w:szCs w:val="20"/>
              </w:rPr>
              <w:t xml:space="preserve">provinces  </w:t>
            </w:r>
            <w:proofErr w:type="spellStart"/>
            <w:r w:rsidRPr="00D8799A">
              <w:rPr>
                <w:sz w:val="20"/>
                <w:szCs w:val="20"/>
              </w:rPr>
              <w:t>necessitant</w:t>
            </w:r>
            <w:proofErr w:type="spellEnd"/>
            <w:proofErr w:type="gramEnd"/>
            <w:r w:rsidRPr="00D8799A">
              <w:rPr>
                <w:sz w:val="20"/>
                <w:szCs w:val="20"/>
              </w:rPr>
              <w:t xml:space="preserve"> un </w:t>
            </w:r>
            <w:proofErr w:type="spellStart"/>
            <w:r w:rsidRPr="00D8799A">
              <w:rPr>
                <w:sz w:val="20"/>
                <w:szCs w:val="20"/>
              </w:rPr>
              <w:t>spécifique</w:t>
            </w:r>
            <w:proofErr w:type="spellEnd"/>
            <w:r w:rsidRPr="00D8799A">
              <w:rPr>
                <w:sz w:val="20"/>
                <w:szCs w:val="20"/>
              </w:rPr>
              <w:t xml:space="preserve"> (</w:t>
            </w:r>
            <w:proofErr w:type="spellStart"/>
            <w:proofErr w:type="gramStart"/>
            <w:r w:rsidRPr="00D8799A">
              <w:rPr>
                <w:sz w:val="20"/>
                <w:szCs w:val="20"/>
              </w:rPr>
              <w:t>Mongala,Maindombe</w:t>
            </w:r>
            <w:proofErr w:type="gramEnd"/>
            <w:r w:rsidRPr="00D8799A">
              <w:rPr>
                <w:sz w:val="20"/>
                <w:szCs w:val="20"/>
              </w:rPr>
              <w:t>,</w:t>
            </w:r>
            <w:proofErr w:type="gramStart"/>
            <w:r w:rsidRPr="00D8799A">
              <w:rPr>
                <w:sz w:val="20"/>
                <w:szCs w:val="20"/>
              </w:rPr>
              <w:t>Tshopo,Haut</w:t>
            </w:r>
            <w:proofErr w:type="spellEnd"/>
            <w:proofErr w:type="gramEnd"/>
            <w:r w:rsidRPr="00D8799A">
              <w:rPr>
                <w:sz w:val="20"/>
                <w:szCs w:val="20"/>
              </w:rPr>
              <w:t xml:space="preserve"> </w:t>
            </w:r>
            <w:proofErr w:type="spellStart"/>
            <w:proofErr w:type="gramStart"/>
            <w:r w:rsidRPr="00D8799A">
              <w:rPr>
                <w:sz w:val="20"/>
                <w:szCs w:val="20"/>
              </w:rPr>
              <w:t>Katanga,Kasai</w:t>
            </w:r>
            <w:proofErr w:type="spellEnd"/>
            <w:proofErr w:type="gramEnd"/>
            <w:r w:rsidRPr="00D8799A">
              <w:rPr>
                <w:sz w:val="20"/>
                <w:szCs w:val="20"/>
              </w:rPr>
              <w:t xml:space="preserve"> oriental et </w:t>
            </w:r>
            <w:proofErr w:type="spellStart"/>
            <w:r w:rsidRPr="00D8799A">
              <w:rPr>
                <w:sz w:val="20"/>
                <w:szCs w:val="20"/>
              </w:rPr>
              <w:t>Tshuapa</w:t>
            </w:r>
            <w:proofErr w:type="spellEnd"/>
            <w:proofErr w:type="gramStart"/>
            <w:r w:rsidRPr="00D8799A">
              <w:rPr>
                <w:sz w:val="20"/>
                <w:szCs w:val="20"/>
              </w:rPr>
              <w:t>).s</w:t>
            </w:r>
            <w:proofErr w:type="gramEnd"/>
          </w:p>
        </w:tc>
      </w:tr>
      <w:tr w:rsidR="00883BB0" w:rsidRPr="00D8799A" w14:paraId="0DDA01B3" w14:textId="77777777" w:rsidTr="4EF77C7B">
        <w:trPr>
          <w:trHeight w:val="399"/>
        </w:trPr>
        <w:tc>
          <w:tcPr>
            <w:tcW w:w="562" w:type="dxa"/>
            <w:shd w:val="clear" w:color="auto" w:fill="C5EEFF" w:themeFill="background2" w:themeFillTint="33"/>
          </w:tcPr>
          <w:p w14:paraId="03370169" w14:textId="43131909"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6</w:t>
            </w:r>
          </w:p>
        </w:tc>
        <w:tc>
          <w:tcPr>
            <w:tcW w:w="8500" w:type="dxa"/>
            <w:shd w:val="clear" w:color="auto" w:fill="C5EEFF" w:themeFill="background2" w:themeFillTint="33"/>
            <w:vAlign w:val="center"/>
            <w:hideMark/>
          </w:tcPr>
          <w:p w14:paraId="703DCC78" w14:textId="2578C7A8" w:rsidR="00883BB0" w:rsidRPr="00D8799A" w:rsidRDefault="00883BB0" w:rsidP="00883BB0">
            <w:pPr>
              <w:spacing w:line="240" w:lineRule="auto"/>
              <w:rPr>
                <w:rFonts w:eastAsia="Times New Roman"/>
                <w:sz w:val="20"/>
                <w:szCs w:val="20"/>
                <w:lang w:val="fr-FR" w:eastAsia="zh-CN"/>
              </w:rPr>
            </w:pPr>
            <w:r w:rsidRPr="00D8799A">
              <w:rPr>
                <w:color w:val="424242"/>
                <w:sz w:val="20"/>
                <w:szCs w:val="20"/>
              </w:rPr>
              <w:t xml:space="preserve">7.17 </w:t>
            </w:r>
            <w:proofErr w:type="spellStart"/>
            <w:r w:rsidRPr="00D8799A">
              <w:rPr>
                <w:color w:val="424242"/>
                <w:sz w:val="20"/>
                <w:szCs w:val="20"/>
              </w:rPr>
              <w:t>Appuyer</w:t>
            </w:r>
            <w:proofErr w:type="spellEnd"/>
            <w:r w:rsidRPr="00D8799A">
              <w:rPr>
                <w:color w:val="424242"/>
                <w:sz w:val="20"/>
                <w:szCs w:val="20"/>
              </w:rPr>
              <w:t xml:space="preserve"> le processus </w:t>
            </w:r>
            <w:proofErr w:type="spellStart"/>
            <w:r w:rsidRPr="00D8799A">
              <w:rPr>
                <w:color w:val="424242"/>
                <w:sz w:val="20"/>
                <w:szCs w:val="20"/>
              </w:rPr>
              <w:t>d'élaboration</w:t>
            </w:r>
            <w:proofErr w:type="spellEnd"/>
            <w:r w:rsidRPr="00D8799A">
              <w:rPr>
                <w:color w:val="424242"/>
                <w:sz w:val="20"/>
                <w:szCs w:val="20"/>
              </w:rPr>
              <w:t xml:space="preserve"> des Plans </w:t>
            </w:r>
            <w:proofErr w:type="spellStart"/>
            <w:r w:rsidRPr="00D8799A">
              <w:rPr>
                <w:color w:val="424242"/>
                <w:sz w:val="20"/>
                <w:szCs w:val="20"/>
              </w:rPr>
              <w:t>d'action</w:t>
            </w:r>
            <w:proofErr w:type="spellEnd"/>
            <w:r w:rsidRPr="00D8799A">
              <w:rPr>
                <w:color w:val="424242"/>
                <w:sz w:val="20"/>
                <w:szCs w:val="20"/>
              </w:rPr>
              <w:t xml:space="preserve"> </w:t>
            </w:r>
            <w:proofErr w:type="spellStart"/>
            <w:r w:rsidRPr="00D8799A">
              <w:rPr>
                <w:color w:val="424242"/>
                <w:sz w:val="20"/>
                <w:szCs w:val="20"/>
              </w:rPr>
              <w:t>Opérationnels</w:t>
            </w:r>
            <w:proofErr w:type="spellEnd"/>
            <w:r w:rsidRPr="00D8799A">
              <w:rPr>
                <w:color w:val="424242"/>
                <w:sz w:val="20"/>
                <w:szCs w:val="20"/>
              </w:rPr>
              <w:t xml:space="preserve"> des provinces et le </w:t>
            </w:r>
            <w:proofErr w:type="spellStart"/>
            <w:r w:rsidRPr="00D8799A">
              <w:rPr>
                <w:color w:val="424242"/>
                <w:sz w:val="20"/>
                <w:szCs w:val="20"/>
              </w:rPr>
              <w:t>suivi</w:t>
            </w:r>
            <w:proofErr w:type="spellEnd"/>
            <w:r w:rsidRPr="00D8799A">
              <w:rPr>
                <w:color w:val="424242"/>
                <w:sz w:val="20"/>
                <w:szCs w:val="20"/>
              </w:rPr>
              <w:t xml:space="preserve"> </w:t>
            </w:r>
            <w:proofErr w:type="spellStart"/>
            <w:r w:rsidRPr="00D8799A">
              <w:rPr>
                <w:color w:val="424242"/>
                <w:sz w:val="20"/>
                <w:szCs w:val="20"/>
              </w:rPr>
              <w:t>semestriel</w:t>
            </w:r>
            <w:proofErr w:type="spellEnd"/>
            <w:r w:rsidRPr="00D8799A">
              <w:rPr>
                <w:color w:val="424242"/>
                <w:sz w:val="20"/>
                <w:szCs w:val="20"/>
              </w:rPr>
              <w:t xml:space="preserve"> de la mise </w:t>
            </w:r>
            <w:proofErr w:type="spellStart"/>
            <w:r w:rsidRPr="00D8799A">
              <w:rPr>
                <w:color w:val="424242"/>
                <w:sz w:val="20"/>
                <w:szCs w:val="20"/>
              </w:rPr>
              <w:t>en</w:t>
            </w:r>
            <w:proofErr w:type="spellEnd"/>
            <w:r w:rsidRPr="00D8799A">
              <w:rPr>
                <w:color w:val="424242"/>
                <w:sz w:val="20"/>
                <w:szCs w:val="20"/>
              </w:rPr>
              <w:t xml:space="preserve"> </w:t>
            </w:r>
            <w:proofErr w:type="spellStart"/>
            <w:r w:rsidRPr="00D8799A">
              <w:rPr>
                <w:color w:val="424242"/>
                <w:sz w:val="20"/>
                <w:szCs w:val="20"/>
              </w:rPr>
              <w:t>œuvre</w:t>
            </w:r>
            <w:proofErr w:type="spellEnd"/>
            <w:r w:rsidRPr="00D8799A">
              <w:rPr>
                <w:color w:val="424242"/>
                <w:sz w:val="20"/>
                <w:szCs w:val="20"/>
              </w:rPr>
              <w:t>.</w:t>
            </w:r>
          </w:p>
        </w:tc>
      </w:tr>
      <w:tr w:rsidR="00883BB0" w:rsidRPr="00D8799A" w14:paraId="0AF20D3F" w14:textId="77777777" w:rsidTr="4EF77C7B">
        <w:trPr>
          <w:trHeight w:val="419"/>
        </w:trPr>
        <w:tc>
          <w:tcPr>
            <w:tcW w:w="562" w:type="dxa"/>
            <w:shd w:val="clear" w:color="auto" w:fill="C5EEFF" w:themeFill="background2" w:themeFillTint="33"/>
          </w:tcPr>
          <w:p w14:paraId="7F7FDC02" w14:textId="337F9A78" w:rsidR="00883BB0" w:rsidRPr="00D8799A" w:rsidRDefault="00883BB0" w:rsidP="00883BB0">
            <w:pPr>
              <w:spacing w:line="240" w:lineRule="auto"/>
              <w:rPr>
                <w:rFonts w:eastAsia="Times New Roman"/>
                <w:sz w:val="20"/>
                <w:szCs w:val="20"/>
                <w:lang w:val="fr-FR" w:eastAsia="zh-CN"/>
              </w:rPr>
            </w:pPr>
            <w:r w:rsidRPr="00D8799A">
              <w:rPr>
                <w:rFonts w:eastAsia="Times New Roman"/>
                <w:sz w:val="20"/>
                <w:szCs w:val="20"/>
                <w:lang w:val="fr-FR" w:eastAsia="zh-CN"/>
              </w:rPr>
              <w:t>6</w:t>
            </w:r>
            <w:r>
              <w:rPr>
                <w:rFonts w:eastAsia="Times New Roman"/>
                <w:sz w:val="20"/>
                <w:szCs w:val="20"/>
                <w:lang w:val="fr-FR" w:eastAsia="zh-CN"/>
              </w:rPr>
              <w:t>7</w:t>
            </w:r>
          </w:p>
        </w:tc>
        <w:tc>
          <w:tcPr>
            <w:tcW w:w="8500" w:type="dxa"/>
            <w:shd w:val="clear" w:color="auto" w:fill="C5EEFF" w:themeFill="background2" w:themeFillTint="33"/>
            <w:hideMark/>
          </w:tcPr>
          <w:p w14:paraId="67282A77" w14:textId="2BC453A5" w:rsidR="00883BB0" w:rsidRPr="00D8799A" w:rsidRDefault="00883BB0" w:rsidP="00883BB0">
            <w:pPr>
              <w:spacing w:line="240" w:lineRule="auto"/>
              <w:rPr>
                <w:rFonts w:eastAsia="Times New Roman"/>
                <w:sz w:val="20"/>
                <w:szCs w:val="20"/>
                <w:lang w:val="fr-FR" w:eastAsia="zh-CN"/>
              </w:rPr>
            </w:pPr>
            <w:r w:rsidRPr="00D8799A">
              <w:rPr>
                <w:sz w:val="20"/>
                <w:szCs w:val="20"/>
              </w:rPr>
              <w:t xml:space="preserve">7.23. </w:t>
            </w:r>
            <w:proofErr w:type="spellStart"/>
            <w:r w:rsidRPr="00D8799A">
              <w:rPr>
                <w:sz w:val="20"/>
                <w:szCs w:val="20"/>
              </w:rPr>
              <w:t>Appuyer</w:t>
            </w:r>
            <w:proofErr w:type="spellEnd"/>
            <w:r w:rsidRPr="00D8799A">
              <w:rPr>
                <w:sz w:val="20"/>
                <w:szCs w:val="20"/>
              </w:rPr>
              <w:t xml:space="preserve"> </w:t>
            </w:r>
            <w:proofErr w:type="spellStart"/>
            <w:r w:rsidRPr="00D8799A">
              <w:rPr>
                <w:sz w:val="20"/>
                <w:szCs w:val="20"/>
              </w:rPr>
              <w:t>trimestriellement</w:t>
            </w:r>
            <w:proofErr w:type="spellEnd"/>
            <w:r w:rsidRPr="00D8799A">
              <w:rPr>
                <w:sz w:val="20"/>
                <w:szCs w:val="20"/>
              </w:rPr>
              <w:t xml:space="preserve"> les cellules genre dans la province </w:t>
            </w:r>
            <w:proofErr w:type="spellStart"/>
            <w:r w:rsidRPr="00D8799A">
              <w:rPr>
                <w:sz w:val="20"/>
                <w:szCs w:val="20"/>
              </w:rPr>
              <w:t>ayant</w:t>
            </w:r>
            <w:proofErr w:type="spellEnd"/>
            <w:r w:rsidRPr="00D8799A">
              <w:rPr>
                <w:sz w:val="20"/>
                <w:szCs w:val="20"/>
              </w:rPr>
              <w:t xml:space="preserve"> les </w:t>
            </w:r>
            <w:proofErr w:type="spellStart"/>
            <w:r w:rsidRPr="00D8799A">
              <w:rPr>
                <w:sz w:val="20"/>
                <w:szCs w:val="20"/>
              </w:rPr>
              <w:t>défis</w:t>
            </w:r>
            <w:proofErr w:type="spellEnd"/>
            <w:r w:rsidRPr="00D8799A">
              <w:rPr>
                <w:sz w:val="20"/>
                <w:szCs w:val="20"/>
              </w:rPr>
              <w:t xml:space="preserve"> </w:t>
            </w:r>
            <w:proofErr w:type="spellStart"/>
            <w:r w:rsidRPr="00D8799A">
              <w:rPr>
                <w:sz w:val="20"/>
                <w:szCs w:val="20"/>
              </w:rPr>
              <w:t>majeurs</w:t>
            </w:r>
            <w:proofErr w:type="spellEnd"/>
            <w:r w:rsidRPr="00D8799A">
              <w:rPr>
                <w:sz w:val="20"/>
                <w:szCs w:val="20"/>
              </w:rPr>
              <w:t xml:space="preserve"> </w:t>
            </w:r>
            <w:proofErr w:type="spellStart"/>
            <w:r w:rsidRPr="00D8799A">
              <w:rPr>
                <w:sz w:val="20"/>
                <w:szCs w:val="20"/>
              </w:rPr>
              <w:t>liés</w:t>
            </w:r>
            <w:proofErr w:type="spellEnd"/>
            <w:r w:rsidRPr="00D8799A">
              <w:rPr>
                <w:sz w:val="20"/>
                <w:szCs w:val="20"/>
              </w:rPr>
              <w:t xml:space="preserve"> au genre (Kasai Oriental) </w:t>
            </w:r>
            <w:proofErr w:type="spellStart"/>
            <w:r w:rsidRPr="00D8799A">
              <w:rPr>
                <w:sz w:val="20"/>
                <w:szCs w:val="20"/>
              </w:rPr>
              <w:t>en</w:t>
            </w:r>
            <w:proofErr w:type="spellEnd"/>
            <w:r w:rsidRPr="00D8799A">
              <w:rPr>
                <w:sz w:val="20"/>
                <w:szCs w:val="20"/>
              </w:rPr>
              <w:t xml:space="preserve"> matériel et </w:t>
            </w:r>
            <w:proofErr w:type="spellStart"/>
            <w:r w:rsidRPr="00D8799A">
              <w:rPr>
                <w:sz w:val="20"/>
                <w:szCs w:val="20"/>
              </w:rPr>
              <w:t>fourniture</w:t>
            </w:r>
            <w:proofErr w:type="spellEnd"/>
            <w:r w:rsidRPr="00D8799A">
              <w:rPr>
                <w:sz w:val="20"/>
                <w:szCs w:val="20"/>
              </w:rPr>
              <w:t xml:space="preserve"> de </w:t>
            </w:r>
            <w:proofErr w:type="spellStart"/>
            <w:proofErr w:type="gramStart"/>
            <w:r w:rsidRPr="00D8799A">
              <w:rPr>
                <w:sz w:val="20"/>
                <w:szCs w:val="20"/>
              </w:rPr>
              <w:t>bureau.s</w:t>
            </w:r>
            <w:proofErr w:type="spellEnd"/>
            <w:proofErr w:type="gramEnd"/>
          </w:p>
        </w:tc>
      </w:tr>
      <w:tr w:rsidR="00883BB0" w:rsidRPr="00D8799A" w14:paraId="7BC66B09" w14:textId="77777777" w:rsidTr="4EF77C7B">
        <w:trPr>
          <w:trHeight w:val="218"/>
        </w:trPr>
        <w:tc>
          <w:tcPr>
            <w:tcW w:w="9062" w:type="dxa"/>
            <w:gridSpan w:val="2"/>
            <w:shd w:val="clear" w:color="auto" w:fill="F2F2F2" w:themeFill="background1" w:themeFillShade="F2"/>
          </w:tcPr>
          <w:p w14:paraId="5CA9DE6A" w14:textId="54A85BE2" w:rsidR="00883BB0" w:rsidRPr="00000CF2" w:rsidRDefault="44FE62E7" w:rsidP="4EF77C7B">
            <w:pPr>
              <w:spacing w:line="240" w:lineRule="auto"/>
              <w:rPr>
                <w:b/>
                <w:bCs/>
                <w:sz w:val="20"/>
                <w:szCs w:val="20"/>
                <w:lang w:val="en-US"/>
              </w:rPr>
            </w:pPr>
            <w:r w:rsidRPr="4EF77C7B">
              <w:rPr>
                <w:b/>
                <w:bCs/>
                <w:sz w:val="20"/>
                <w:szCs w:val="20"/>
                <w:lang w:val="en-US"/>
              </w:rPr>
              <w:t xml:space="preserve">Domaine </w:t>
            </w:r>
            <w:proofErr w:type="gramStart"/>
            <w:r w:rsidRPr="4EF77C7B">
              <w:rPr>
                <w:b/>
                <w:bCs/>
                <w:sz w:val="20"/>
                <w:szCs w:val="20"/>
                <w:lang w:val="en-US"/>
              </w:rPr>
              <w:t>8.Financement</w:t>
            </w:r>
            <w:proofErr w:type="gramEnd"/>
            <w:r w:rsidRPr="4EF77C7B">
              <w:rPr>
                <w:b/>
                <w:bCs/>
                <w:sz w:val="20"/>
                <w:szCs w:val="20"/>
                <w:lang w:val="en-US"/>
              </w:rPr>
              <w:t xml:space="preserve"> pour la santé</w:t>
            </w:r>
          </w:p>
        </w:tc>
      </w:tr>
      <w:tr w:rsidR="00883BB0" w:rsidRPr="00D8799A" w14:paraId="61F4563F" w14:textId="77777777" w:rsidTr="4EF77C7B">
        <w:trPr>
          <w:trHeight w:val="559"/>
        </w:trPr>
        <w:tc>
          <w:tcPr>
            <w:tcW w:w="562" w:type="dxa"/>
            <w:shd w:val="clear" w:color="auto" w:fill="C5EEFF" w:themeFill="background2" w:themeFillTint="33"/>
          </w:tcPr>
          <w:p w14:paraId="72DE8BAB" w14:textId="10DC9581" w:rsidR="00883BB0" w:rsidRPr="00D8799A" w:rsidRDefault="00883BB0" w:rsidP="00883BB0">
            <w:pPr>
              <w:spacing w:line="240" w:lineRule="auto"/>
              <w:rPr>
                <w:rFonts w:eastAsia="Times New Roman"/>
                <w:sz w:val="20"/>
                <w:szCs w:val="20"/>
                <w:lang w:val="fr-FR" w:eastAsia="zh-CN"/>
              </w:rPr>
            </w:pPr>
            <w:r>
              <w:rPr>
                <w:rFonts w:eastAsia="Times New Roman"/>
                <w:sz w:val="20"/>
                <w:szCs w:val="20"/>
                <w:lang w:val="fr-FR" w:eastAsia="zh-CN"/>
              </w:rPr>
              <w:t>68</w:t>
            </w:r>
          </w:p>
        </w:tc>
        <w:tc>
          <w:tcPr>
            <w:tcW w:w="8500" w:type="dxa"/>
            <w:shd w:val="clear" w:color="auto" w:fill="C5EEFF" w:themeFill="background2" w:themeFillTint="33"/>
          </w:tcPr>
          <w:p w14:paraId="5EA102C6" w14:textId="7EF94E67" w:rsidR="00883BB0" w:rsidRPr="00D8799A" w:rsidRDefault="44FE62E7" w:rsidP="4EF77C7B">
            <w:pPr>
              <w:rPr>
                <w:sz w:val="20"/>
                <w:szCs w:val="20"/>
                <w:lang w:val="en-US"/>
              </w:rPr>
            </w:pPr>
            <w:r w:rsidRPr="4EF77C7B">
              <w:rPr>
                <w:sz w:val="20"/>
                <w:szCs w:val="20"/>
                <w:lang w:val="en-US"/>
              </w:rPr>
              <w:t xml:space="preserve">8.1 Assurer le </w:t>
            </w:r>
            <w:proofErr w:type="spellStart"/>
            <w:r w:rsidRPr="4EF77C7B">
              <w:rPr>
                <w:sz w:val="20"/>
                <w:szCs w:val="20"/>
                <w:lang w:val="en-US"/>
              </w:rPr>
              <w:t>suivi</w:t>
            </w:r>
            <w:proofErr w:type="spellEnd"/>
            <w:r w:rsidRPr="4EF77C7B">
              <w:rPr>
                <w:sz w:val="20"/>
                <w:szCs w:val="20"/>
                <w:lang w:val="en-US"/>
              </w:rPr>
              <w:t xml:space="preserve"> des flux de </w:t>
            </w:r>
            <w:proofErr w:type="spellStart"/>
            <w:r w:rsidRPr="4EF77C7B">
              <w:rPr>
                <w:sz w:val="20"/>
                <w:szCs w:val="20"/>
                <w:lang w:val="en-US"/>
              </w:rPr>
              <w:t>financement</w:t>
            </w:r>
            <w:proofErr w:type="spellEnd"/>
            <w:r w:rsidRPr="4EF77C7B">
              <w:rPr>
                <w:sz w:val="20"/>
                <w:szCs w:val="20"/>
                <w:lang w:val="en-US"/>
              </w:rPr>
              <w:t xml:space="preserve"> dans la DPS avec MOU (Haut </w:t>
            </w:r>
            <w:proofErr w:type="spellStart"/>
            <w:proofErr w:type="gramStart"/>
            <w:r w:rsidRPr="4EF77C7B">
              <w:rPr>
                <w:sz w:val="20"/>
                <w:szCs w:val="20"/>
                <w:lang w:val="en-US"/>
              </w:rPr>
              <w:t>Katanga,Tshopo</w:t>
            </w:r>
            <w:proofErr w:type="spellEnd"/>
            <w:proofErr w:type="gramEnd"/>
            <w:r w:rsidRPr="4EF77C7B">
              <w:rPr>
                <w:sz w:val="20"/>
                <w:szCs w:val="20"/>
                <w:lang w:val="en-US"/>
              </w:rPr>
              <w:t xml:space="preserve"> et Kasai </w:t>
            </w:r>
            <w:proofErr w:type="gramStart"/>
            <w:r w:rsidRPr="4EF77C7B">
              <w:rPr>
                <w:sz w:val="20"/>
                <w:szCs w:val="20"/>
                <w:lang w:val="en-US"/>
              </w:rPr>
              <w:t>Oriental )</w:t>
            </w:r>
            <w:proofErr w:type="gramEnd"/>
            <w:r w:rsidRPr="4EF77C7B">
              <w:rPr>
                <w:sz w:val="20"/>
                <w:szCs w:val="20"/>
                <w:lang w:val="en-US"/>
              </w:rPr>
              <w:t xml:space="preserve"> et au </w:t>
            </w:r>
            <w:proofErr w:type="spellStart"/>
            <w:r w:rsidRPr="4EF77C7B">
              <w:rPr>
                <w:sz w:val="20"/>
                <w:szCs w:val="20"/>
                <w:lang w:val="en-US"/>
              </w:rPr>
              <w:t>niveau</w:t>
            </w:r>
            <w:proofErr w:type="spellEnd"/>
            <w:r w:rsidRPr="4EF77C7B">
              <w:rPr>
                <w:sz w:val="20"/>
                <w:szCs w:val="20"/>
                <w:lang w:val="en-US"/>
              </w:rPr>
              <w:t xml:space="preserve"> central à </w:t>
            </w:r>
            <w:proofErr w:type="spellStart"/>
            <w:r w:rsidRPr="4EF77C7B">
              <w:rPr>
                <w:sz w:val="20"/>
                <w:szCs w:val="20"/>
                <w:lang w:val="en-US"/>
              </w:rPr>
              <w:t>l'aide</w:t>
            </w:r>
            <w:proofErr w:type="spellEnd"/>
            <w:r w:rsidRPr="4EF77C7B">
              <w:rPr>
                <w:sz w:val="20"/>
                <w:szCs w:val="20"/>
                <w:lang w:val="en-US"/>
              </w:rPr>
              <w:t xml:space="preserve"> de </w:t>
            </w:r>
            <w:proofErr w:type="spellStart"/>
            <w:r w:rsidRPr="4EF77C7B">
              <w:rPr>
                <w:sz w:val="20"/>
                <w:szCs w:val="20"/>
                <w:lang w:val="en-US"/>
              </w:rPr>
              <w:t>l'outil</w:t>
            </w:r>
            <w:proofErr w:type="spellEnd"/>
            <w:r w:rsidRPr="4EF77C7B">
              <w:rPr>
                <w:sz w:val="20"/>
                <w:szCs w:val="20"/>
                <w:lang w:val="en-US"/>
              </w:rPr>
              <w:t xml:space="preserve"> RMET- </w:t>
            </w:r>
            <w:proofErr w:type="spellStart"/>
            <w:r w:rsidRPr="4EF77C7B">
              <w:rPr>
                <w:sz w:val="20"/>
                <w:szCs w:val="20"/>
                <w:lang w:val="en-US"/>
              </w:rPr>
              <w:t>immunisation</w:t>
            </w:r>
            <w:proofErr w:type="spellEnd"/>
            <w:r w:rsidR="650EF0F6" w:rsidRPr="4EF77C7B">
              <w:rPr>
                <w:sz w:val="20"/>
                <w:szCs w:val="20"/>
                <w:lang w:val="en-US"/>
              </w:rPr>
              <w:t>(</w:t>
            </w:r>
            <w:r w:rsidRPr="4EF77C7B">
              <w:rPr>
                <w:sz w:val="20"/>
                <w:szCs w:val="20"/>
                <w:lang w:val="en-US"/>
              </w:rPr>
              <w:t>s</w:t>
            </w:r>
            <w:r w:rsidR="650EF0F6" w:rsidRPr="4EF77C7B">
              <w:rPr>
                <w:sz w:val="20"/>
                <w:szCs w:val="20"/>
                <w:lang w:val="en-US"/>
              </w:rPr>
              <w:t>)</w:t>
            </w:r>
          </w:p>
        </w:tc>
      </w:tr>
    </w:tbl>
    <w:p w14:paraId="3F7F9D07" w14:textId="77777777" w:rsidR="005D29FE" w:rsidRDefault="005D29FE" w:rsidP="00FB4A73">
      <w:pPr>
        <w:pBdr>
          <w:top w:val="nil"/>
          <w:left w:val="nil"/>
          <w:bottom w:val="nil"/>
          <w:right w:val="nil"/>
          <w:between w:val="nil"/>
        </w:pBdr>
        <w:spacing w:before="200" w:line="240" w:lineRule="auto"/>
        <w:rPr>
          <w:ins w:id="763" w:author="Jean Serge NGAIMA" w:date="2025-10-17T21:55:00Z" w16du:dateUtc="2025-10-17T20:55:00Z"/>
          <w:sz w:val="20"/>
          <w:szCs w:val="20"/>
          <w:lang w:val="fr-FR"/>
        </w:rPr>
      </w:pPr>
    </w:p>
    <w:p w14:paraId="3686AA38" w14:textId="77777777" w:rsidR="005D29FE" w:rsidRDefault="005D29FE" w:rsidP="00FB4A73">
      <w:pPr>
        <w:pBdr>
          <w:top w:val="nil"/>
          <w:left w:val="nil"/>
          <w:bottom w:val="nil"/>
          <w:right w:val="nil"/>
          <w:between w:val="nil"/>
        </w:pBdr>
        <w:spacing w:before="200" w:line="240" w:lineRule="auto"/>
        <w:rPr>
          <w:ins w:id="764" w:author="Jean Serge NGAIMA" w:date="2025-10-17T21:55:00Z" w16du:dateUtc="2025-10-17T20:55:00Z"/>
          <w:sz w:val="20"/>
          <w:szCs w:val="20"/>
          <w:lang w:val="fr-FR"/>
        </w:rPr>
      </w:pPr>
    </w:p>
    <w:p w14:paraId="35CFDE57" w14:textId="43D5E548" w:rsidR="00FC5CB2" w:rsidRDefault="005D29FE" w:rsidP="005D29FE">
      <w:pPr>
        <w:jc w:val="both"/>
        <w:rPr>
          <w:ins w:id="765" w:author="Jean Serge NGAIMA" w:date="2025-10-17T21:59:00Z" w16du:dateUtc="2025-10-17T20:59:00Z"/>
          <w:rFonts w:eastAsia="Times New Roman"/>
          <w:b/>
          <w:bCs/>
          <w:sz w:val="20"/>
          <w:szCs w:val="20"/>
          <w:lang w:val="fr-FR" w:eastAsia="zh-CN"/>
        </w:rPr>
      </w:pPr>
      <w:ins w:id="766" w:author="Jean Serge NGAIMA" w:date="2025-10-17T21:55:00Z" w16du:dateUtc="2025-10-17T20:55:00Z">
        <w:r>
          <w:rPr>
            <w:rFonts w:eastAsia="Times New Roman"/>
            <w:b/>
            <w:bCs/>
            <w:sz w:val="20"/>
            <w:szCs w:val="20"/>
            <w:lang w:val="fr-FR" w:eastAsia="zh-CN"/>
          </w:rPr>
          <w:t>L’identification de ces activités avait également pris en compte les principales recommandations de la CEI formulées en décembre 2024</w:t>
        </w:r>
      </w:ins>
      <w:ins w:id="767" w:author="Jean Serge NGAIMA" w:date="2025-10-17T21:59:00Z" w16du:dateUtc="2025-10-17T20:59:00Z">
        <w:r w:rsidR="006C5EE4">
          <w:rPr>
            <w:rFonts w:eastAsia="Times New Roman"/>
            <w:b/>
            <w:bCs/>
            <w:sz w:val="20"/>
            <w:szCs w:val="20"/>
            <w:lang w:val="fr-FR" w:eastAsia="zh-CN"/>
          </w:rPr>
          <w:t xml:space="preserve"> apr</w:t>
        </w:r>
      </w:ins>
      <w:ins w:id="768" w:author="Jean Serge NGAIMA" w:date="2025-10-17T22:00:00Z" w16du:dateUtc="2025-10-17T21:00:00Z">
        <w:r w:rsidR="006C5EE4">
          <w:rPr>
            <w:rFonts w:eastAsia="Times New Roman"/>
            <w:b/>
            <w:bCs/>
            <w:sz w:val="20"/>
            <w:szCs w:val="20"/>
            <w:lang w:val="fr-FR" w:eastAsia="zh-CN"/>
          </w:rPr>
          <w:t>ès révision du FPP</w:t>
        </w:r>
      </w:ins>
      <w:ins w:id="769" w:author="Jean Serge NGAIMA" w:date="2025-10-17T21:55:00Z" w16du:dateUtc="2025-10-17T20:55:00Z">
        <w:r>
          <w:rPr>
            <w:rFonts w:eastAsia="Times New Roman"/>
            <w:b/>
            <w:bCs/>
            <w:sz w:val="20"/>
            <w:szCs w:val="20"/>
            <w:lang w:val="fr-FR" w:eastAsia="zh-CN"/>
          </w:rPr>
          <w:t xml:space="preserve">. </w:t>
        </w:r>
      </w:ins>
      <w:ins w:id="770" w:author="Jean Serge NGAIMA" w:date="2025-10-17T21:58:00Z" w16du:dateUtc="2025-10-17T20:58:00Z">
        <w:r w:rsidR="00FC5CB2">
          <w:rPr>
            <w:rFonts w:eastAsia="Times New Roman"/>
            <w:b/>
            <w:bCs/>
            <w:sz w:val="20"/>
            <w:szCs w:val="20"/>
            <w:lang w:val="fr-FR" w:eastAsia="zh-CN"/>
          </w:rPr>
          <w:t xml:space="preserve">Ces principales recommandations et </w:t>
        </w:r>
      </w:ins>
      <w:ins w:id="771" w:author="Jean Serge NGAIMA" w:date="2025-10-17T21:59:00Z" w16du:dateUtc="2025-10-17T20:59:00Z">
        <w:r w:rsidR="00FC5CB2">
          <w:rPr>
            <w:rFonts w:eastAsia="Times New Roman"/>
            <w:b/>
            <w:bCs/>
            <w:sz w:val="20"/>
            <w:szCs w:val="20"/>
            <w:lang w:val="fr-FR" w:eastAsia="zh-CN"/>
          </w:rPr>
          <w:t xml:space="preserve">les activités RSS et FAE </w:t>
        </w:r>
        <w:r w:rsidR="001C19B1">
          <w:rPr>
            <w:rFonts w:eastAsia="Times New Roman"/>
            <w:b/>
            <w:bCs/>
            <w:sz w:val="20"/>
            <w:szCs w:val="20"/>
            <w:lang w:val="fr-FR" w:eastAsia="zh-CN"/>
          </w:rPr>
          <w:t>de transition qui s’y rapportent sont reprises ci-dessous.</w:t>
        </w:r>
      </w:ins>
    </w:p>
    <w:p w14:paraId="2BE4010F" w14:textId="77777777" w:rsidR="001C19B1" w:rsidRDefault="001C19B1" w:rsidP="005D29FE">
      <w:pPr>
        <w:jc w:val="both"/>
        <w:rPr>
          <w:ins w:id="772" w:author="Jean Serge NGAIMA" w:date="2025-10-17T21:59:00Z" w16du:dateUtc="2025-10-17T20:59:00Z"/>
          <w:rFonts w:eastAsia="Times New Roman"/>
          <w:b/>
          <w:bCs/>
          <w:sz w:val="20"/>
          <w:szCs w:val="20"/>
          <w:lang w:val="fr-FR" w:eastAsia="zh-CN"/>
        </w:rPr>
      </w:pPr>
    </w:p>
    <w:tbl>
      <w:tblPr>
        <w:tblStyle w:val="Grilledutableau"/>
        <w:tblW w:w="0" w:type="auto"/>
        <w:tblLook w:val="04A0" w:firstRow="1" w:lastRow="0" w:firstColumn="1" w:lastColumn="0" w:noHBand="0" w:noVBand="1"/>
      </w:tblPr>
      <w:tblGrid>
        <w:gridCol w:w="4508"/>
        <w:gridCol w:w="4508"/>
      </w:tblGrid>
      <w:tr w:rsidR="001C19B1" w14:paraId="156654A2" w14:textId="77777777" w:rsidTr="001C19B1">
        <w:trPr>
          <w:ins w:id="773" w:author="Jean Serge NGAIMA" w:date="2025-10-17T21:59:00Z" w16du:dateUtc="2025-10-17T20:59:00Z"/>
        </w:trPr>
        <w:tc>
          <w:tcPr>
            <w:tcW w:w="4508" w:type="dxa"/>
          </w:tcPr>
          <w:p w14:paraId="01EF1C3B" w14:textId="5999E459" w:rsidR="001C19B1" w:rsidRDefault="001C19B1" w:rsidP="005D29FE">
            <w:pPr>
              <w:jc w:val="both"/>
              <w:rPr>
                <w:ins w:id="774" w:author="Jean Serge NGAIMA" w:date="2025-10-17T21:59:00Z" w16du:dateUtc="2025-10-17T20:59:00Z"/>
                <w:rFonts w:eastAsia="Times New Roman"/>
                <w:b/>
                <w:bCs/>
                <w:sz w:val="20"/>
                <w:szCs w:val="20"/>
                <w:lang w:val="fr-FR" w:eastAsia="zh-CN"/>
              </w:rPr>
            </w:pPr>
            <w:ins w:id="775" w:author="Jean Serge NGAIMA" w:date="2025-10-17T21:59:00Z" w16du:dateUtc="2025-10-17T20:59:00Z">
              <w:r>
                <w:rPr>
                  <w:rFonts w:eastAsia="Times New Roman"/>
                  <w:b/>
                  <w:bCs/>
                  <w:sz w:val="20"/>
                  <w:szCs w:val="20"/>
                  <w:lang w:val="fr-FR" w:eastAsia="zh-CN"/>
                </w:rPr>
                <w:t>Recommandations CE</w:t>
              </w:r>
            </w:ins>
            <w:ins w:id="776" w:author="Jean Serge NGAIMA" w:date="2025-10-17T22:00:00Z" w16du:dateUtc="2025-10-17T21:00:00Z">
              <w:r w:rsidR="006C5EE4">
                <w:rPr>
                  <w:rFonts w:eastAsia="Times New Roman"/>
                  <w:b/>
                  <w:bCs/>
                  <w:sz w:val="20"/>
                  <w:szCs w:val="20"/>
                  <w:lang w:val="fr-FR" w:eastAsia="zh-CN"/>
                </w:rPr>
                <w:t>I de</w:t>
              </w:r>
            </w:ins>
            <w:ins w:id="777" w:author="Jean Serge NGAIMA" w:date="2025-10-17T21:59:00Z" w16du:dateUtc="2025-10-17T20:59:00Z">
              <w:r>
                <w:rPr>
                  <w:rFonts w:eastAsia="Times New Roman"/>
                  <w:b/>
                  <w:bCs/>
                  <w:sz w:val="20"/>
                  <w:szCs w:val="20"/>
                  <w:lang w:val="fr-FR" w:eastAsia="zh-CN"/>
                </w:rPr>
                <w:t xml:space="preserve"> decembre 2024</w:t>
              </w:r>
            </w:ins>
          </w:p>
        </w:tc>
        <w:tc>
          <w:tcPr>
            <w:tcW w:w="4508" w:type="dxa"/>
          </w:tcPr>
          <w:p w14:paraId="4D1ABA35" w14:textId="6CFA0E5A" w:rsidR="001C19B1" w:rsidRDefault="006C5EE4" w:rsidP="005D29FE">
            <w:pPr>
              <w:jc w:val="both"/>
              <w:rPr>
                <w:ins w:id="778" w:author="Jean Serge NGAIMA" w:date="2025-10-17T21:59:00Z" w16du:dateUtc="2025-10-17T20:59:00Z"/>
                <w:rFonts w:eastAsia="Times New Roman"/>
                <w:b/>
                <w:bCs/>
                <w:sz w:val="20"/>
                <w:szCs w:val="20"/>
                <w:lang w:val="fr-FR" w:eastAsia="zh-CN"/>
              </w:rPr>
            </w:pPr>
            <w:ins w:id="779" w:author="Jean Serge NGAIMA" w:date="2025-10-17T22:00:00Z" w16du:dateUtc="2025-10-17T21:00:00Z">
              <w:r>
                <w:rPr>
                  <w:rFonts w:eastAsia="Times New Roman"/>
                  <w:b/>
                  <w:bCs/>
                  <w:sz w:val="20"/>
                  <w:szCs w:val="20"/>
                  <w:lang w:val="fr-FR" w:eastAsia="zh-CN"/>
                </w:rPr>
                <w:t>Activités RSS</w:t>
              </w:r>
            </w:ins>
            <w:ins w:id="780" w:author="Jean Serge NGAIMA" w:date="2025-10-17T22:03:00Z" w16du:dateUtc="2025-10-17T21:03:00Z">
              <w:r w:rsidR="00514D87">
                <w:rPr>
                  <w:rFonts w:eastAsia="Times New Roman"/>
                  <w:b/>
                  <w:bCs/>
                  <w:sz w:val="20"/>
                  <w:szCs w:val="20"/>
                  <w:lang w:val="fr-FR" w:eastAsia="zh-CN"/>
                </w:rPr>
                <w:t>-</w:t>
              </w:r>
            </w:ins>
            <w:ins w:id="781" w:author="Jean Serge NGAIMA" w:date="2025-10-17T22:00:00Z" w16du:dateUtc="2025-10-17T21:00:00Z">
              <w:r>
                <w:rPr>
                  <w:rFonts w:eastAsia="Times New Roman"/>
                  <w:b/>
                  <w:bCs/>
                  <w:sz w:val="20"/>
                  <w:szCs w:val="20"/>
                  <w:lang w:val="fr-FR" w:eastAsia="zh-CN"/>
                </w:rPr>
                <w:t>FAE de transition qui s’y rapporte</w:t>
              </w:r>
            </w:ins>
          </w:p>
        </w:tc>
      </w:tr>
      <w:tr w:rsidR="001C19B1" w14:paraId="5E716297" w14:textId="77777777" w:rsidTr="001C19B1">
        <w:trPr>
          <w:ins w:id="782" w:author="Jean Serge NGAIMA" w:date="2025-10-17T21:59:00Z" w16du:dateUtc="2025-10-17T20:59:00Z"/>
        </w:trPr>
        <w:tc>
          <w:tcPr>
            <w:tcW w:w="4508" w:type="dxa"/>
          </w:tcPr>
          <w:p w14:paraId="11C97903" w14:textId="1ABFAC83" w:rsidR="001C19B1" w:rsidRDefault="002813F8" w:rsidP="005D29FE">
            <w:pPr>
              <w:jc w:val="both"/>
              <w:rPr>
                <w:ins w:id="783" w:author="Jean Serge NGAIMA" w:date="2025-10-17T21:59:00Z" w16du:dateUtc="2025-10-17T20:59:00Z"/>
                <w:rFonts w:eastAsia="Times New Roman"/>
                <w:b/>
                <w:bCs/>
                <w:sz w:val="20"/>
                <w:szCs w:val="20"/>
                <w:lang w:val="fr-FR" w:eastAsia="zh-CN"/>
              </w:rPr>
            </w:pPr>
            <w:ins w:id="784" w:author="Jean Serge NGAIMA" w:date="2025-10-17T22:01:00Z" w16du:dateUtc="2025-10-17T21:01:00Z">
              <w:r w:rsidRPr="002813F8">
                <w:rPr>
                  <w:rFonts w:eastAsia="Times New Roman"/>
                  <w:b/>
                  <w:bCs/>
                  <w:sz w:val="20"/>
                  <w:szCs w:val="20"/>
                  <w:lang w:val="fr-FR" w:eastAsia="zh-CN"/>
                </w:rPr>
                <w:t>Fournir une feuille de route d’harmonisation des outils digitaux en vue d’assurer leur interopérabilité en collaboration avec l’ANICNS</w:t>
              </w:r>
            </w:ins>
          </w:p>
        </w:tc>
        <w:tc>
          <w:tcPr>
            <w:tcW w:w="4508" w:type="dxa"/>
          </w:tcPr>
          <w:p w14:paraId="7934175E" w14:textId="285E15CC" w:rsidR="001C19B1" w:rsidRDefault="002813F8" w:rsidP="005D29FE">
            <w:pPr>
              <w:jc w:val="both"/>
              <w:rPr>
                <w:ins w:id="785" w:author="Jean Serge NGAIMA" w:date="2025-10-17T21:59:00Z" w16du:dateUtc="2025-10-17T20:59:00Z"/>
                <w:rFonts w:eastAsia="Times New Roman"/>
                <w:b/>
                <w:bCs/>
                <w:sz w:val="20"/>
                <w:szCs w:val="20"/>
                <w:lang w:val="fr-FR" w:eastAsia="zh-CN"/>
              </w:rPr>
            </w:pPr>
            <w:ins w:id="786" w:author="Jean Serge NGAIMA" w:date="2025-10-17T22:01:00Z" w16du:dateUtc="2025-10-17T21:01:00Z">
              <w:r>
                <w:rPr>
                  <w:rFonts w:eastAsia="Times New Roman"/>
                  <w:b/>
                  <w:bCs/>
                  <w:sz w:val="20"/>
                  <w:szCs w:val="20"/>
                  <w:lang w:val="fr-FR" w:eastAsia="zh-CN"/>
                </w:rPr>
                <w:t>Activité 4.5.</w:t>
              </w:r>
            </w:ins>
          </w:p>
        </w:tc>
      </w:tr>
      <w:tr w:rsidR="001C19B1" w14:paraId="46F3DE32" w14:textId="77777777" w:rsidTr="001C19B1">
        <w:trPr>
          <w:ins w:id="787" w:author="Jean Serge NGAIMA" w:date="2025-10-17T21:59:00Z" w16du:dateUtc="2025-10-17T20:59:00Z"/>
        </w:trPr>
        <w:tc>
          <w:tcPr>
            <w:tcW w:w="4508" w:type="dxa"/>
          </w:tcPr>
          <w:p w14:paraId="3EE014FF" w14:textId="418B8780" w:rsidR="001C19B1" w:rsidRDefault="004D5390" w:rsidP="005D29FE">
            <w:pPr>
              <w:jc w:val="both"/>
              <w:rPr>
                <w:ins w:id="788" w:author="Jean Serge NGAIMA" w:date="2025-10-17T21:59:00Z" w16du:dateUtc="2025-10-17T20:59:00Z"/>
                <w:rFonts w:eastAsia="Times New Roman"/>
                <w:b/>
                <w:bCs/>
                <w:sz w:val="20"/>
                <w:szCs w:val="20"/>
                <w:lang w:val="fr-FR" w:eastAsia="zh-CN"/>
              </w:rPr>
            </w:pPr>
            <w:ins w:id="789" w:author="Jean Serge NGAIMA" w:date="2025-10-17T22:02:00Z" w16du:dateUtc="2025-10-17T21:02:00Z">
              <w:r w:rsidRPr="004D5390">
                <w:rPr>
                  <w:rFonts w:eastAsia="Times New Roman"/>
                  <w:b/>
                  <w:bCs/>
                  <w:sz w:val="20"/>
                  <w:szCs w:val="20"/>
                  <w:lang w:val="fr-FR" w:eastAsia="zh-CN"/>
                </w:rPr>
                <w:t xml:space="preserve">Soumettre, avec l’appui d’une assistance technique, une feuille de route visant à accompagner le pays à revitaliser les supervisions formatives avec un focus sur le </w:t>
              </w:r>
              <w:r w:rsidRPr="004D5390">
                <w:rPr>
                  <w:rFonts w:eastAsia="Times New Roman"/>
                  <w:b/>
                  <w:bCs/>
                  <w:sz w:val="20"/>
                  <w:szCs w:val="20"/>
                  <w:lang w:val="fr-FR" w:eastAsia="zh-CN"/>
                </w:rPr>
                <w:lastRenderedPageBreak/>
                <w:t>développement et la mise en œuvre des approches Plan de Résolution des Problèmes (PRP) orientées systématiquement sur des « mini-DQA »</w:t>
              </w:r>
            </w:ins>
          </w:p>
        </w:tc>
        <w:tc>
          <w:tcPr>
            <w:tcW w:w="4508" w:type="dxa"/>
          </w:tcPr>
          <w:p w14:paraId="359241D2" w14:textId="0352E0EE" w:rsidR="001C19B1" w:rsidRDefault="00514D87" w:rsidP="005D29FE">
            <w:pPr>
              <w:jc w:val="both"/>
              <w:rPr>
                <w:ins w:id="790" w:author="Jean Serge NGAIMA" w:date="2025-10-17T21:59:00Z" w16du:dateUtc="2025-10-17T20:59:00Z"/>
                <w:rFonts w:eastAsia="Times New Roman"/>
                <w:b/>
                <w:bCs/>
                <w:sz w:val="20"/>
                <w:szCs w:val="20"/>
                <w:lang w:val="fr-FR" w:eastAsia="zh-CN"/>
              </w:rPr>
            </w:pPr>
            <w:ins w:id="791" w:author="Jean Serge NGAIMA" w:date="2025-10-17T22:03:00Z" w16du:dateUtc="2025-10-17T21:03:00Z">
              <w:r>
                <w:rPr>
                  <w:rFonts w:eastAsia="Times New Roman"/>
                  <w:b/>
                  <w:bCs/>
                  <w:sz w:val="20"/>
                  <w:szCs w:val="20"/>
                  <w:lang w:val="fr-FR" w:eastAsia="zh-CN"/>
                </w:rPr>
                <w:lastRenderedPageBreak/>
                <w:t>Activité 1.3.</w:t>
              </w:r>
            </w:ins>
          </w:p>
        </w:tc>
      </w:tr>
      <w:tr w:rsidR="001C19B1" w14:paraId="0696E16C" w14:textId="77777777" w:rsidTr="001C19B1">
        <w:trPr>
          <w:ins w:id="792" w:author="Jean Serge NGAIMA" w:date="2025-10-17T21:59:00Z" w16du:dateUtc="2025-10-17T20:59:00Z"/>
        </w:trPr>
        <w:tc>
          <w:tcPr>
            <w:tcW w:w="4508" w:type="dxa"/>
          </w:tcPr>
          <w:p w14:paraId="149FF3E4" w14:textId="0F370909" w:rsidR="001C19B1" w:rsidRDefault="003B7E06" w:rsidP="005D29FE">
            <w:pPr>
              <w:jc w:val="both"/>
              <w:rPr>
                <w:ins w:id="793" w:author="Jean Serge NGAIMA" w:date="2025-10-17T21:59:00Z" w16du:dateUtc="2025-10-17T20:59:00Z"/>
                <w:rFonts w:eastAsia="Times New Roman"/>
                <w:b/>
                <w:bCs/>
                <w:sz w:val="20"/>
                <w:szCs w:val="20"/>
                <w:lang w:val="fr-FR" w:eastAsia="zh-CN"/>
              </w:rPr>
            </w:pPr>
            <w:ins w:id="794" w:author="Jean Serge NGAIMA" w:date="2025-10-17T22:05:00Z" w16du:dateUtc="2025-10-17T21:05:00Z">
              <w:r w:rsidRPr="003B7E06">
                <w:rPr>
                  <w:rFonts w:eastAsia="Times New Roman"/>
                  <w:b/>
                  <w:bCs/>
                  <w:sz w:val="20"/>
                  <w:szCs w:val="20"/>
                  <w:lang w:val="fr-FR" w:eastAsia="zh-CN"/>
                </w:rPr>
                <w:t>Soumettre une feuille de route pour l’élaboration d’un plan budgétisé de restructuration de la chaine d’appro (Hubs-Antennes-Zones de santé)</w:t>
              </w:r>
            </w:ins>
          </w:p>
        </w:tc>
        <w:tc>
          <w:tcPr>
            <w:tcW w:w="4508" w:type="dxa"/>
          </w:tcPr>
          <w:p w14:paraId="575C2F7E" w14:textId="4BA77EC5" w:rsidR="001C19B1" w:rsidRDefault="00C63653" w:rsidP="005D29FE">
            <w:pPr>
              <w:jc w:val="both"/>
              <w:rPr>
                <w:ins w:id="795" w:author="Jean Serge NGAIMA" w:date="2025-10-17T21:59:00Z" w16du:dateUtc="2025-10-17T20:59:00Z"/>
                <w:rFonts w:eastAsia="Times New Roman"/>
                <w:b/>
                <w:bCs/>
                <w:sz w:val="20"/>
                <w:szCs w:val="20"/>
                <w:lang w:val="fr-FR" w:eastAsia="zh-CN"/>
              </w:rPr>
            </w:pPr>
            <w:ins w:id="796" w:author="Jean Serge NGAIMA" w:date="2025-10-17T22:06:00Z" w16du:dateUtc="2025-10-17T21:06:00Z">
              <w:r>
                <w:rPr>
                  <w:rFonts w:eastAsia="Times New Roman"/>
                  <w:b/>
                  <w:bCs/>
                  <w:sz w:val="20"/>
                  <w:szCs w:val="20"/>
                  <w:lang w:val="fr-FR" w:eastAsia="zh-CN"/>
                </w:rPr>
                <w:t>Activité 3.1.</w:t>
              </w:r>
            </w:ins>
          </w:p>
        </w:tc>
      </w:tr>
    </w:tbl>
    <w:p w14:paraId="377BE183" w14:textId="77777777" w:rsidR="001C19B1" w:rsidRDefault="001C19B1" w:rsidP="005D29FE">
      <w:pPr>
        <w:jc w:val="both"/>
        <w:rPr>
          <w:ins w:id="797" w:author="Jean Serge NGAIMA" w:date="2025-10-17T21:58:00Z" w16du:dateUtc="2025-10-17T20:58:00Z"/>
          <w:rFonts w:eastAsia="Times New Roman"/>
          <w:b/>
          <w:bCs/>
          <w:sz w:val="20"/>
          <w:szCs w:val="20"/>
          <w:lang w:val="fr-FR" w:eastAsia="zh-CN"/>
        </w:rPr>
      </w:pPr>
    </w:p>
    <w:p w14:paraId="7F269A1D" w14:textId="1B26F047" w:rsidR="000F5659" w:rsidRPr="00D8799A" w:rsidRDefault="00FB4A73" w:rsidP="00FB4A73">
      <w:pPr>
        <w:pBdr>
          <w:top w:val="nil"/>
          <w:left w:val="nil"/>
          <w:bottom w:val="nil"/>
          <w:right w:val="nil"/>
          <w:between w:val="nil"/>
        </w:pBdr>
        <w:spacing w:before="200" w:line="240" w:lineRule="auto"/>
        <w:rPr>
          <w:sz w:val="20"/>
          <w:szCs w:val="20"/>
          <w:lang w:val="fr-CH"/>
        </w:rPr>
      </w:pPr>
      <w:r w:rsidRPr="00D8799A">
        <w:rPr>
          <w:sz w:val="20"/>
          <w:szCs w:val="20"/>
          <w:lang w:val="fr-FR"/>
        </w:rPr>
        <w:t>L</w:t>
      </w:r>
      <w:r w:rsidR="000F5659" w:rsidRPr="00D8799A">
        <w:rPr>
          <w:sz w:val="20"/>
          <w:szCs w:val="20"/>
          <w:lang w:val="fr-FR"/>
        </w:rPr>
        <w:t xml:space="preserve">es réponses aux trois </w:t>
      </w:r>
      <w:r w:rsidR="00A05AF3" w:rsidRPr="00D8799A">
        <w:rPr>
          <w:sz w:val="20"/>
          <w:szCs w:val="20"/>
          <w:lang w:val="fr-FR"/>
        </w:rPr>
        <w:t xml:space="preserve">questions </w:t>
      </w:r>
      <w:r w:rsidR="00A70DD2" w:rsidRPr="00D8799A">
        <w:rPr>
          <w:sz w:val="20"/>
          <w:szCs w:val="20"/>
          <w:lang w:val="fr-FR"/>
        </w:rPr>
        <w:t>relatives</w:t>
      </w:r>
      <w:r w:rsidR="000F5659" w:rsidRPr="00D8799A">
        <w:rPr>
          <w:sz w:val="20"/>
          <w:szCs w:val="20"/>
          <w:lang w:val="fr-FR"/>
        </w:rPr>
        <w:t xml:space="preserve"> </w:t>
      </w:r>
      <w:r w:rsidR="000F5659" w:rsidRPr="00D8799A">
        <w:rPr>
          <w:b/>
          <w:bCs/>
          <w:i/>
          <w:iCs/>
          <w:sz w:val="20"/>
          <w:szCs w:val="20"/>
          <w:lang w:val="fr-FR"/>
        </w:rPr>
        <w:t>au</w:t>
      </w:r>
      <w:r w:rsidR="00173F7F" w:rsidRPr="00D8799A">
        <w:rPr>
          <w:b/>
          <w:bCs/>
          <w:i/>
          <w:iCs/>
          <w:sz w:val="20"/>
          <w:szCs w:val="20"/>
          <w:lang w:val="fr-FR"/>
        </w:rPr>
        <w:t>x raisons de choix</w:t>
      </w:r>
      <w:r w:rsidR="000F5659" w:rsidRPr="00D8799A">
        <w:rPr>
          <w:b/>
          <w:bCs/>
          <w:i/>
          <w:iCs/>
          <w:sz w:val="20"/>
          <w:szCs w:val="20"/>
          <w:lang w:val="fr-FR"/>
        </w:rPr>
        <w:t xml:space="preserve"> de ces </w:t>
      </w:r>
      <w:r w:rsidR="00173F7F" w:rsidRPr="00D8799A">
        <w:rPr>
          <w:b/>
          <w:bCs/>
          <w:i/>
          <w:iCs/>
          <w:sz w:val="20"/>
          <w:szCs w:val="20"/>
          <w:lang w:val="fr-FR"/>
        </w:rPr>
        <w:t>activités</w:t>
      </w:r>
      <w:r w:rsidR="00173F7F" w:rsidRPr="00D8799A">
        <w:rPr>
          <w:b/>
          <w:bCs/>
          <w:i/>
          <w:iCs/>
          <w:color w:val="000000"/>
          <w:sz w:val="20"/>
          <w:szCs w:val="20"/>
        </w:rPr>
        <w:t>,</w:t>
      </w:r>
      <w:r w:rsidR="00173F7F" w:rsidRPr="00D8799A">
        <w:rPr>
          <w:b/>
          <w:bCs/>
          <w:i/>
          <w:iCs/>
          <w:sz w:val="20"/>
          <w:szCs w:val="20"/>
          <w:lang w:val="fr-FR"/>
        </w:rPr>
        <w:t xml:space="preserve"> à</w:t>
      </w:r>
      <w:r w:rsidR="000F5659" w:rsidRPr="00D8799A">
        <w:rPr>
          <w:b/>
          <w:bCs/>
          <w:i/>
          <w:iCs/>
          <w:sz w:val="20"/>
          <w:szCs w:val="20"/>
          <w:lang w:val="fr-FR"/>
        </w:rPr>
        <w:t xml:space="preserve"> leur alignement à d’autres subventions de GAVI </w:t>
      </w:r>
      <w:r w:rsidR="00173F7F" w:rsidRPr="00D8799A">
        <w:rPr>
          <w:b/>
          <w:bCs/>
          <w:i/>
          <w:iCs/>
          <w:sz w:val="20"/>
          <w:szCs w:val="20"/>
          <w:lang w:val="fr-FR"/>
        </w:rPr>
        <w:t>et a</w:t>
      </w:r>
      <w:r w:rsidR="000F5659" w:rsidRPr="00D8799A">
        <w:rPr>
          <w:b/>
          <w:bCs/>
          <w:i/>
          <w:iCs/>
          <w:sz w:val="20"/>
          <w:szCs w:val="20"/>
          <w:lang w:val="fr-FR"/>
        </w:rPr>
        <w:t xml:space="preserve">ux </w:t>
      </w:r>
      <w:r w:rsidR="000F5659" w:rsidRPr="00D8799A">
        <w:rPr>
          <w:b/>
          <w:bCs/>
          <w:i/>
          <w:iCs/>
          <w:sz w:val="20"/>
          <w:szCs w:val="20"/>
          <w:lang w:val="fr-CH"/>
        </w:rPr>
        <w:t>risques importants en cas d'interruption ou de pause d'autres activités</w:t>
      </w:r>
      <w:r w:rsidR="000F5659" w:rsidRPr="00D8799A">
        <w:rPr>
          <w:sz w:val="20"/>
          <w:szCs w:val="20"/>
          <w:lang w:val="fr-CH"/>
        </w:rPr>
        <w:t xml:space="preserve"> sont résumées ci-dessous.</w:t>
      </w:r>
    </w:p>
    <w:p w14:paraId="4316CBC3" w14:textId="77777777" w:rsidR="00622DBD" w:rsidRPr="00D8799A" w:rsidRDefault="00622DBD" w:rsidP="00FB4A73">
      <w:pPr>
        <w:pBdr>
          <w:top w:val="nil"/>
          <w:left w:val="nil"/>
          <w:bottom w:val="nil"/>
          <w:right w:val="nil"/>
          <w:between w:val="nil"/>
        </w:pBdr>
        <w:spacing w:before="200" w:line="240" w:lineRule="auto"/>
        <w:rPr>
          <w:sz w:val="20"/>
          <w:szCs w:val="20"/>
          <w:lang w:val="fr-CH"/>
        </w:rPr>
      </w:pPr>
    </w:p>
    <w:p w14:paraId="65C44ACD" w14:textId="77777777" w:rsidR="00622DBD" w:rsidRPr="00F31397" w:rsidRDefault="00622DBD" w:rsidP="00622DBD">
      <w:pPr>
        <w:jc w:val="both"/>
        <w:rPr>
          <w:b/>
          <w:bCs/>
          <w:sz w:val="20"/>
          <w:szCs w:val="20"/>
          <w:lang w:val="fr-CH"/>
        </w:rPr>
      </w:pPr>
      <w:r w:rsidRPr="00F31397">
        <w:rPr>
          <w:b/>
          <w:bCs/>
          <w:sz w:val="20"/>
          <w:szCs w:val="20"/>
          <w:lang w:val="fr-CH"/>
        </w:rPr>
        <w:t xml:space="preserve">4. Pourquoi les activités proposées ont-elles été sélectionnées et comment contribueront-elles à assurer la continuité des programmes essentiels de vaccination pendant cette période de transition ? </w:t>
      </w:r>
    </w:p>
    <w:tbl>
      <w:tblPr>
        <w:tblStyle w:val="Grilledutableau"/>
        <w:tblW w:w="0" w:type="auto"/>
        <w:tblLook w:val="04A0" w:firstRow="1" w:lastRow="0" w:firstColumn="1" w:lastColumn="0" w:noHBand="0" w:noVBand="1"/>
      </w:tblPr>
      <w:tblGrid>
        <w:gridCol w:w="9016"/>
      </w:tblGrid>
      <w:tr w:rsidR="00622DBD" w:rsidRPr="00D8799A" w14:paraId="7FC5345D" w14:textId="77777777" w:rsidTr="4EF77C7B">
        <w:tc>
          <w:tcPr>
            <w:tcW w:w="9016" w:type="dxa"/>
          </w:tcPr>
          <w:p w14:paraId="3119F5FF" w14:textId="649B8CA7" w:rsidR="001569DA" w:rsidRDefault="007741EF" w:rsidP="000D52FB">
            <w:pPr>
              <w:pBdr>
                <w:top w:val="nil"/>
                <w:left w:val="nil"/>
                <w:bottom w:val="nil"/>
                <w:right w:val="nil"/>
                <w:between w:val="nil"/>
              </w:pBdr>
              <w:spacing w:before="200"/>
              <w:jc w:val="both"/>
              <w:rPr>
                <w:ins w:id="798" w:author="Jean Serge NGAIMA" w:date="2025-10-07T11:20:00Z" w16du:dateUtc="2025-10-07T10:20:00Z"/>
              </w:rPr>
            </w:pPr>
            <w:r w:rsidRPr="00D8799A">
              <w:rPr>
                <w:b/>
                <w:color w:val="000000"/>
                <w:sz w:val="20"/>
                <w:szCs w:val="20"/>
                <w:lang w:val="fr-FR"/>
              </w:rPr>
              <w:t>Le domaine de la Prestation</w:t>
            </w:r>
            <w:r w:rsidR="00095F52">
              <w:rPr>
                <w:b/>
                <w:color w:val="000000"/>
                <w:sz w:val="20"/>
                <w:szCs w:val="20"/>
                <w:lang w:val="fr-FR"/>
              </w:rPr>
              <w:t xml:space="preserve"> </w:t>
            </w:r>
            <w:ins w:id="799" w:author="Jean Serge NGAIMA" w:date="2025-10-07T12:52:00Z" w16du:dateUtc="2025-10-07T11:52:00Z">
              <w:r w:rsidR="000E704C">
                <w:rPr>
                  <w:b/>
                  <w:color w:val="000000"/>
                  <w:sz w:val="20"/>
                  <w:szCs w:val="20"/>
                  <w:lang w:val="fr-FR"/>
                </w:rPr>
                <w:t>de service</w:t>
              </w:r>
            </w:ins>
            <w:r w:rsidRPr="00D8799A">
              <w:rPr>
                <w:bCs/>
                <w:color w:val="000000"/>
                <w:sz w:val="20"/>
                <w:szCs w:val="20"/>
                <w:lang w:val="fr-FR"/>
              </w:rPr>
              <w:t xml:space="preserve"> </w:t>
            </w:r>
            <w:ins w:id="800" w:author="Jean Serge NGAIMA" w:date="2025-10-07T18:07:00Z" w16du:dateUtc="2025-10-07T17:07:00Z">
              <w:r w:rsidR="008420A0">
                <w:rPr>
                  <w:bCs/>
                  <w:color w:val="000000"/>
                  <w:sz w:val="20"/>
                  <w:szCs w:val="20"/>
                  <w:lang w:val="fr-FR"/>
                </w:rPr>
                <w:t xml:space="preserve"> sera mise en œuvre </w:t>
              </w:r>
            </w:ins>
            <w:ins w:id="801" w:author="Jean Serge NGAIMA" w:date="2025-10-07T18:08:00Z" w16du:dateUtc="2025-10-07T17:08:00Z">
              <w:r w:rsidR="008420A0">
                <w:rPr>
                  <w:bCs/>
                  <w:color w:val="000000"/>
                  <w:sz w:val="20"/>
                  <w:szCs w:val="20"/>
                  <w:lang w:val="fr-FR"/>
                </w:rPr>
                <w:t xml:space="preserve">durant la transition </w:t>
              </w:r>
            </w:ins>
            <w:ins w:id="802" w:author="Jean Serge NGAIMA" w:date="2025-10-07T18:07:00Z" w16du:dateUtc="2025-10-07T17:07:00Z">
              <w:r w:rsidR="008420A0">
                <w:rPr>
                  <w:bCs/>
                  <w:color w:val="000000"/>
                  <w:sz w:val="20"/>
                  <w:szCs w:val="20"/>
                  <w:lang w:val="fr-FR"/>
                </w:rPr>
                <w:t xml:space="preserve">à travers </w:t>
              </w:r>
            </w:ins>
            <w:del w:id="803" w:author="Jean Serge NGAIMA" w:date="2025-10-07T18:07:00Z" w16du:dateUtc="2025-10-07T17:07:00Z">
              <w:r w:rsidR="00F57C3A" w:rsidDel="008420A0">
                <w:rPr>
                  <w:bCs/>
                  <w:color w:val="000000"/>
                  <w:sz w:val="20"/>
                  <w:szCs w:val="20"/>
                  <w:lang w:val="fr-FR"/>
                </w:rPr>
                <w:delText>(</w:delText>
              </w:r>
            </w:del>
            <w:r w:rsidRPr="00D8799A">
              <w:rPr>
                <w:bCs/>
                <w:color w:val="000000"/>
                <w:sz w:val="20"/>
                <w:szCs w:val="20"/>
                <w:lang w:val="fr-FR"/>
              </w:rPr>
              <w:t>12 activités sur 18 prévues dans RSS 4, soit 67 %</w:t>
            </w:r>
            <w:del w:id="804" w:author="Jean Serge NGAIMA" w:date="2025-10-07T18:07:00Z" w16du:dateUtc="2025-10-07T17:07:00Z">
              <w:r w:rsidR="00F57C3A" w:rsidDel="008420A0">
                <w:rPr>
                  <w:bCs/>
                  <w:color w:val="000000"/>
                  <w:sz w:val="20"/>
                  <w:szCs w:val="20"/>
                  <w:lang w:val="fr-FR"/>
                </w:rPr>
                <w:delText>)</w:delText>
              </w:r>
            </w:del>
            <w:r w:rsidR="00E70C7D">
              <w:rPr>
                <w:bCs/>
                <w:color w:val="000000"/>
                <w:sz w:val="20"/>
                <w:szCs w:val="20"/>
                <w:lang w:val="fr-FR"/>
              </w:rPr>
              <w:t>.Le</w:t>
            </w:r>
            <w:ins w:id="805" w:author="Jean Serge NGAIMA" w:date="2025-10-07T18:08:00Z" w16du:dateUtc="2025-10-07T17:08:00Z">
              <w:r w:rsidR="00DA719A">
                <w:rPr>
                  <w:bCs/>
                  <w:color w:val="000000"/>
                  <w:sz w:val="20"/>
                  <w:szCs w:val="20"/>
                  <w:lang w:val="fr-FR"/>
                </w:rPr>
                <w:t xml:space="preserve">ur </w:t>
              </w:r>
            </w:ins>
            <w:del w:id="806" w:author="Jean Serge NGAIMA" w:date="2025-10-07T18:08:00Z" w16du:dateUtc="2025-10-07T17:08:00Z">
              <w:r w:rsidR="00E70C7D" w:rsidDel="00DA719A">
                <w:rPr>
                  <w:bCs/>
                  <w:color w:val="000000"/>
                  <w:sz w:val="20"/>
                  <w:szCs w:val="20"/>
                  <w:lang w:val="fr-FR"/>
                </w:rPr>
                <w:delText xml:space="preserve"> </w:delText>
              </w:r>
            </w:del>
            <w:r w:rsidRPr="00D8799A">
              <w:rPr>
                <w:bCs/>
                <w:color w:val="000000"/>
                <w:sz w:val="20"/>
                <w:szCs w:val="20"/>
                <w:lang w:val="fr-FR"/>
              </w:rPr>
              <w:t xml:space="preserve"> choix </w:t>
            </w:r>
            <w:del w:id="807" w:author="Jean Serge NGAIMA" w:date="2025-10-07T18:27:00Z" w16du:dateUtc="2025-10-07T17:27:00Z">
              <w:r w:rsidR="00E70C7D" w:rsidDel="00D179D1">
                <w:rPr>
                  <w:bCs/>
                  <w:color w:val="000000"/>
                  <w:sz w:val="20"/>
                  <w:szCs w:val="20"/>
                  <w:lang w:val="fr-FR"/>
                </w:rPr>
                <w:delText xml:space="preserve">des activités </w:delText>
              </w:r>
            </w:del>
            <w:del w:id="808" w:author="Jean Serge NGAIMA" w:date="2025-10-07T18:08:00Z" w16du:dateUtc="2025-10-07T17:08:00Z">
              <w:r w:rsidR="00E70C7D" w:rsidDel="008420A0">
                <w:rPr>
                  <w:bCs/>
                  <w:color w:val="000000"/>
                  <w:sz w:val="20"/>
                  <w:szCs w:val="20"/>
                  <w:lang w:val="fr-FR"/>
                </w:rPr>
                <w:delText>de la prestation</w:delText>
              </w:r>
            </w:del>
            <w:r w:rsidR="00E70C7D">
              <w:rPr>
                <w:bCs/>
                <w:color w:val="000000"/>
                <w:sz w:val="20"/>
                <w:szCs w:val="20"/>
                <w:lang w:val="fr-FR"/>
              </w:rPr>
              <w:t xml:space="preserve"> </w:t>
            </w:r>
            <w:r w:rsidRPr="00D8799A">
              <w:rPr>
                <w:bCs/>
                <w:color w:val="000000"/>
                <w:sz w:val="20"/>
                <w:szCs w:val="20"/>
                <w:lang w:val="fr-FR"/>
              </w:rPr>
              <w:t>est motivé par le fait qu’ils permettent l’intégration des activités préventives des S</w:t>
            </w:r>
            <w:ins w:id="809" w:author="Jean Serge NGAIMA" w:date="2025-10-07T18:27:00Z" w16du:dateUtc="2025-10-07T17:27:00Z">
              <w:r w:rsidR="00EC52DB">
                <w:rPr>
                  <w:bCs/>
                  <w:color w:val="000000"/>
                  <w:sz w:val="20"/>
                  <w:szCs w:val="20"/>
                  <w:lang w:val="fr-FR"/>
                </w:rPr>
                <w:t>oins de Santé Primaires(S</w:t>
              </w:r>
            </w:ins>
            <w:r w:rsidRPr="00D8799A">
              <w:rPr>
                <w:bCs/>
                <w:color w:val="000000"/>
                <w:sz w:val="20"/>
                <w:szCs w:val="20"/>
                <w:lang w:val="fr-FR"/>
              </w:rPr>
              <w:t>SP</w:t>
            </w:r>
            <w:ins w:id="810" w:author="Jean Serge NGAIMA" w:date="2025-10-07T18:27:00Z" w16du:dateUtc="2025-10-07T17:27:00Z">
              <w:r w:rsidR="00EC52DB">
                <w:rPr>
                  <w:bCs/>
                  <w:color w:val="000000"/>
                  <w:sz w:val="20"/>
                  <w:szCs w:val="20"/>
                  <w:lang w:val="fr-FR"/>
                </w:rPr>
                <w:t>)</w:t>
              </w:r>
            </w:ins>
            <w:r w:rsidRPr="00D8799A">
              <w:rPr>
                <w:bCs/>
                <w:color w:val="000000"/>
                <w:sz w:val="20"/>
                <w:szCs w:val="20"/>
                <w:lang w:val="fr-FR"/>
              </w:rPr>
              <w:t xml:space="preserve"> dont la vaccination systématique des enfants jusqu'à leur deuxième anniversaire </w:t>
            </w:r>
            <w:r w:rsidR="00332570">
              <w:rPr>
                <w:bCs/>
                <w:color w:val="000000"/>
                <w:sz w:val="20"/>
                <w:szCs w:val="20"/>
                <w:lang w:val="fr-FR"/>
              </w:rPr>
              <w:t xml:space="preserve">dans les Etablissements de Soins </w:t>
            </w:r>
            <w:r w:rsidR="00772EF4">
              <w:rPr>
                <w:bCs/>
                <w:color w:val="000000"/>
                <w:sz w:val="20"/>
                <w:szCs w:val="20"/>
                <w:lang w:val="fr-FR"/>
              </w:rPr>
              <w:t>de Santé</w:t>
            </w:r>
            <w:ins w:id="811" w:author="Jean Serge NGAIMA" w:date="2025-10-07T18:28:00Z" w16du:dateUtc="2025-10-07T17:28:00Z">
              <w:r w:rsidR="00EC52DB">
                <w:rPr>
                  <w:bCs/>
                  <w:color w:val="000000"/>
                  <w:sz w:val="20"/>
                  <w:szCs w:val="20"/>
                  <w:lang w:val="fr-FR"/>
                </w:rPr>
                <w:t xml:space="preserve"> (ESS)</w:t>
              </w:r>
            </w:ins>
            <w:r w:rsidR="00772EF4">
              <w:rPr>
                <w:bCs/>
                <w:color w:val="000000"/>
                <w:sz w:val="20"/>
                <w:szCs w:val="20"/>
                <w:lang w:val="fr-FR"/>
              </w:rPr>
              <w:t xml:space="preserve"> </w:t>
            </w:r>
            <w:r w:rsidRPr="00D8799A">
              <w:rPr>
                <w:bCs/>
                <w:color w:val="000000"/>
                <w:sz w:val="20"/>
                <w:szCs w:val="20"/>
                <w:lang w:val="fr-FR"/>
              </w:rPr>
              <w:t>et favorise la coordination des interventions verticales des programmes spécialisés pour la continuité des services de vaccination au niveau de la première ligne</w:t>
            </w:r>
            <w:r w:rsidR="00772EF4">
              <w:rPr>
                <w:bCs/>
                <w:color w:val="000000"/>
                <w:sz w:val="20"/>
                <w:szCs w:val="20"/>
                <w:lang w:val="fr-FR"/>
              </w:rPr>
              <w:t xml:space="preserve"> de soins et dans la </w:t>
            </w:r>
            <w:r w:rsidR="00A758D6">
              <w:rPr>
                <w:bCs/>
                <w:color w:val="000000"/>
                <w:sz w:val="20"/>
                <w:szCs w:val="20"/>
                <w:lang w:val="fr-FR"/>
              </w:rPr>
              <w:t xml:space="preserve">communauté. </w:t>
            </w:r>
            <w:r w:rsidR="00A758D6" w:rsidRPr="00D8799A">
              <w:rPr>
                <w:bCs/>
                <w:color w:val="000000"/>
                <w:sz w:val="20"/>
                <w:szCs w:val="20"/>
                <w:lang w:val="fr-FR"/>
              </w:rPr>
              <w:t>Les</w:t>
            </w:r>
            <w:r w:rsidRPr="00D8799A">
              <w:rPr>
                <w:bCs/>
                <w:color w:val="000000"/>
                <w:sz w:val="20"/>
                <w:szCs w:val="20"/>
                <w:lang w:val="fr-FR"/>
              </w:rPr>
              <w:t xml:space="preserve"> interventions de la prestation </w:t>
            </w:r>
            <w:r w:rsidR="0098301E">
              <w:rPr>
                <w:bCs/>
                <w:color w:val="000000"/>
                <w:sz w:val="20"/>
                <w:szCs w:val="20"/>
                <w:lang w:val="fr-FR"/>
              </w:rPr>
              <w:t xml:space="preserve">identifiés dans le cadre de la transition </w:t>
            </w:r>
            <w:r w:rsidRPr="00D8799A">
              <w:rPr>
                <w:bCs/>
                <w:color w:val="000000"/>
                <w:sz w:val="20"/>
                <w:szCs w:val="20"/>
                <w:lang w:val="fr-FR"/>
              </w:rPr>
              <w:t>s’articulent autour de trois axes indispensables à savoir le renforcement des compétences à travers les supervisions formatives du niveau central jusqu’aux aires de santé et l’optimisation de la couverture vaccinale par des stratégies adaptées (</w:t>
            </w:r>
            <w:ins w:id="812" w:author="Jean Serge NGAIMA" w:date="2025-10-07T18:29:00Z" w16du:dateUtc="2025-10-07T17:29:00Z">
              <w:r w:rsidR="003807E1">
                <w:rPr>
                  <w:bCs/>
                  <w:color w:val="000000"/>
                  <w:sz w:val="20"/>
                  <w:szCs w:val="20"/>
                  <w:lang w:val="fr-FR"/>
                </w:rPr>
                <w:t xml:space="preserve">la </w:t>
              </w:r>
            </w:ins>
            <w:r w:rsidRPr="00D8799A">
              <w:rPr>
                <w:bCs/>
                <w:color w:val="000000"/>
                <w:sz w:val="20"/>
                <w:szCs w:val="20"/>
                <w:lang w:val="fr-FR"/>
              </w:rPr>
              <w:t xml:space="preserve">micro-planification digitale, </w:t>
            </w:r>
            <w:ins w:id="813" w:author="Jean Serge NGAIMA" w:date="2025-10-07T18:29:00Z" w16du:dateUtc="2025-10-07T17:29:00Z">
              <w:r w:rsidR="003807E1">
                <w:rPr>
                  <w:bCs/>
                  <w:color w:val="000000"/>
                  <w:sz w:val="20"/>
                  <w:szCs w:val="20"/>
                  <w:lang w:val="fr-FR"/>
                </w:rPr>
                <w:t xml:space="preserve">les </w:t>
              </w:r>
            </w:ins>
            <w:r w:rsidRPr="00D8799A">
              <w:rPr>
                <w:bCs/>
                <w:color w:val="000000"/>
                <w:sz w:val="20"/>
                <w:szCs w:val="20"/>
                <w:lang w:val="fr-FR"/>
              </w:rPr>
              <w:t xml:space="preserve">stratégies avancées et mobiles, </w:t>
            </w:r>
            <w:ins w:id="814" w:author="Jean Serge NGAIMA" w:date="2025-10-07T18:29:00Z" w16du:dateUtc="2025-10-07T17:29:00Z">
              <w:r w:rsidR="003807E1">
                <w:rPr>
                  <w:bCs/>
                  <w:color w:val="000000"/>
                  <w:sz w:val="20"/>
                  <w:szCs w:val="20"/>
                  <w:lang w:val="fr-FR"/>
                </w:rPr>
                <w:t xml:space="preserve">la </w:t>
              </w:r>
            </w:ins>
            <w:r w:rsidRPr="00D8799A">
              <w:rPr>
                <w:bCs/>
                <w:color w:val="000000"/>
                <w:sz w:val="20"/>
                <w:szCs w:val="20"/>
                <w:lang w:val="fr-FR"/>
              </w:rPr>
              <w:t xml:space="preserve">vaccination tout contact, </w:t>
            </w:r>
            <w:ins w:id="815" w:author="Jean Serge NGAIMA" w:date="2025-10-07T18:29:00Z" w16du:dateUtc="2025-10-07T17:29:00Z">
              <w:r w:rsidR="003807E1">
                <w:rPr>
                  <w:bCs/>
                  <w:color w:val="000000"/>
                  <w:sz w:val="20"/>
                  <w:szCs w:val="20"/>
                  <w:lang w:val="fr-FR"/>
                </w:rPr>
                <w:t xml:space="preserve">les </w:t>
              </w:r>
            </w:ins>
            <w:r w:rsidRPr="00D8799A">
              <w:rPr>
                <w:bCs/>
                <w:color w:val="000000"/>
                <w:sz w:val="20"/>
                <w:szCs w:val="20"/>
                <w:lang w:val="fr-FR"/>
              </w:rPr>
              <w:t xml:space="preserve">points de concentration, </w:t>
            </w:r>
            <w:ins w:id="816" w:author="Jean Serge NGAIMA" w:date="2025-10-07T18:29:00Z" w16du:dateUtc="2025-10-07T17:29:00Z">
              <w:r w:rsidR="004628B7">
                <w:rPr>
                  <w:bCs/>
                  <w:color w:val="000000"/>
                  <w:sz w:val="20"/>
                  <w:szCs w:val="20"/>
                  <w:lang w:val="fr-FR"/>
                </w:rPr>
                <w:t>l’</w:t>
              </w:r>
            </w:ins>
            <w:r w:rsidRPr="00D8799A">
              <w:rPr>
                <w:bCs/>
                <w:color w:val="000000"/>
                <w:sz w:val="20"/>
                <w:szCs w:val="20"/>
                <w:lang w:val="fr-FR"/>
              </w:rPr>
              <w:t xml:space="preserve">adaptation aux horaires, </w:t>
            </w:r>
            <w:ins w:id="817" w:author="Jean Serge NGAIMA" w:date="2025-10-07T18:29:00Z" w16du:dateUtc="2025-10-07T17:29:00Z">
              <w:r w:rsidR="004628B7">
                <w:rPr>
                  <w:bCs/>
                  <w:color w:val="000000"/>
                  <w:sz w:val="20"/>
                  <w:szCs w:val="20"/>
                  <w:lang w:val="fr-FR"/>
                </w:rPr>
                <w:t xml:space="preserve">les </w:t>
              </w:r>
            </w:ins>
            <w:r w:rsidRPr="00D8799A">
              <w:rPr>
                <w:bCs/>
                <w:color w:val="000000"/>
                <w:sz w:val="20"/>
                <w:szCs w:val="20"/>
                <w:lang w:val="fr-FR"/>
              </w:rPr>
              <w:t xml:space="preserve">interventions dans </w:t>
            </w:r>
            <w:ins w:id="818" w:author="Jean Serge NGAIMA" w:date="2025-10-07T18:30:00Z" w16du:dateUtc="2025-10-07T17:30:00Z">
              <w:r w:rsidR="004628B7">
                <w:rPr>
                  <w:bCs/>
                  <w:color w:val="000000"/>
                  <w:sz w:val="20"/>
                  <w:szCs w:val="20"/>
                  <w:lang w:val="fr-FR"/>
                </w:rPr>
                <w:t xml:space="preserve">les </w:t>
              </w:r>
            </w:ins>
            <w:r w:rsidRPr="00D8799A">
              <w:rPr>
                <w:bCs/>
                <w:color w:val="000000"/>
                <w:sz w:val="20"/>
                <w:szCs w:val="20"/>
                <w:lang w:val="fr-FR"/>
              </w:rPr>
              <w:t xml:space="preserve">zones spécifiques et </w:t>
            </w:r>
            <w:ins w:id="819" w:author="Jean Serge NGAIMA" w:date="2025-10-07T18:30:00Z" w16du:dateUtc="2025-10-07T17:30:00Z">
              <w:r w:rsidR="004628B7">
                <w:rPr>
                  <w:bCs/>
                  <w:color w:val="000000"/>
                  <w:sz w:val="20"/>
                  <w:szCs w:val="20"/>
                  <w:lang w:val="fr-FR"/>
                </w:rPr>
                <w:t xml:space="preserve">les </w:t>
              </w:r>
            </w:ins>
            <w:r w:rsidRPr="00D8799A">
              <w:rPr>
                <w:bCs/>
                <w:color w:val="000000"/>
                <w:sz w:val="20"/>
                <w:szCs w:val="20"/>
                <w:lang w:val="fr-FR"/>
              </w:rPr>
              <w:t>réunions techniques</w:t>
            </w:r>
            <w:r w:rsidRPr="000D52FB">
              <w:rPr>
                <w:bCs/>
                <w:sz w:val="20"/>
                <w:szCs w:val="20"/>
                <w:lang w:val="fr-FR"/>
              </w:rPr>
              <w:t>).</w:t>
            </w:r>
            <w:r w:rsidR="00AC2C58" w:rsidRPr="000D52FB">
              <w:rPr>
                <w:sz w:val="20"/>
                <w:szCs w:val="20"/>
                <w:lang w:val="fr-CD"/>
              </w:rPr>
              <w:t xml:space="preserve"> </w:t>
            </w:r>
            <w:r w:rsidR="0098301E">
              <w:rPr>
                <w:sz w:val="20"/>
                <w:szCs w:val="20"/>
                <w:lang w:val="fr-CD"/>
              </w:rPr>
              <w:t xml:space="preserve">Ils </w:t>
            </w:r>
            <w:r w:rsidR="00A758D6">
              <w:rPr>
                <w:sz w:val="20"/>
                <w:szCs w:val="20"/>
                <w:lang w:val="fr-CD"/>
              </w:rPr>
              <w:t xml:space="preserve">permettront </w:t>
            </w:r>
            <w:r w:rsidR="00A758D6" w:rsidRPr="000D52FB">
              <w:rPr>
                <w:sz w:val="20"/>
                <w:szCs w:val="20"/>
                <w:lang w:val="fr-CD"/>
              </w:rPr>
              <w:t>d’assurer</w:t>
            </w:r>
            <w:r w:rsidR="00AC2C58" w:rsidRPr="000D52FB">
              <w:rPr>
                <w:sz w:val="20"/>
                <w:szCs w:val="20"/>
                <w:lang w:val="fr-CD"/>
              </w:rPr>
              <w:t xml:space="preserve"> une offre des services de </w:t>
            </w:r>
            <w:r w:rsidR="000D52FB" w:rsidRPr="000D52FB">
              <w:rPr>
                <w:sz w:val="20"/>
                <w:szCs w:val="20"/>
                <w:lang w:val="fr-CD"/>
              </w:rPr>
              <w:t>vaccination efficaces</w:t>
            </w:r>
            <w:r w:rsidR="00AC2C58" w:rsidRPr="000D52FB">
              <w:rPr>
                <w:sz w:val="20"/>
                <w:szCs w:val="20"/>
                <w:lang w:val="fr-CD"/>
              </w:rPr>
              <w:t>, sécurisées et adaptées aux habitudes des communautés</w:t>
            </w:r>
            <w:r w:rsidR="000D52FB" w:rsidRPr="000D52FB">
              <w:rPr>
                <w:sz w:val="20"/>
                <w:szCs w:val="20"/>
                <w:lang w:val="fr-CD"/>
              </w:rPr>
              <w:t xml:space="preserve"> dans le contexte de transition</w:t>
            </w:r>
            <w:r w:rsidR="0098301E">
              <w:rPr>
                <w:sz w:val="20"/>
                <w:szCs w:val="20"/>
                <w:lang w:val="fr-CD"/>
              </w:rPr>
              <w:t xml:space="preserve"> sans interruption.</w:t>
            </w:r>
            <w:r w:rsidR="00223DF3">
              <w:t xml:space="preserve"> </w:t>
            </w:r>
          </w:p>
          <w:p w14:paraId="0165ECAE" w14:textId="302904D0" w:rsidR="003D41B3" w:rsidRDefault="00223DF3" w:rsidP="000D52FB">
            <w:pPr>
              <w:pBdr>
                <w:top w:val="nil"/>
                <w:left w:val="nil"/>
                <w:bottom w:val="nil"/>
                <w:right w:val="nil"/>
                <w:between w:val="nil"/>
              </w:pBdr>
              <w:spacing w:before="200"/>
              <w:jc w:val="both"/>
              <w:rPr>
                <w:ins w:id="820" w:author="Jean Serge NGAIMA" w:date="2025-10-07T18:32:00Z" w16du:dateUtc="2025-10-07T17:32:00Z"/>
                <w:sz w:val="20"/>
                <w:szCs w:val="20"/>
                <w:lang w:val="fr-CD"/>
              </w:rPr>
            </w:pPr>
            <w:r w:rsidRPr="00223DF3">
              <w:rPr>
                <w:sz w:val="20"/>
                <w:szCs w:val="20"/>
                <w:lang w:val="fr-CD"/>
              </w:rPr>
              <w:t xml:space="preserve">Ces activités contribueront </w:t>
            </w:r>
            <w:ins w:id="821" w:author="Jean Serge NGAIMA" w:date="2025-10-07T18:31:00Z" w16du:dateUtc="2025-10-07T17:31:00Z">
              <w:r w:rsidR="009108EC">
                <w:rPr>
                  <w:sz w:val="20"/>
                  <w:szCs w:val="20"/>
                  <w:lang w:val="fr-CD"/>
                </w:rPr>
                <w:t xml:space="preserve">au maintien </w:t>
              </w:r>
              <w:proofErr w:type="gramStart"/>
              <w:r w:rsidR="00274594">
                <w:rPr>
                  <w:sz w:val="20"/>
                  <w:szCs w:val="20"/>
                  <w:lang w:val="fr-CD"/>
                </w:rPr>
                <w:t xml:space="preserve">des </w:t>
              </w:r>
            </w:ins>
            <w:r w:rsidRPr="00223DF3">
              <w:rPr>
                <w:sz w:val="20"/>
                <w:szCs w:val="20"/>
                <w:lang w:val="fr-CD"/>
              </w:rPr>
              <w:t xml:space="preserve"> services</w:t>
            </w:r>
            <w:proofErr w:type="gramEnd"/>
            <w:r w:rsidRPr="00223DF3">
              <w:rPr>
                <w:sz w:val="20"/>
                <w:szCs w:val="20"/>
                <w:lang w:val="fr-CD"/>
              </w:rPr>
              <w:t xml:space="preserve"> essentiels de vaccination de base en augmentant </w:t>
            </w:r>
            <w:ins w:id="822" w:author="Jean Serge NGAIMA" w:date="2025-10-07T18:31:00Z" w16du:dateUtc="2025-10-07T17:31:00Z">
              <w:r w:rsidR="00274594">
                <w:rPr>
                  <w:sz w:val="20"/>
                  <w:szCs w:val="20"/>
                  <w:lang w:val="fr-CD"/>
                </w:rPr>
                <w:t>l</w:t>
              </w:r>
            </w:ins>
            <w:r w:rsidRPr="00223DF3">
              <w:rPr>
                <w:sz w:val="20"/>
                <w:szCs w:val="20"/>
                <w:lang w:val="fr-CD"/>
              </w:rPr>
              <w:t>e nombre de séance de vaccination réalisées dans les communautés y compris les populations spéciales (déplacées internes, riveraines, éloignées) dans les 26 DPS.</w:t>
            </w:r>
          </w:p>
          <w:p w14:paraId="32EB4607" w14:textId="77777777" w:rsidR="00A406C6" w:rsidRDefault="00A406C6" w:rsidP="000D52FB">
            <w:pPr>
              <w:pBdr>
                <w:top w:val="nil"/>
                <w:left w:val="nil"/>
                <w:bottom w:val="nil"/>
                <w:right w:val="nil"/>
                <w:between w:val="nil"/>
              </w:pBdr>
              <w:spacing w:before="200"/>
              <w:jc w:val="both"/>
              <w:rPr>
                <w:sz w:val="20"/>
                <w:szCs w:val="20"/>
                <w:lang w:val="fr-CD"/>
              </w:rPr>
            </w:pPr>
          </w:p>
          <w:p w14:paraId="7DE73858" w14:textId="448B97C4" w:rsidR="007741EF" w:rsidRDefault="6D6C6C0B" w:rsidP="4EF77C7B">
            <w:pPr>
              <w:jc w:val="both"/>
              <w:rPr>
                <w:color w:val="000000"/>
                <w:sz w:val="20"/>
                <w:szCs w:val="20"/>
                <w:lang w:val="fr-FR"/>
              </w:rPr>
            </w:pPr>
            <w:ins w:id="823" w:author="Jean Serge NGAIMA" w:date="2025-10-07T18:33:00Z">
              <w:r w:rsidRPr="4EF77C7B">
                <w:rPr>
                  <w:b/>
                  <w:bCs/>
                  <w:color w:val="000000" w:themeColor="text1"/>
                  <w:sz w:val="20"/>
                  <w:szCs w:val="20"/>
                  <w:lang w:val="fr-FR"/>
                </w:rPr>
                <w:t>Dans le cadre de la transition,</w:t>
              </w:r>
            </w:ins>
            <w:ins w:id="824" w:author="Clarisse Veylon (Consultant)" w:date="2025-10-09T13:04:00Z">
              <w:r w:rsidR="41715EDC" w:rsidRPr="4EF77C7B">
                <w:rPr>
                  <w:b/>
                  <w:bCs/>
                  <w:color w:val="000000" w:themeColor="text1"/>
                  <w:sz w:val="20"/>
                  <w:szCs w:val="20"/>
                  <w:lang w:val="fr-FR"/>
                </w:rPr>
                <w:t xml:space="preserve"> </w:t>
              </w:r>
            </w:ins>
            <w:ins w:id="825" w:author="Jean Serge NGAIMA" w:date="2025-10-07T18:33:00Z">
              <w:r w:rsidR="4289C655" w:rsidRPr="4EF77C7B">
                <w:rPr>
                  <w:b/>
                  <w:bCs/>
                  <w:color w:val="000000" w:themeColor="text1"/>
                  <w:sz w:val="20"/>
                  <w:szCs w:val="20"/>
                  <w:lang w:val="fr-FR"/>
                </w:rPr>
                <w:t xml:space="preserve">le </w:t>
              </w:r>
            </w:ins>
            <w:r w:rsidR="420C72C9" w:rsidRPr="4EF77C7B">
              <w:rPr>
                <w:b/>
                <w:bCs/>
                <w:color w:val="000000" w:themeColor="text1"/>
                <w:sz w:val="20"/>
                <w:szCs w:val="20"/>
                <w:lang w:val="fr-FR"/>
              </w:rPr>
              <w:t xml:space="preserve">domaine des Ressources Humaines pour la Santé (RHS) </w:t>
            </w:r>
            <w:ins w:id="826" w:author="Jean Serge NGAIMA" w:date="2025-10-07T18:33:00Z">
              <w:r w:rsidR="1CE40EF9" w:rsidRPr="4EF77C7B">
                <w:rPr>
                  <w:color w:val="000000" w:themeColor="text1"/>
                  <w:sz w:val="20"/>
                  <w:szCs w:val="20"/>
                  <w:lang w:val="fr-FR"/>
                  <w:rPrChange w:id="827" w:author="Jean Serge NGAIMA" w:date="2025-10-07T18:34:00Z">
                    <w:rPr>
                      <w:b/>
                      <w:bCs/>
                      <w:color w:val="000000" w:themeColor="text1"/>
                      <w:sz w:val="20"/>
                      <w:szCs w:val="20"/>
                      <w:lang w:val="fr-FR"/>
                    </w:rPr>
                  </w:rPrChange>
                </w:rPr>
                <w:t>se conce</w:t>
              </w:r>
            </w:ins>
            <w:ins w:id="828" w:author="Jean Serge NGAIMA" w:date="2025-10-07T18:34:00Z">
              <w:r w:rsidR="1CE40EF9" w:rsidRPr="4EF77C7B">
                <w:rPr>
                  <w:color w:val="000000" w:themeColor="text1"/>
                  <w:sz w:val="20"/>
                  <w:szCs w:val="20"/>
                  <w:lang w:val="fr-FR"/>
                  <w:rPrChange w:id="829" w:author="Jean Serge NGAIMA" w:date="2025-10-07T18:34:00Z">
                    <w:rPr>
                      <w:b/>
                      <w:bCs/>
                      <w:color w:val="000000" w:themeColor="text1"/>
                      <w:sz w:val="20"/>
                      <w:szCs w:val="20"/>
                      <w:lang w:val="fr-FR"/>
                    </w:rPr>
                  </w:rPrChange>
                </w:rPr>
                <w:t>ntrera sur une activité prioritaire</w:t>
              </w:r>
            </w:ins>
            <w:ins w:id="830" w:author="Jean Serge NGAIMA" w:date="2025-10-07T18:33:00Z">
              <w:r w:rsidR="4289C655" w:rsidRPr="4EF77C7B">
                <w:rPr>
                  <w:color w:val="000000" w:themeColor="text1"/>
                  <w:sz w:val="20"/>
                  <w:szCs w:val="20"/>
                  <w:lang w:val="fr-FR"/>
                </w:rPr>
                <w:t xml:space="preserve"> </w:t>
              </w:r>
            </w:ins>
            <w:ins w:id="831" w:author="Jean Serge NGAIMA" w:date="2025-10-07T18:34:00Z">
              <w:del w:id="832" w:author="Clarisse Veylon (Consultant)" w:date="2025-09-30T12:48:00Z">
                <w:r w:rsidR="00397835" w:rsidRPr="4EF77C7B" w:rsidDel="3D617603">
                  <w:rPr>
                    <w:color w:val="000000" w:themeColor="text1"/>
                    <w:sz w:val="20"/>
                    <w:szCs w:val="20"/>
                    <w:lang w:val="fr-FR"/>
                  </w:rPr>
                  <w:delText>sera focalisé durant la transition, sur une seule activité</w:delText>
                </w:r>
              </w:del>
            </w:ins>
            <w:r w:rsidR="420C72C9" w:rsidRPr="4EF77C7B">
              <w:rPr>
                <w:color w:val="000000" w:themeColor="text1"/>
                <w:sz w:val="20"/>
                <w:szCs w:val="20"/>
                <w:lang w:val="fr-FR"/>
              </w:rPr>
              <w:t>: la formation continue digitale</w:t>
            </w:r>
            <w:ins w:id="833" w:author="Jean Serge NGAIMA" w:date="2025-10-07T18:35:00Z">
              <w:r w:rsidR="3EE0A007" w:rsidRPr="4EF77C7B">
                <w:rPr>
                  <w:color w:val="000000" w:themeColor="text1"/>
                  <w:sz w:val="20"/>
                  <w:szCs w:val="20"/>
                  <w:lang w:val="fr-FR"/>
                </w:rPr>
                <w:t xml:space="preserve"> des prestataires des Etablissements des Soins de Santé(ESS),des Bureaux Centraux des Zones de Santé(BCZ) et les Divisions Provinciales de la Santé(DPS), </w:t>
              </w:r>
            </w:ins>
            <w:r w:rsidR="420C72C9" w:rsidRPr="4EF77C7B">
              <w:rPr>
                <w:color w:val="000000" w:themeColor="text1"/>
                <w:sz w:val="20"/>
                <w:szCs w:val="20"/>
                <w:lang w:val="fr-FR"/>
              </w:rPr>
              <w:t xml:space="preserve"> </w:t>
            </w:r>
            <w:del w:id="834" w:author="Jean Serge NGAIMA" w:date="2025-10-07T18:35:00Z">
              <w:r w:rsidR="00397835" w:rsidRPr="4EF77C7B" w:rsidDel="420C72C9">
                <w:rPr>
                  <w:color w:val="000000" w:themeColor="text1"/>
                  <w:sz w:val="20"/>
                  <w:szCs w:val="20"/>
                  <w:lang w:val="fr-FR"/>
                </w:rPr>
                <w:delText xml:space="preserve">des prestataires des </w:delText>
              </w:r>
              <w:r w:rsidR="00397835" w:rsidRPr="4EF77C7B" w:rsidDel="146D129A">
                <w:rPr>
                  <w:color w:val="000000" w:themeColor="text1"/>
                  <w:sz w:val="20"/>
                  <w:szCs w:val="20"/>
                  <w:lang w:val="fr-FR"/>
                </w:rPr>
                <w:delText>Etablissements des Soins de Santé(ESS)</w:delText>
              </w:r>
              <w:r w:rsidR="00397835" w:rsidRPr="4EF77C7B" w:rsidDel="042D27FC">
                <w:rPr>
                  <w:color w:val="000000" w:themeColor="text1"/>
                  <w:sz w:val="20"/>
                  <w:szCs w:val="20"/>
                  <w:lang w:val="fr-FR"/>
                </w:rPr>
                <w:delText>,des Bureaux Centraux des Zones de Santé</w:delText>
              </w:r>
              <w:r w:rsidR="00397835" w:rsidRPr="4EF77C7B" w:rsidDel="146D129A">
                <w:rPr>
                  <w:color w:val="000000" w:themeColor="text1"/>
                  <w:sz w:val="20"/>
                  <w:szCs w:val="20"/>
                  <w:lang w:val="fr-FR"/>
                </w:rPr>
                <w:delText>(BCZ)</w:delText>
              </w:r>
              <w:r w:rsidR="00397835" w:rsidRPr="4EF77C7B" w:rsidDel="042D27FC">
                <w:rPr>
                  <w:color w:val="000000" w:themeColor="text1"/>
                  <w:sz w:val="20"/>
                  <w:szCs w:val="20"/>
                  <w:lang w:val="fr-FR"/>
                </w:rPr>
                <w:delText xml:space="preserve"> </w:delText>
              </w:r>
              <w:r w:rsidR="00397835" w:rsidRPr="4EF77C7B" w:rsidDel="420C72C9">
                <w:rPr>
                  <w:color w:val="000000" w:themeColor="text1"/>
                  <w:sz w:val="20"/>
                  <w:szCs w:val="20"/>
                  <w:lang w:val="fr-FR"/>
                </w:rPr>
                <w:delText xml:space="preserve">et </w:delText>
              </w:r>
              <w:r w:rsidR="00397835" w:rsidRPr="4EF77C7B" w:rsidDel="146D129A">
                <w:rPr>
                  <w:color w:val="000000" w:themeColor="text1"/>
                  <w:sz w:val="20"/>
                  <w:szCs w:val="20"/>
                  <w:lang w:val="fr-FR"/>
                </w:rPr>
                <w:delText>les Divisions Provinciales de la Santé(DPS)</w:delText>
              </w:r>
            </w:del>
            <w:r w:rsidR="420C72C9" w:rsidRPr="4EF77C7B">
              <w:rPr>
                <w:color w:val="000000" w:themeColor="text1"/>
                <w:sz w:val="20"/>
                <w:szCs w:val="20"/>
                <w:lang w:val="fr-FR"/>
              </w:rPr>
              <w:t xml:space="preserve">, renforcée par le suivi post-formation intégrée aux supervisions de terrain. Ce choix est fondé sur la maximisation de l’impact des ressources limitées, en jouant sur l’innovation pédagogique et l’exploitation du numérique (E </w:t>
            </w:r>
            <w:proofErr w:type="spellStart"/>
            <w:r w:rsidR="420C72C9" w:rsidRPr="4EF77C7B">
              <w:rPr>
                <w:color w:val="000000" w:themeColor="text1"/>
                <w:sz w:val="20"/>
                <w:szCs w:val="20"/>
                <w:lang w:val="fr-FR"/>
              </w:rPr>
              <w:t>learning</w:t>
            </w:r>
            <w:proofErr w:type="spellEnd"/>
            <w:r w:rsidR="420C72C9" w:rsidRPr="4EF77C7B">
              <w:rPr>
                <w:color w:val="000000" w:themeColor="text1"/>
                <w:sz w:val="20"/>
                <w:szCs w:val="20"/>
                <w:lang w:val="fr-FR"/>
              </w:rPr>
              <w:t xml:space="preserve"> et suivi post formation systématique à travers l’approche collaborative d’amélioration de la qualité) pour assurer un maintien élevé des compétences, la motivation du personnel et la capacité du système à innover. Cette approche de formation continue permettra de garantir les services essentiels de vaccination grâce à son efficience</w:t>
            </w:r>
            <w:ins w:id="835" w:author="Jean Serge NGAIMA" w:date="2025-10-07T18:36:00Z">
              <w:r w:rsidR="36E14F9E" w:rsidRPr="4EF77C7B">
                <w:rPr>
                  <w:color w:val="000000" w:themeColor="text1"/>
                  <w:sz w:val="20"/>
                  <w:szCs w:val="20"/>
                  <w:lang w:val="fr-FR"/>
                </w:rPr>
                <w:t>,</w:t>
              </w:r>
            </w:ins>
            <w:r w:rsidR="420C72C9" w:rsidRPr="4EF77C7B">
              <w:rPr>
                <w:color w:val="000000" w:themeColor="text1"/>
                <w:sz w:val="20"/>
                <w:szCs w:val="20"/>
                <w:lang w:val="fr-FR"/>
              </w:rPr>
              <w:t xml:space="preserve"> </w:t>
            </w:r>
            <w:proofErr w:type="gramStart"/>
            <w:r w:rsidR="420C72C9" w:rsidRPr="4EF77C7B">
              <w:rPr>
                <w:color w:val="000000" w:themeColor="text1"/>
                <w:sz w:val="20"/>
                <w:szCs w:val="20"/>
                <w:lang w:val="fr-FR"/>
              </w:rPr>
              <w:t>car  la</w:t>
            </w:r>
            <w:proofErr w:type="gramEnd"/>
            <w:r w:rsidR="420C72C9" w:rsidRPr="4EF77C7B">
              <w:rPr>
                <w:color w:val="000000" w:themeColor="text1"/>
                <w:sz w:val="20"/>
                <w:szCs w:val="20"/>
                <w:lang w:val="fr-FR"/>
              </w:rPr>
              <w:t xml:space="preserve"> formation et la supervision traditionnelle consomment encore la majorité des ressources sans résultats escomptés.</w:t>
            </w:r>
          </w:p>
          <w:p w14:paraId="05F3E2B4" w14:textId="77777777" w:rsidR="00A84622" w:rsidRPr="00D8799A" w:rsidRDefault="00A84622">
            <w:pPr>
              <w:jc w:val="both"/>
              <w:rPr>
                <w:color w:val="005CB9" w:themeColor="text2"/>
                <w:sz w:val="20"/>
                <w:szCs w:val="20"/>
                <w:lang w:val="fr-FR"/>
              </w:rPr>
            </w:pPr>
          </w:p>
          <w:p w14:paraId="52B4C103" w14:textId="29CCC15D" w:rsidR="00AA12C9" w:rsidRDefault="00AA12C9" w:rsidP="00AA12C9">
            <w:pPr>
              <w:jc w:val="both"/>
              <w:rPr>
                <w:ins w:id="836" w:author="Jean Serge NGAIMA" w:date="2025-10-17T21:29:00Z" w16du:dateUtc="2025-10-17T20:29:00Z"/>
                <w:rFonts w:eastAsia="Times New Roman"/>
                <w:sz w:val="20"/>
                <w:szCs w:val="20"/>
                <w:lang w:val="fr-FR"/>
              </w:rPr>
            </w:pPr>
            <w:r w:rsidRPr="00D8799A">
              <w:rPr>
                <w:rFonts w:eastAsia="Times New Roman"/>
                <w:b/>
                <w:bCs/>
                <w:sz w:val="20"/>
                <w:szCs w:val="20"/>
                <w:lang w:val="fr-FR"/>
              </w:rPr>
              <w:t>Le domaine Chaîne d’approvisionnement priorise</w:t>
            </w:r>
            <w:r w:rsidRPr="00D8799A">
              <w:rPr>
                <w:rFonts w:eastAsia="Times New Roman"/>
                <w:sz w:val="20"/>
                <w:szCs w:val="20"/>
                <w:lang w:val="fr-FR"/>
              </w:rPr>
              <w:t xml:space="preserve"> 15 activités sur 24 prévues essentielles à la continuité et à la performance du programme de vaccination durant la période de transition. Ces activités ont été sélectionnées car elles contribuent à l’optimisation logistique et la réduction des coûts de distribution, la garantie de la disponibilité des vaccins à tous les niveaux, la sécurité et la qualité permanente des infrastructures et équipements de la chaine de froid, enfin, la professionnalisation des agents par la supervision et l’informatisation de la gestion des stocks des vaccins et des intrants à l’aide de </w:t>
            </w:r>
            <w:proofErr w:type="spellStart"/>
            <w:r w:rsidRPr="00D8799A">
              <w:rPr>
                <w:rFonts w:eastAsia="Times New Roman"/>
                <w:sz w:val="20"/>
                <w:szCs w:val="20"/>
                <w:lang w:val="fr-FR"/>
              </w:rPr>
              <w:t>eLMIS</w:t>
            </w:r>
            <w:proofErr w:type="spellEnd"/>
            <w:r w:rsidRPr="00D8799A">
              <w:rPr>
                <w:rFonts w:eastAsia="Times New Roman"/>
                <w:sz w:val="20"/>
                <w:szCs w:val="20"/>
                <w:lang w:val="fr-FR"/>
              </w:rPr>
              <w:t xml:space="preserve">. </w:t>
            </w:r>
            <w:r w:rsidR="00B931C8" w:rsidRPr="00B931C8">
              <w:rPr>
                <w:sz w:val="20"/>
                <w:szCs w:val="20"/>
                <w:lang w:val="fr-CD"/>
              </w:rPr>
              <w:t xml:space="preserve">En renforçant les infrastructures de froid, en déployant des systèmes de suivi des stocks en temps réel et en établissant des protocoles de gestion des dates de péremption, on réduit les pertes et les ruptures tout en augmentant la réactivité face aux variations </w:t>
            </w:r>
            <w:r w:rsidR="00B931C8" w:rsidRPr="00B931C8">
              <w:rPr>
                <w:sz w:val="20"/>
                <w:szCs w:val="20"/>
                <w:lang w:val="fr-CD"/>
              </w:rPr>
              <w:lastRenderedPageBreak/>
              <w:t>de la demande.</w:t>
            </w:r>
            <w:r w:rsidRPr="00D8799A">
              <w:rPr>
                <w:rFonts w:eastAsia="Times New Roman"/>
                <w:sz w:val="20"/>
                <w:szCs w:val="20"/>
                <w:lang w:val="fr-FR"/>
              </w:rPr>
              <w:t>Les capacités de ces activités à améliorer l’insuffisance et/ou la vétusté du système de transport des vaccins au dernier kilomètre (matériel roulant et naviguant),la fonctionnalité des ECF et la mise en place des infrastructures adéquates pour la conservation des vaccins et des intrants secs permettront de garantir la continuité des interventions essentielles de la vaccination grâce à la disponibilité de vaccin. De plus, elles permettront l’accès et l’équité aux vaccins dans les zones à accès difficile.</w:t>
            </w:r>
          </w:p>
          <w:p w14:paraId="684F6A7D" w14:textId="77777777" w:rsidR="00C7482E" w:rsidRDefault="00C7482E" w:rsidP="00F91354">
            <w:pPr>
              <w:jc w:val="both"/>
              <w:rPr>
                <w:ins w:id="837" w:author="Jean Serge NGAIMA" w:date="2025-10-17T21:29:00Z" w16du:dateUtc="2025-10-17T20:29:00Z"/>
                <w:rFonts w:eastAsia="Times New Roman"/>
                <w:sz w:val="20"/>
                <w:szCs w:val="20"/>
                <w:lang w:val="fr-FR"/>
              </w:rPr>
            </w:pPr>
          </w:p>
          <w:p w14:paraId="6ED98840" w14:textId="69171FCD" w:rsidR="00147B38" w:rsidRPr="00F91354" w:rsidRDefault="00C7482E" w:rsidP="00F91354">
            <w:pPr>
              <w:spacing w:after="160" w:line="278" w:lineRule="auto"/>
              <w:jc w:val="both"/>
              <w:rPr>
                <w:ins w:id="838" w:author="Jean Serge NGAIMA" w:date="2025-10-17T21:31:00Z" w16du:dateUtc="2025-10-17T20:31:00Z"/>
                <w:rFonts w:eastAsia="Times New Roman"/>
                <w:sz w:val="20"/>
                <w:szCs w:val="20"/>
                <w:lang w:val="fr-FR"/>
                <w:rPrChange w:id="839" w:author="Jean Serge NGAIMA" w:date="2025-10-17T21:33:00Z" w16du:dateUtc="2025-10-17T20:33:00Z">
                  <w:rPr>
                    <w:ins w:id="840" w:author="Jean Serge NGAIMA" w:date="2025-10-17T21:31:00Z" w16du:dateUtc="2025-10-17T20:31:00Z"/>
                  </w:rPr>
                </w:rPrChange>
              </w:rPr>
              <w:pPrChange w:id="841" w:author="Jean Serge NGAIMA" w:date="2025-10-17T21:33:00Z" w16du:dateUtc="2025-10-17T20:33:00Z">
                <w:pPr>
                  <w:spacing w:after="160" w:line="278" w:lineRule="auto"/>
                </w:pPr>
              </w:pPrChange>
            </w:pPr>
            <w:ins w:id="842" w:author="Jean Serge NGAIMA" w:date="2025-10-17T21:30:00Z" w16du:dateUtc="2025-10-17T20:30:00Z">
              <w:r w:rsidRPr="00F91354">
                <w:rPr>
                  <w:rFonts w:eastAsia="Times New Roman"/>
                  <w:sz w:val="20"/>
                  <w:szCs w:val="20"/>
                  <w:lang w:val="fr-FR"/>
                  <w:rPrChange w:id="843" w:author="Jean Serge NGAIMA" w:date="2025-10-17T21:33:00Z" w16du:dateUtc="2025-10-17T20:33:00Z">
                    <w:rPr>
                      <w:rFonts w:eastAsia="Times New Roman"/>
                      <w:b/>
                      <w:bCs/>
                      <w:sz w:val="20"/>
                      <w:szCs w:val="20"/>
                      <w:lang w:val="fr-FR" w:eastAsia="zh-CN"/>
                    </w:rPr>
                  </w:rPrChange>
                </w:rPr>
                <w:t xml:space="preserve">Par </w:t>
              </w:r>
              <w:proofErr w:type="spellStart"/>
              <w:proofErr w:type="gramStart"/>
              <w:r w:rsidRPr="00F91354">
                <w:rPr>
                  <w:rFonts w:eastAsia="Times New Roman"/>
                  <w:sz w:val="20"/>
                  <w:szCs w:val="20"/>
                  <w:lang w:val="fr-FR"/>
                  <w:rPrChange w:id="844" w:author="Jean Serge NGAIMA" w:date="2025-10-17T21:33:00Z" w16du:dateUtc="2025-10-17T20:33:00Z">
                    <w:rPr>
                      <w:rFonts w:eastAsia="Times New Roman"/>
                      <w:b/>
                      <w:bCs/>
                      <w:sz w:val="20"/>
                      <w:szCs w:val="20"/>
                      <w:lang w:val="fr-FR" w:eastAsia="zh-CN"/>
                    </w:rPr>
                  </w:rPrChange>
                </w:rPr>
                <w:t>ailleurs,t</w:t>
              </w:r>
            </w:ins>
            <w:ins w:id="845" w:author="Jean Serge NGAIMA" w:date="2025-10-17T21:29:00Z" w16du:dateUtc="2025-10-17T20:29:00Z">
              <w:r w:rsidRPr="00F91354">
                <w:rPr>
                  <w:rFonts w:eastAsia="Times New Roman"/>
                  <w:sz w:val="20"/>
                  <w:szCs w:val="20"/>
                  <w:lang w:val="fr-FR"/>
                  <w:rPrChange w:id="846" w:author="Jean Serge NGAIMA" w:date="2025-10-17T21:33:00Z" w16du:dateUtc="2025-10-17T20:33:00Z">
                    <w:rPr>
                      <w:rFonts w:eastAsia="Times New Roman"/>
                      <w:b/>
                      <w:bCs/>
                      <w:sz w:val="20"/>
                      <w:szCs w:val="20"/>
                      <w:lang w:val="fr-FR" w:eastAsia="zh-CN"/>
                    </w:rPr>
                  </w:rPrChange>
                </w:rPr>
                <w:t>outes</w:t>
              </w:r>
              <w:proofErr w:type="spellEnd"/>
              <w:proofErr w:type="gramEnd"/>
              <w:r w:rsidRPr="00F91354">
                <w:rPr>
                  <w:rFonts w:eastAsia="Times New Roman"/>
                  <w:sz w:val="20"/>
                  <w:szCs w:val="20"/>
                  <w:lang w:val="fr-FR"/>
                  <w:rPrChange w:id="847" w:author="Jean Serge NGAIMA" w:date="2025-10-17T21:33:00Z" w16du:dateUtc="2025-10-17T20:33:00Z">
                    <w:rPr>
                      <w:rFonts w:eastAsia="Times New Roman"/>
                      <w:b/>
                      <w:bCs/>
                      <w:sz w:val="20"/>
                      <w:szCs w:val="20"/>
                      <w:lang w:val="fr-FR" w:eastAsia="zh-CN"/>
                    </w:rPr>
                  </w:rPrChange>
                </w:rPr>
                <w:t xml:space="preserve"> </w:t>
              </w:r>
            </w:ins>
            <w:ins w:id="848" w:author="Jean Serge NGAIMA" w:date="2025-10-17T22:21:00Z" w16du:dateUtc="2025-10-17T21:21:00Z">
              <w:r w:rsidR="00D05F8F" w:rsidRPr="00D05F8F">
                <w:rPr>
                  <w:rFonts w:eastAsia="Times New Roman"/>
                  <w:sz w:val="20"/>
                  <w:szCs w:val="20"/>
                  <w:lang w:val="fr-FR"/>
                </w:rPr>
                <w:t>les activités</w:t>
              </w:r>
            </w:ins>
            <w:ins w:id="849" w:author="Jean Serge NGAIMA" w:date="2025-10-17T21:29:00Z" w16du:dateUtc="2025-10-17T20:29:00Z">
              <w:r w:rsidRPr="00F91354">
                <w:rPr>
                  <w:rFonts w:eastAsia="Times New Roman"/>
                  <w:sz w:val="20"/>
                  <w:szCs w:val="20"/>
                  <w:lang w:val="fr-FR"/>
                  <w:rPrChange w:id="850" w:author="Jean Serge NGAIMA" w:date="2025-10-17T21:33:00Z" w16du:dateUtc="2025-10-17T20:33:00Z">
                    <w:rPr>
                      <w:rFonts w:eastAsia="Times New Roman"/>
                      <w:b/>
                      <w:bCs/>
                      <w:sz w:val="20"/>
                      <w:szCs w:val="20"/>
                      <w:lang w:val="fr-FR" w:eastAsia="zh-CN"/>
                    </w:rPr>
                  </w:rPrChange>
                </w:rPr>
                <w:t xml:space="preserve"> de CCEOP ont été maintenues. </w:t>
              </w:r>
            </w:ins>
            <w:ins w:id="851" w:author="Jean Serge NGAIMA" w:date="2025-10-17T22:19:00Z" w16du:dateUtc="2025-10-17T21:19:00Z">
              <w:r w:rsidR="00AB0A15">
                <w:rPr>
                  <w:rFonts w:eastAsia="Times New Roman"/>
                  <w:sz w:val="20"/>
                  <w:szCs w:val="20"/>
                  <w:lang w:val="fr-FR"/>
                </w:rPr>
                <w:t xml:space="preserve">Elles permettront </w:t>
              </w:r>
            </w:ins>
            <w:ins w:id="852" w:author="Jean Serge NGAIMA" w:date="2025-10-17T21:29:00Z" w16du:dateUtc="2025-10-17T20:29:00Z">
              <w:r w:rsidRPr="00F91354">
                <w:rPr>
                  <w:rFonts w:eastAsia="Times New Roman"/>
                  <w:sz w:val="20"/>
                  <w:szCs w:val="20"/>
                  <w:lang w:val="fr-FR"/>
                  <w:rPrChange w:id="853" w:author="Jean Serge NGAIMA" w:date="2025-10-17T21:33:00Z" w16du:dateUtc="2025-10-17T20:33:00Z">
                    <w:rPr>
                      <w:rFonts w:eastAsia="Times New Roman"/>
                      <w:b/>
                      <w:bCs/>
                      <w:sz w:val="20"/>
                      <w:szCs w:val="20"/>
                      <w:lang w:val="fr-FR" w:eastAsia="zh-CN"/>
                    </w:rPr>
                  </w:rPrChange>
                </w:rPr>
                <w:t>d’acquérir les ECF</w:t>
              </w:r>
            </w:ins>
            <w:ins w:id="854" w:author="Jean Serge NGAIMA" w:date="2025-10-17T22:19:00Z" w16du:dateUtc="2025-10-17T21:19:00Z">
              <w:r w:rsidR="00146F49">
                <w:rPr>
                  <w:rFonts w:eastAsia="Times New Roman"/>
                  <w:sz w:val="20"/>
                  <w:szCs w:val="20"/>
                  <w:lang w:val="fr-FR"/>
                </w:rPr>
                <w:t xml:space="preserve"> au cours de l’an 1 de </w:t>
              </w:r>
            </w:ins>
            <w:ins w:id="855" w:author="Jean Serge NGAIMA" w:date="2025-10-17T22:20:00Z" w16du:dateUtc="2025-10-17T21:20:00Z">
              <w:r w:rsidR="00146F49">
                <w:rPr>
                  <w:rFonts w:eastAsia="Times New Roman"/>
                  <w:sz w:val="20"/>
                  <w:szCs w:val="20"/>
                  <w:lang w:val="fr-FR"/>
                </w:rPr>
                <w:t xml:space="preserve">la subvention de </w:t>
              </w:r>
            </w:ins>
            <w:ins w:id="856" w:author="Jean Serge NGAIMA" w:date="2025-10-17T22:21:00Z" w16du:dateUtc="2025-10-17T21:21:00Z">
              <w:r w:rsidR="00D05F8F">
                <w:rPr>
                  <w:rFonts w:eastAsia="Times New Roman"/>
                  <w:sz w:val="20"/>
                  <w:szCs w:val="20"/>
                  <w:lang w:val="fr-FR"/>
                </w:rPr>
                <w:t>transition</w:t>
              </w:r>
              <w:r w:rsidR="00D05F8F" w:rsidRPr="00D05F8F">
                <w:rPr>
                  <w:rFonts w:eastAsia="Times New Roman"/>
                  <w:sz w:val="20"/>
                  <w:szCs w:val="20"/>
                  <w:lang w:val="fr-FR"/>
                </w:rPr>
                <w:t>.</w:t>
              </w:r>
            </w:ins>
            <w:ins w:id="857" w:author="Jean Serge NGAIMA" w:date="2025-10-17T21:29:00Z" w16du:dateUtc="2025-10-17T20:29:00Z">
              <w:r w:rsidRPr="00F91354">
                <w:rPr>
                  <w:rFonts w:eastAsia="Times New Roman"/>
                  <w:sz w:val="20"/>
                  <w:szCs w:val="20"/>
                  <w:lang w:val="fr-FR"/>
                  <w:rPrChange w:id="858" w:author="Jean Serge NGAIMA" w:date="2025-10-17T21:33:00Z" w16du:dateUtc="2025-10-17T20:33:00Z">
                    <w:rPr>
                      <w:rFonts w:eastAsia="Times New Roman"/>
                      <w:b/>
                      <w:bCs/>
                      <w:sz w:val="20"/>
                      <w:szCs w:val="20"/>
                      <w:lang w:val="fr-FR" w:eastAsia="zh-CN"/>
                    </w:rPr>
                  </w:rPrChange>
                </w:rPr>
                <w:t xml:space="preserve">  Ces activités sont complémentaires et en cohérence </w:t>
              </w:r>
              <w:r w:rsidRPr="00F91354">
                <w:rPr>
                  <w:rFonts w:eastAsia="Times New Roman"/>
                  <w:sz w:val="20"/>
                  <w:szCs w:val="20"/>
                  <w:lang w:val="fr-FR"/>
                  <w:rPrChange w:id="859" w:author="Jean Serge NGAIMA" w:date="2025-10-17T21:33:00Z" w16du:dateUtc="2025-10-17T20:33:00Z">
                    <w:rPr>
                      <w:rFonts w:eastAsia="Times New Roman"/>
                      <w:b/>
                      <w:bCs/>
                      <w:sz w:val="20"/>
                      <w:szCs w:val="20"/>
                      <w:lang w:val="fr-FR" w:eastAsia="zh-CN"/>
                    </w:rPr>
                  </w:rPrChange>
                </w:rPr>
                <w:tab/>
                <w:t xml:space="preserve">avec celles de RSS-FAE. En effet, les formations programmées dans le domaine de la logistique, les supervisions </w:t>
              </w:r>
            </w:ins>
            <w:ins w:id="860" w:author="Jean Serge NGAIMA" w:date="2025-10-17T22:21:00Z" w16du:dateUtc="2025-10-17T21:21:00Z">
              <w:r w:rsidR="00D05F8F" w:rsidRPr="00D05F8F">
                <w:rPr>
                  <w:rFonts w:eastAsia="Times New Roman"/>
                  <w:sz w:val="20"/>
                  <w:szCs w:val="20"/>
                  <w:lang w:val="fr-FR"/>
                </w:rPr>
                <w:t>logistiques, les</w:t>
              </w:r>
            </w:ins>
            <w:ins w:id="861" w:author="Jean Serge NGAIMA" w:date="2025-10-17T21:29:00Z" w16du:dateUtc="2025-10-17T20:29:00Z">
              <w:r w:rsidRPr="00F91354">
                <w:rPr>
                  <w:rFonts w:eastAsia="Times New Roman"/>
                  <w:sz w:val="20"/>
                  <w:szCs w:val="20"/>
                  <w:lang w:val="fr-FR"/>
                  <w:rPrChange w:id="862" w:author="Jean Serge NGAIMA" w:date="2025-10-17T21:33:00Z" w16du:dateUtc="2025-10-17T20:33:00Z">
                    <w:rPr>
                      <w:rFonts w:eastAsia="Times New Roman"/>
                      <w:b/>
                      <w:bCs/>
                      <w:sz w:val="20"/>
                      <w:szCs w:val="20"/>
                      <w:lang w:val="fr-FR" w:eastAsia="zh-CN"/>
                    </w:rPr>
                  </w:rPrChange>
                </w:rPr>
                <w:t xml:space="preserve"> constructions des dépôts secs, l’acquisition des matériels et équipements anti </w:t>
              </w:r>
            </w:ins>
            <w:ins w:id="863" w:author="Jean Serge NGAIMA" w:date="2025-10-17T22:21:00Z" w16du:dateUtc="2025-10-17T21:21:00Z">
              <w:r w:rsidR="00D05F8F" w:rsidRPr="00D05F8F">
                <w:rPr>
                  <w:rFonts w:eastAsia="Times New Roman"/>
                  <w:sz w:val="20"/>
                  <w:szCs w:val="20"/>
                  <w:lang w:val="fr-FR"/>
                </w:rPr>
                <w:t>incendies, les</w:t>
              </w:r>
            </w:ins>
            <w:ins w:id="864" w:author="Jean Serge NGAIMA" w:date="2025-10-17T21:29:00Z" w16du:dateUtc="2025-10-17T20:29:00Z">
              <w:r w:rsidRPr="00F91354">
                <w:rPr>
                  <w:rFonts w:eastAsia="Times New Roman"/>
                  <w:sz w:val="20"/>
                  <w:szCs w:val="20"/>
                  <w:lang w:val="fr-FR"/>
                  <w:rPrChange w:id="865" w:author="Jean Serge NGAIMA" w:date="2025-10-17T21:33:00Z" w16du:dateUtc="2025-10-17T20:33:00Z">
                    <w:rPr>
                      <w:rFonts w:eastAsia="Times New Roman"/>
                      <w:b/>
                      <w:bCs/>
                      <w:sz w:val="20"/>
                      <w:szCs w:val="20"/>
                      <w:lang w:val="fr-FR" w:eastAsia="zh-CN"/>
                    </w:rPr>
                  </w:rPrChange>
                </w:rPr>
                <w:t xml:space="preserve"> activités de maintenance …contribueront à garantir une fonctionnalité optimale des ECF .</w:t>
              </w:r>
            </w:ins>
            <w:ins w:id="866" w:author="Jean Serge NGAIMA" w:date="2025-10-17T21:31:00Z" w16du:dateUtc="2025-10-17T20:31:00Z">
              <w:r w:rsidR="00147B38" w:rsidRPr="00F91354">
                <w:rPr>
                  <w:rFonts w:eastAsia="Times New Roman"/>
                  <w:sz w:val="20"/>
                  <w:szCs w:val="20"/>
                  <w:lang w:val="fr-FR"/>
                  <w:rPrChange w:id="867" w:author="Jean Serge NGAIMA" w:date="2025-10-17T21:33:00Z" w16du:dateUtc="2025-10-17T20:33:00Z">
                    <w:rPr/>
                  </w:rPrChange>
                </w:rPr>
                <w:t xml:space="preserve"> </w:t>
              </w:r>
              <w:r w:rsidR="00351056" w:rsidRPr="00F91354">
                <w:rPr>
                  <w:rFonts w:eastAsia="Times New Roman"/>
                  <w:sz w:val="20"/>
                  <w:szCs w:val="20"/>
                  <w:lang w:val="fr-FR"/>
                  <w:rPrChange w:id="868" w:author="Jean Serge NGAIMA" w:date="2025-10-17T21:33:00Z" w16du:dateUtc="2025-10-17T20:33:00Z">
                    <w:rPr/>
                  </w:rPrChange>
                </w:rPr>
                <w:t>C</w:t>
              </w:r>
              <w:r w:rsidR="00147B38" w:rsidRPr="00F91354">
                <w:rPr>
                  <w:rFonts w:eastAsia="Times New Roman"/>
                  <w:sz w:val="20"/>
                  <w:szCs w:val="20"/>
                  <w:lang w:val="fr-FR"/>
                  <w:rPrChange w:id="869" w:author="Jean Serge NGAIMA" w:date="2025-10-17T21:33:00Z" w16du:dateUtc="2025-10-17T20:33:00Z">
                    <w:rPr/>
                  </w:rPrChange>
                </w:rPr>
                <w:t>ette complémentarité</w:t>
              </w:r>
              <w:r w:rsidR="00351056" w:rsidRPr="00F91354">
                <w:rPr>
                  <w:rFonts w:eastAsia="Times New Roman"/>
                  <w:sz w:val="20"/>
                  <w:szCs w:val="20"/>
                  <w:lang w:val="fr-FR"/>
                  <w:rPrChange w:id="870" w:author="Jean Serge NGAIMA" w:date="2025-10-17T21:33:00Z" w16du:dateUtc="2025-10-17T20:33:00Z">
                    <w:rPr/>
                  </w:rPrChange>
                </w:rPr>
                <w:t xml:space="preserve"> est impo</w:t>
              </w:r>
            </w:ins>
            <w:ins w:id="871" w:author="Jean Serge NGAIMA" w:date="2025-10-17T21:32:00Z" w16du:dateUtc="2025-10-17T20:32:00Z">
              <w:r w:rsidR="00351056" w:rsidRPr="00F91354">
                <w:rPr>
                  <w:rFonts w:eastAsia="Times New Roman"/>
                  <w:sz w:val="20"/>
                  <w:szCs w:val="20"/>
                  <w:lang w:val="fr-FR"/>
                  <w:rPrChange w:id="872" w:author="Jean Serge NGAIMA" w:date="2025-10-17T21:33:00Z" w16du:dateUtc="2025-10-17T20:33:00Z">
                    <w:rPr/>
                  </w:rPrChange>
                </w:rPr>
                <w:t>rtant</w:t>
              </w:r>
              <w:r w:rsidR="00E50A3D" w:rsidRPr="00F91354">
                <w:rPr>
                  <w:rFonts w:eastAsia="Times New Roman"/>
                  <w:sz w:val="20"/>
                  <w:szCs w:val="20"/>
                  <w:lang w:val="fr-FR"/>
                  <w:rPrChange w:id="873" w:author="Jean Serge NGAIMA" w:date="2025-10-17T21:33:00Z" w16du:dateUtc="2025-10-17T20:33:00Z">
                    <w:rPr/>
                  </w:rPrChange>
                </w:rPr>
                <w:t>e</w:t>
              </w:r>
              <w:r w:rsidR="00351056" w:rsidRPr="00F91354">
                <w:rPr>
                  <w:rFonts w:eastAsia="Times New Roman"/>
                  <w:sz w:val="20"/>
                  <w:szCs w:val="20"/>
                  <w:lang w:val="fr-FR"/>
                  <w:rPrChange w:id="874" w:author="Jean Serge NGAIMA" w:date="2025-10-17T21:33:00Z" w16du:dateUtc="2025-10-17T20:33:00Z">
                    <w:rPr/>
                  </w:rPrChange>
                </w:rPr>
                <w:t xml:space="preserve"> </w:t>
              </w:r>
              <w:r w:rsidR="00E50A3D" w:rsidRPr="00F91354">
                <w:rPr>
                  <w:rFonts w:eastAsia="Times New Roman"/>
                  <w:sz w:val="20"/>
                  <w:szCs w:val="20"/>
                  <w:lang w:val="fr-FR"/>
                  <w:rPrChange w:id="875" w:author="Jean Serge NGAIMA" w:date="2025-10-17T21:33:00Z" w16du:dateUtc="2025-10-17T20:33:00Z">
                    <w:rPr/>
                  </w:rPrChange>
                </w:rPr>
                <w:t xml:space="preserve">car elles contribueront également à l’efficacité opérationnelle </w:t>
              </w:r>
            </w:ins>
            <w:ins w:id="876" w:author="Jean Serge NGAIMA" w:date="2025-10-17T21:33:00Z" w16du:dateUtc="2025-10-17T20:33:00Z">
              <w:r w:rsidR="00F91354" w:rsidRPr="00F91354">
                <w:rPr>
                  <w:rFonts w:eastAsia="Times New Roman"/>
                  <w:sz w:val="20"/>
                  <w:szCs w:val="20"/>
                  <w:lang w:val="fr-FR"/>
                  <w:rPrChange w:id="877" w:author="Jean Serge NGAIMA" w:date="2025-10-17T21:33:00Z" w16du:dateUtc="2025-10-17T20:33:00Z">
                    <w:rPr/>
                  </w:rPrChange>
                </w:rPr>
                <w:t>de la chaine d’</w:t>
              </w:r>
            </w:ins>
            <w:ins w:id="878" w:author="Jean Serge NGAIMA" w:date="2025-10-17T22:20:00Z" w16du:dateUtc="2025-10-17T21:20:00Z">
              <w:r w:rsidR="004B7666" w:rsidRPr="004B7666">
                <w:rPr>
                  <w:rFonts w:eastAsia="Times New Roman"/>
                  <w:sz w:val="20"/>
                  <w:szCs w:val="20"/>
                  <w:lang w:val="fr-FR"/>
                </w:rPr>
                <w:t>approvisionnement, à</w:t>
              </w:r>
            </w:ins>
            <w:ins w:id="879" w:author="Jean Serge NGAIMA" w:date="2025-10-17T21:31:00Z" w16du:dateUtc="2025-10-17T20:31:00Z">
              <w:r w:rsidR="00147B38" w:rsidRPr="00F91354">
                <w:rPr>
                  <w:rFonts w:eastAsia="Times New Roman"/>
                  <w:sz w:val="20"/>
                  <w:szCs w:val="20"/>
                  <w:lang w:val="fr-FR"/>
                  <w:rPrChange w:id="880" w:author="Jean Serge NGAIMA" w:date="2025-10-17T21:33:00Z" w16du:dateUtc="2025-10-17T20:33:00Z">
                    <w:rPr/>
                  </w:rPrChange>
                </w:rPr>
                <w:t xml:space="preserve"> la réduction des ruptures de stock</w:t>
              </w:r>
            </w:ins>
            <w:ins w:id="881" w:author="Jean Serge NGAIMA" w:date="2025-10-17T21:33:00Z" w16du:dateUtc="2025-10-17T20:33:00Z">
              <w:r w:rsidR="00F91354" w:rsidRPr="00F91354">
                <w:rPr>
                  <w:rFonts w:eastAsia="Times New Roman"/>
                  <w:sz w:val="20"/>
                  <w:szCs w:val="20"/>
                  <w:lang w:val="fr-FR"/>
                  <w:rPrChange w:id="882" w:author="Jean Serge NGAIMA" w:date="2025-10-17T21:33:00Z" w16du:dateUtc="2025-10-17T20:33:00Z">
                    <w:rPr/>
                  </w:rPrChange>
                </w:rPr>
                <w:t xml:space="preserve"> et à </w:t>
              </w:r>
            </w:ins>
            <w:ins w:id="883" w:author="Jean Serge NGAIMA" w:date="2025-10-17T21:31:00Z" w16du:dateUtc="2025-10-17T20:31:00Z">
              <w:r w:rsidR="00147B38" w:rsidRPr="00F91354">
                <w:rPr>
                  <w:rFonts w:eastAsia="Times New Roman"/>
                  <w:sz w:val="20"/>
                  <w:szCs w:val="20"/>
                  <w:lang w:val="fr-FR"/>
                  <w:rPrChange w:id="884" w:author="Jean Serge NGAIMA" w:date="2025-10-17T21:33:00Z" w16du:dateUtc="2025-10-17T20:33:00Z">
                    <w:rPr/>
                  </w:rPrChange>
                </w:rPr>
                <w:t>l’amélioration de la couverture vaccinale ou une meilleure efficacité opérationnelle.</w:t>
              </w:r>
            </w:ins>
          </w:p>
          <w:p w14:paraId="46823E73" w14:textId="77777777" w:rsidR="00C7482E" w:rsidRDefault="00C7482E" w:rsidP="00AA12C9">
            <w:pPr>
              <w:jc w:val="both"/>
              <w:rPr>
                <w:rFonts w:eastAsia="Times New Roman"/>
                <w:sz w:val="20"/>
                <w:szCs w:val="20"/>
                <w:lang w:val="fr-FR"/>
              </w:rPr>
            </w:pPr>
          </w:p>
          <w:p w14:paraId="50470E6A" w14:textId="77777777" w:rsidR="00BD168D" w:rsidRDefault="00BD168D" w:rsidP="00AA12C9">
            <w:pPr>
              <w:jc w:val="both"/>
              <w:rPr>
                <w:rFonts w:eastAsia="Times New Roman"/>
                <w:sz w:val="20"/>
                <w:szCs w:val="20"/>
                <w:lang w:val="fr-FR"/>
              </w:rPr>
            </w:pPr>
          </w:p>
          <w:p w14:paraId="0E927BC8" w14:textId="7869459E" w:rsidR="001B3BAF" w:rsidRPr="00D8799A" w:rsidRDefault="001B3BAF" w:rsidP="001B3BAF">
            <w:pPr>
              <w:jc w:val="both"/>
              <w:rPr>
                <w:rFonts w:eastAsia="Times New Roman"/>
                <w:sz w:val="20"/>
                <w:szCs w:val="20"/>
                <w:lang w:val="fr-FR"/>
              </w:rPr>
            </w:pPr>
            <w:r w:rsidRPr="00D8799A">
              <w:rPr>
                <w:rFonts w:eastAsia="Times New Roman"/>
                <w:b/>
                <w:bCs/>
                <w:sz w:val="20"/>
                <w:szCs w:val="20"/>
                <w:lang w:val="fr-FR"/>
              </w:rPr>
              <w:t>Le domaine Système d’Information Sanitaire</w:t>
            </w:r>
            <w:r w:rsidRPr="00D8799A">
              <w:rPr>
                <w:rFonts w:eastAsia="Times New Roman"/>
                <w:sz w:val="20"/>
                <w:szCs w:val="20"/>
                <w:lang w:val="fr-FR"/>
              </w:rPr>
              <w:t xml:space="preserve"> (16 activités sur 23 activités de RSS4) se structure autour des innovations principales ci-après la décentralisation de la collecte, l’interopérabilité et la standardisation des outils numériques, le déploiement de tableaux de bord dynamiques, la formation et autonomisation des équipes, et </w:t>
            </w:r>
            <w:ins w:id="885" w:author="Jean Serge NGAIMA" w:date="2025-10-07T18:37:00Z" w16du:dateUtc="2025-10-07T17:37:00Z">
              <w:r w:rsidR="00FE7341">
                <w:rPr>
                  <w:rFonts w:eastAsia="Times New Roman"/>
                  <w:sz w:val="20"/>
                  <w:szCs w:val="20"/>
                  <w:lang w:val="fr-FR"/>
                </w:rPr>
                <w:t xml:space="preserve">la </w:t>
              </w:r>
            </w:ins>
            <w:r w:rsidRPr="00D8799A">
              <w:rPr>
                <w:rFonts w:eastAsia="Times New Roman"/>
                <w:sz w:val="20"/>
                <w:szCs w:val="20"/>
                <w:lang w:val="fr-FR"/>
              </w:rPr>
              <w:t xml:space="preserve">connectivité internet au niveau des Aires de Santé. Elles augmentent l’efficacité du pilotage, la réactivité, la qualité des interventions, et favorisent l’équité dans l’accès à la vaccination. </w:t>
            </w:r>
          </w:p>
          <w:p w14:paraId="24A355D0" w14:textId="77777777" w:rsidR="001B3BAF" w:rsidRPr="00D8799A" w:rsidRDefault="001B3BAF" w:rsidP="001B3BAF">
            <w:pPr>
              <w:jc w:val="both"/>
              <w:rPr>
                <w:rFonts w:eastAsia="Times New Roman"/>
                <w:sz w:val="20"/>
                <w:szCs w:val="20"/>
                <w:lang w:val="fr-FR"/>
              </w:rPr>
            </w:pPr>
          </w:p>
          <w:p w14:paraId="291FE235" w14:textId="056C52E8" w:rsidR="001B3BAF" w:rsidRPr="00D8799A" w:rsidRDefault="001B3BAF" w:rsidP="001B3BAF">
            <w:pPr>
              <w:jc w:val="both"/>
              <w:rPr>
                <w:rFonts w:eastAsia="Times New Roman"/>
                <w:sz w:val="20"/>
                <w:szCs w:val="20"/>
                <w:lang w:val="fr-FR"/>
              </w:rPr>
            </w:pPr>
            <w:r w:rsidRPr="00D8799A">
              <w:rPr>
                <w:rFonts w:eastAsia="Times New Roman"/>
                <w:sz w:val="20"/>
                <w:szCs w:val="20"/>
                <w:lang w:val="fr-FR"/>
              </w:rPr>
              <w:t xml:space="preserve">Ses activités permettront de garantir les services essentiels car elles contribueront à l’amélioration de la qualité des </w:t>
            </w:r>
            <w:r w:rsidR="00DB4D2F" w:rsidRPr="00D8799A">
              <w:rPr>
                <w:rFonts w:eastAsia="Times New Roman"/>
                <w:sz w:val="20"/>
                <w:szCs w:val="20"/>
                <w:lang w:val="fr-FR"/>
              </w:rPr>
              <w:t>données (</w:t>
            </w:r>
            <w:r w:rsidRPr="00D8799A">
              <w:rPr>
                <w:rFonts w:eastAsia="Times New Roman"/>
                <w:sz w:val="20"/>
                <w:szCs w:val="20"/>
                <w:lang w:val="fr-FR"/>
              </w:rPr>
              <w:t>écart données administratives et des enquêtes étant de 15%) et à leur utilisation pour la prise des décisions adéquates en faveur de l’offre et de la demande des services de vaccination.</w:t>
            </w:r>
          </w:p>
          <w:p w14:paraId="4735D655" w14:textId="77777777" w:rsidR="001B3BAF" w:rsidRPr="00D8799A" w:rsidRDefault="001B3BAF" w:rsidP="001B3BAF">
            <w:pPr>
              <w:jc w:val="both"/>
              <w:rPr>
                <w:rFonts w:eastAsia="Times New Roman"/>
                <w:sz w:val="20"/>
                <w:szCs w:val="20"/>
                <w:lang w:val="fr-FR"/>
              </w:rPr>
            </w:pPr>
          </w:p>
          <w:p w14:paraId="5FC8C247" w14:textId="77777777" w:rsidR="00A97491" w:rsidRPr="00D8799A" w:rsidRDefault="00A97491" w:rsidP="00A97491">
            <w:pPr>
              <w:jc w:val="both"/>
              <w:rPr>
                <w:rFonts w:eastAsia="Times New Roman"/>
                <w:color w:val="424242"/>
                <w:sz w:val="20"/>
                <w:szCs w:val="20"/>
                <w:lang w:eastAsia="zh-CN"/>
              </w:rPr>
            </w:pPr>
            <w:r w:rsidRPr="00D8799A">
              <w:rPr>
                <w:rFonts w:eastAsia="Times New Roman"/>
                <w:b/>
                <w:bCs/>
                <w:sz w:val="20"/>
                <w:szCs w:val="20"/>
                <w:lang w:val="fr-FR"/>
              </w:rPr>
              <w:t xml:space="preserve">Le domaine Surveillance des maladies évitables par la vaccination </w:t>
            </w:r>
            <w:r w:rsidRPr="00D8799A">
              <w:rPr>
                <w:rFonts w:eastAsia="Times New Roman"/>
                <w:sz w:val="20"/>
                <w:szCs w:val="20"/>
                <w:lang w:val="fr-FR"/>
              </w:rPr>
              <w:t xml:space="preserve">retient, durant la transition, 4 activités prioritaires sur 7 prévues dans RSS4. </w:t>
            </w:r>
            <w:r w:rsidRPr="00D8799A">
              <w:rPr>
                <w:sz w:val="20"/>
                <w:szCs w:val="20"/>
              </w:rPr>
              <w:t xml:space="preserve">Dans un </w:t>
            </w:r>
            <w:proofErr w:type="spellStart"/>
            <w:r w:rsidRPr="00D8799A">
              <w:rPr>
                <w:sz w:val="20"/>
                <w:szCs w:val="20"/>
              </w:rPr>
              <w:t>contexte</w:t>
            </w:r>
            <w:proofErr w:type="spellEnd"/>
            <w:r w:rsidRPr="00D8799A">
              <w:rPr>
                <w:sz w:val="20"/>
                <w:szCs w:val="20"/>
              </w:rPr>
              <w:t xml:space="preserve"> de </w:t>
            </w:r>
            <w:proofErr w:type="spellStart"/>
            <w:r w:rsidRPr="00D8799A">
              <w:rPr>
                <w:sz w:val="20"/>
                <w:szCs w:val="20"/>
              </w:rPr>
              <w:t>l’introduction</w:t>
            </w:r>
            <w:proofErr w:type="spellEnd"/>
            <w:r w:rsidRPr="00D8799A">
              <w:rPr>
                <w:sz w:val="20"/>
                <w:szCs w:val="20"/>
              </w:rPr>
              <w:t xml:space="preserve"> des nouveaux </w:t>
            </w:r>
            <w:proofErr w:type="spellStart"/>
            <w:r w:rsidRPr="00D8799A">
              <w:rPr>
                <w:sz w:val="20"/>
                <w:szCs w:val="20"/>
              </w:rPr>
              <w:t>vaccins</w:t>
            </w:r>
            <w:proofErr w:type="spellEnd"/>
            <w:r w:rsidRPr="00D8799A">
              <w:rPr>
                <w:sz w:val="20"/>
                <w:szCs w:val="20"/>
              </w:rPr>
              <w:t xml:space="preserve"> et de switch, il </w:t>
            </w:r>
            <w:proofErr w:type="spellStart"/>
            <w:r w:rsidRPr="00D8799A">
              <w:rPr>
                <w:sz w:val="20"/>
                <w:szCs w:val="20"/>
              </w:rPr>
              <w:t>est</w:t>
            </w:r>
            <w:proofErr w:type="spellEnd"/>
            <w:r w:rsidRPr="00D8799A">
              <w:rPr>
                <w:sz w:val="20"/>
                <w:szCs w:val="20"/>
              </w:rPr>
              <w:t xml:space="preserve"> important de disposer de </w:t>
            </w:r>
            <w:proofErr w:type="spellStart"/>
            <w:r w:rsidRPr="00D8799A">
              <w:rPr>
                <w:sz w:val="20"/>
                <w:szCs w:val="20"/>
              </w:rPr>
              <w:t>profil</w:t>
            </w:r>
            <w:proofErr w:type="spellEnd"/>
            <w:r w:rsidRPr="00D8799A">
              <w:rPr>
                <w:sz w:val="20"/>
                <w:szCs w:val="20"/>
              </w:rPr>
              <w:t xml:space="preserve"> </w:t>
            </w:r>
            <w:proofErr w:type="spellStart"/>
            <w:r w:rsidRPr="00D8799A">
              <w:rPr>
                <w:sz w:val="20"/>
                <w:szCs w:val="20"/>
              </w:rPr>
              <w:t>épidémiologique</w:t>
            </w:r>
            <w:proofErr w:type="spellEnd"/>
            <w:r w:rsidRPr="00D8799A">
              <w:rPr>
                <w:sz w:val="20"/>
                <w:szCs w:val="20"/>
              </w:rPr>
              <w:t xml:space="preserve"> de </w:t>
            </w:r>
            <w:proofErr w:type="spellStart"/>
            <w:r w:rsidRPr="00D8799A">
              <w:rPr>
                <w:sz w:val="20"/>
                <w:szCs w:val="20"/>
              </w:rPr>
              <w:t>germe</w:t>
            </w:r>
            <w:proofErr w:type="spellEnd"/>
            <w:r w:rsidRPr="00D8799A">
              <w:rPr>
                <w:sz w:val="20"/>
                <w:szCs w:val="20"/>
              </w:rPr>
              <w:t xml:space="preserve"> circulant dans le pays et assurer le </w:t>
            </w:r>
            <w:proofErr w:type="spellStart"/>
            <w:r w:rsidRPr="00D8799A">
              <w:rPr>
                <w:sz w:val="20"/>
                <w:szCs w:val="20"/>
              </w:rPr>
              <w:t>suivi</w:t>
            </w:r>
            <w:proofErr w:type="spellEnd"/>
            <w:r w:rsidRPr="00D8799A">
              <w:rPr>
                <w:sz w:val="20"/>
                <w:szCs w:val="20"/>
              </w:rPr>
              <w:t xml:space="preserve"> des </w:t>
            </w:r>
            <w:proofErr w:type="spellStart"/>
            <w:r w:rsidRPr="00D8799A">
              <w:rPr>
                <w:sz w:val="20"/>
                <w:szCs w:val="20"/>
              </w:rPr>
              <w:t>cas</w:t>
            </w:r>
            <w:proofErr w:type="spellEnd"/>
            <w:r w:rsidRPr="00D8799A">
              <w:rPr>
                <w:sz w:val="20"/>
                <w:szCs w:val="20"/>
              </w:rPr>
              <w:t xml:space="preserve"> de </w:t>
            </w:r>
            <w:proofErr w:type="spellStart"/>
            <w:r w:rsidRPr="00D8799A">
              <w:rPr>
                <w:sz w:val="20"/>
                <w:szCs w:val="20"/>
              </w:rPr>
              <w:t>MAPI.</w:t>
            </w:r>
            <w:r w:rsidRPr="00D8799A">
              <w:rPr>
                <w:rFonts w:eastAsia="Times New Roman"/>
                <w:color w:val="424242"/>
                <w:sz w:val="20"/>
                <w:szCs w:val="20"/>
                <w:lang w:eastAsia="zh-CN"/>
              </w:rPr>
              <w:t>Le</w:t>
            </w:r>
            <w:proofErr w:type="spellEnd"/>
            <w:r w:rsidRPr="00D8799A">
              <w:rPr>
                <w:rFonts w:eastAsia="Times New Roman"/>
                <w:color w:val="424242"/>
                <w:sz w:val="20"/>
                <w:szCs w:val="20"/>
                <w:lang w:eastAsia="zh-CN"/>
              </w:rPr>
              <w:t xml:space="preserve"> </w:t>
            </w:r>
            <w:proofErr w:type="spellStart"/>
            <w:r w:rsidRPr="00D8799A">
              <w:rPr>
                <w:rFonts w:eastAsia="Times New Roman"/>
                <w:color w:val="424242"/>
                <w:sz w:val="20"/>
                <w:szCs w:val="20"/>
                <w:lang w:eastAsia="zh-CN"/>
              </w:rPr>
              <w:t>maintien</w:t>
            </w:r>
            <w:proofErr w:type="spellEnd"/>
            <w:r w:rsidRPr="00D8799A">
              <w:rPr>
                <w:rFonts w:eastAsia="Times New Roman"/>
                <w:color w:val="424242"/>
                <w:sz w:val="20"/>
                <w:szCs w:val="20"/>
                <w:lang w:eastAsia="zh-CN"/>
              </w:rPr>
              <w:t xml:space="preserve"> des services </w:t>
            </w:r>
            <w:proofErr w:type="spellStart"/>
            <w:r w:rsidRPr="00D8799A">
              <w:rPr>
                <w:rFonts w:eastAsia="Times New Roman"/>
                <w:color w:val="424242"/>
                <w:sz w:val="20"/>
                <w:szCs w:val="20"/>
                <w:lang w:eastAsia="zh-CN"/>
              </w:rPr>
              <w:t>essentiels</w:t>
            </w:r>
            <w:proofErr w:type="spellEnd"/>
            <w:r w:rsidRPr="00D8799A">
              <w:rPr>
                <w:rFonts w:eastAsia="Times New Roman"/>
                <w:color w:val="424242"/>
                <w:sz w:val="20"/>
                <w:szCs w:val="20"/>
                <w:lang w:eastAsia="zh-CN"/>
              </w:rPr>
              <w:t xml:space="preserve"> de vaccination de première </w:t>
            </w:r>
            <w:proofErr w:type="spellStart"/>
            <w:r w:rsidRPr="00D8799A">
              <w:rPr>
                <w:rFonts w:eastAsia="Times New Roman"/>
                <w:color w:val="424242"/>
                <w:sz w:val="20"/>
                <w:szCs w:val="20"/>
                <w:lang w:eastAsia="zh-CN"/>
              </w:rPr>
              <w:t>ligne</w:t>
            </w:r>
            <w:proofErr w:type="spellEnd"/>
            <w:r w:rsidRPr="00D8799A">
              <w:rPr>
                <w:rFonts w:eastAsia="Times New Roman"/>
                <w:color w:val="424242"/>
                <w:sz w:val="20"/>
                <w:szCs w:val="20"/>
                <w:lang w:eastAsia="zh-CN"/>
              </w:rPr>
              <w:t xml:space="preserve"> sera possible car </w:t>
            </w:r>
            <w:proofErr w:type="spellStart"/>
            <w:r w:rsidRPr="00D8799A">
              <w:rPr>
                <w:rFonts w:eastAsia="Times New Roman"/>
                <w:color w:val="424242"/>
                <w:sz w:val="20"/>
                <w:szCs w:val="20"/>
                <w:lang w:eastAsia="zh-CN"/>
              </w:rPr>
              <w:t>ces</w:t>
            </w:r>
            <w:proofErr w:type="spellEnd"/>
            <w:r w:rsidRPr="00D8799A">
              <w:rPr>
                <w:rFonts w:eastAsia="Times New Roman"/>
                <w:color w:val="424242"/>
                <w:sz w:val="20"/>
                <w:szCs w:val="20"/>
                <w:lang w:eastAsia="zh-CN"/>
              </w:rPr>
              <w:t xml:space="preserve"> interventions </w:t>
            </w:r>
            <w:proofErr w:type="spellStart"/>
            <w:r w:rsidRPr="00D8799A">
              <w:rPr>
                <w:rFonts w:eastAsia="Times New Roman"/>
                <w:color w:val="424242"/>
                <w:sz w:val="20"/>
                <w:szCs w:val="20"/>
                <w:lang w:eastAsia="zh-CN"/>
              </w:rPr>
              <w:t>permettent</w:t>
            </w:r>
            <w:proofErr w:type="spellEnd"/>
            <w:r w:rsidRPr="00D8799A">
              <w:rPr>
                <w:rFonts w:eastAsia="Times New Roman"/>
                <w:color w:val="424242"/>
                <w:sz w:val="20"/>
                <w:szCs w:val="20"/>
                <w:lang w:eastAsia="zh-CN"/>
              </w:rPr>
              <w:t xml:space="preserve"> </w:t>
            </w:r>
            <w:proofErr w:type="spellStart"/>
            <w:r w:rsidRPr="00D8799A">
              <w:rPr>
                <w:rFonts w:eastAsia="Times New Roman"/>
                <w:color w:val="424242"/>
                <w:sz w:val="20"/>
                <w:szCs w:val="20"/>
                <w:lang w:eastAsia="zh-CN"/>
              </w:rPr>
              <w:t>d’améliorer</w:t>
            </w:r>
            <w:proofErr w:type="spellEnd"/>
            <w:r w:rsidRPr="00D8799A">
              <w:rPr>
                <w:rFonts w:eastAsia="Times New Roman"/>
                <w:color w:val="424242"/>
                <w:sz w:val="20"/>
                <w:szCs w:val="20"/>
                <w:lang w:eastAsia="zh-CN"/>
              </w:rPr>
              <w:t xml:space="preserve"> la </w:t>
            </w:r>
            <w:proofErr w:type="spellStart"/>
            <w:r w:rsidRPr="00D8799A">
              <w:rPr>
                <w:rFonts w:eastAsia="Times New Roman"/>
                <w:color w:val="424242"/>
                <w:sz w:val="20"/>
                <w:szCs w:val="20"/>
                <w:lang w:eastAsia="zh-CN"/>
              </w:rPr>
              <w:t>capacité</w:t>
            </w:r>
            <w:proofErr w:type="spellEnd"/>
            <w:r w:rsidRPr="00D8799A">
              <w:rPr>
                <w:rFonts w:eastAsia="Times New Roman"/>
                <w:color w:val="424242"/>
                <w:sz w:val="20"/>
                <w:szCs w:val="20"/>
                <w:lang w:eastAsia="zh-CN"/>
              </w:rPr>
              <w:t xml:space="preserve"> de surveillance, preparation et riposte aux </w:t>
            </w:r>
            <w:proofErr w:type="spellStart"/>
            <w:r w:rsidRPr="00D8799A">
              <w:rPr>
                <w:rFonts w:eastAsia="Times New Roman"/>
                <w:color w:val="424242"/>
                <w:sz w:val="20"/>
                <w:szCs w:val="20"/>
                <w:lang w:eastAsia="zh-CN"/>
              </w:rPr>
              <w:t>épidémies</w:t>
            </w:r>
            <w:proofErr w:type="spellEnd"/>
            <w:r w:rsidRPr="00D8799A">
              <w:rPr>
                <w:rFonts w:eastAsia="Times New Roman"/>
                <w:color w:val="424242"/>
                <w:sz w:val="20"/>
                <w:szCs w:val="20"/>
                <w:lang w:eastAsia="zh-CN"/>
              </w:rPr>
              <w:t xml:space="preserve"> des équipes des ESS.</w:t>
            </w:r>
          </w:p>
          <w:p w14:paraId="5BB10385" w14:textId="77777777" w:rsidR="007741EF" w:rsidRPr="00D8799A" w:rsidRDefault="007741EF">
            <w:pPr>
              <w:jc w:val="both"/>
              <w:rPr>
                <w:color w:val="005CB9" w:themeColor="text2"/>
                <w:sz w:val="20"/>
                <w:szCs w:val="20"/>
              </w:rPr>
            </w:pPr>
          </w:p>
          <w:p w14:paraId="4141EC26" w14:textId="77777777" w:rsidR="007741EF" w:rsidRPr="00D8799A" w:rsidRDefault="007741EF">
            <w:pPr>
              <w:jc w:val="both"/>
              <w:rPr>
                <w:color w:val="005CB9" w:themeColor="text2"/>
                <w:sz w:val="20"/>
                <w:szCs w:val="20"/>
                <w:lang w:val="fr-CD"/>
              </w:rPr>
            </w:pPr>
          </w:p>
          <w:p w14:paraId="1F11B4BB" w14:textId="2D4E6CF6" w:rsidR="00D654F1" w:rsidRPr="00D8799A" w:rsidRDefault="00D654F1" w:rsidP="00D654F1">
            <w:pPr>
              <w:jc w:val="both"/>
              <w:rPr>
                <w:rFonts w:eastAsia="Times New Roman"/>
                <w:sz w:val="20"/>
                <w:szCs w:val="20"/>
                <w:lang w:val="fr-FR"/>
              </w:rPr>
            </w:pPr>
            <w:r w:rsidRPr="00D8799A">
              <w:rPr>
                <w:rFonts w:eastAsia="Times New Roman"/>
                <w:b/>
                <w:bCs/>
                <w:sz w:val="20"/>
                <w:szCs w:val="20"/>
                <w:lang w:val="fr-FR"/>
              </w:rPr>
              <w:t xml:space="preserve">Le domaine Génération de la demande et engagement communautaire </w:t>
            </w:r>
            <w:r w:rsidRPr="00D8799A">
              <w:rPr>
                <w:rFonts w:eastAsia="Times New Roman"/>
                <w:sz w:val="20"/>
                <w:szCs w:val="20"/>
                <w:lang w:val="fr-FR"/>
              </w:rPr>
              <w:t>mobilise six activités prioritaires durant la période de transition (pas de réduction notée), réparties entre actions basiques (33%) et spécifiques (67%). Leur importance repose sur leurs capacités à garantir une demande constante et adaptée de la vaccination par les communautés à l’aide d’une mobilisation structurée des acteurs locaux (CAC, CODESA...), l’intégration des approches comportementales et participatives, le recours aux outils de communication numérique et associative, et la valorisation du couple/famille dans la promotion vaccinale.</w:t>
            </w:r>
            <w:r w:rsidR="0019280E">
              <w:rPr>
                <w:sz w:val="20"/>
                <w:szCs w:val="20"/>
                <w:lang w:val="fr-CD"/>
              </w:rPr>
              <w:t xml:space="preserve"> En effet</w:t>
            </w:r>
            <w:r w:rsidR="0019280E" w:rsidRPr="00660CE3">
              <w:rPr>
                <w:sz w:val="20"/>
                <w:szCs w:val="20"/>
                <w:lang w:val="fr-CD"/>
              </w:rPr>
              <w:t xml:space="preserve">, l’accroissement de la demande </w:t>
            </w:r>
            <w:r w:rsidR="0019280E">
              <w:rPr>
                <w:sz w:val="20"/>
                <w:szCs w:val="20"/>
                <w:lang w:val="fr-CD"/>
              </w:rPr>
              <w:t xml:space="preserve">des services </w:t>
            </w:r>
            <w:r w:rsidR="0019280E" w:rsidRPr="00660CE3">
              <w:rPr>
                <w:sz w:val="20"/>
                <w:szCs w:val="20"/>
                <w:lang w:val="fr-CD"/>
              </w:rPr>
              <w:t>grâce à une communication adaptée est crucial pour réduire les résistances et les rumeurs, améliorer l’acceptation et l’engagement des communautés, et favoriser une implication renforcée de la société civile. Des activités de communication ciblant les leaders communautaires permettent d’améliorer la perception des bénéfices des vaccins, d’élargir la couverture et de soutenir les efforts de vaccination dans les zones les plus vulnérables.</w:t>
            </w:r>
            <w:r w:rsidRPr="00D8799A">
              <w:rPr>
                <w:rFonts w:eastAsia="Times New Roman"/>
                <w:sz w:val="20"/>
                <w:szCs w:val="20"/>
                <w:lang w:val="fr-FR"/>
              </w:rPr>
              <w:t>L’augmentation du niveau de fonctionnalité des CAC et la prise en compte des barrières à la vaccination tels que la perception, motivation, intention, normes sociales, accessibilité, genre (coût de déplacement transport, mère</w:t>
            </w:r>
            <w:ins w:id="886" w:author="Jean Serge NGAIMA" w:date="2025-10-07T18:37:00Z" w16du:dateUtc="2025-10-07T17:37:00Z">
              <w:r w:rsidR="00E21C12">
                <w:rPr>
                  <w:rFonts w:eastAsia="Times New Roman"/>
                  <w:sz w:val="20"/>
                  <w:szCs w:val="20"/>
                  <w:lang w:val="fr-FR"/>
                </w:rPr>
                <w:t>s</w:t>
              </w:r>
            </w:ins>
            <w:r w:rsidRPr="00D8799A">
              <w:rPr>
                <w:rFonts w:eastAsia="Times New Roman"/>
                <w:sz w:val="20"/>
                <w:szCs w:val="20"/>
                <w:lang w:val="fr-FR"/>
              </w:rPr>
              <w:t xml:space="preserve"> trop occupée</w:t>
            </w:r>
            <w:ins w:id="887" w:author="Jean Serge NGAIMA" w:date="2025-10-07T18:37:00Z" w16du:dateUtc="2025-10-07T17:37:00Z">
              <w:r w:rsidR="00E21C12">
                <w:rPr>
                  <w:rFonts w:eastAsia="Times New Roman"/>
                  <w:sz w:val="20"/>
                  <w:szCs w:val="20"/>
                  <w:lang w:val="fr-FR"/>
                </w:rPr>
                <w:t>s</w:t>
              </w:r>
            </w:ins>
            <w:r w:rsidRPr="00D8799A">
              <w:rPr>
                <w:rFonts w:eastAsia="Times New Roman"/>
                <w:sz w:val="20"/>
                <w:szCs w:val="20"/>
                <w:lang w:val="fr-FR"/>
              </w:rPr>
              <w:t xml:space="preserve">) … pour le déploiement des interventions communautaires adaptées aux contextes sont des éléments qui permettront le maintien des activités essentielles de la vaccination dans les communautés même en </w:t>
            </w:r>
            <w:r w:rsidRPr="00D8799A">
              <w:rPr>
                <w:rFonts w:eastAsia="Times New Roman"/>
                <w:sz w:val="20"/>
                <w:szCs w:val="20"/>
                <w:lang w:val="fr-FR"/>
              </w:rPr>
              <w:lastRenderedPageBreak/>
              <w:t>l’absence de financement.</w:t>
            </w:r>
            <w:ins w:id="888" w:author="Jean Serge NGAIMA" w:date="2025-10-07T19:34:00Z" w16du:dateUtc="2025-10-07T18:34:00Z">
              <w:r w:rsidR="00B654A9" w:rsidRPr="6E442368">
                <w:rPr>
                  <w:rFonts w:eastAsia="Times New Roman"/>
                  <w:sz w:val="20"/>
                  <w:szCs w:val="20"/>
                  <w:lang w:val="fr-FR"/>
                </w:rPr>
                <w:t xml:space="preserve"> L’interconnexion de ces activités entre elles et les autres subventions</w:t>
              </w:r>
              <w:r w:rsidR="00B654A9">
                <w:rPr>
                  <w:rStyle w:val="Appelnotedebasdep"/>
                  <w:rFonts w:eastAsia="Times New Roman"/>
                  <w:sz w:val="20"/>
                  <w:szCs w:val="20"/>
                  <w:lang w:val="fr-FR"/>
                </w:rPr>
                <w:footnoteReference w:id="4"/>
              </w:r>
              <w:r w:rsidR="00B654A9" w:rsidRPr="6E442368">
                <w:rPr>
                  <w:rFonts w:eastAsia="Times New Roman"/>
                  <w:sz w:val="20"/>
                  <w:szCs w:val="20"/>
                  <w:lang w:val="fr-FR"/>
                </w:rPr>
                <w:t xml:space="preserve"> dans le cadre de la mobilisation des communautés assure la pertinence, la réactivité et la pérennité du programme</w:t>
              </w:r>
            </w:ins>
          </w:p>
          <w:p w14:paraId="5F1F91F4" w14:textId="77777777" w:rsidR="00DE42E0" w:rsidRPr="00DE42E0" w:rsidRDefault="00DE42E0" w:rsidP="00D654F1">
            <w:pPr>
              <w:jc w:val="both"/>
              <w:rPr>
                <w:rFonts w:eastAsia="Times New Roman"/>
                <w:sz w:val="20"/>
                <w:szCs w:val="20"/>
                <w:lang w:val="fr-CD"/>
              </w:rPr>
            </w:pPr>
          </w:p>
          <w:p w14:paraId="5CE5CC45" w14:textId="796C1681" w:rsidR="00CF1F55" w:rsidRDefault="00D654F1" w:rsidP="00CF1F55">
            <w:pPr>
              <w:jc w:val="both"/>
              <w:rPr>
                <w:rFonts w:eastAsia="Times New Roman"/>
                <w:sz w:val="20"/>
                <w:szCs w:val="20"/>
                <w:lang w:val="fr-FR"/>
              </w:rPr>
            </w:pPr>
            <w:r w:rsidRPr="00D8799A">
              <w:rPr>
                <w:rFonts w:eastAsia="Times New Roman"/>
                <w:b/>
                <w:bCs/>
                <w:sz w:val="20"/>
                <w:szCs w:val="20"/>
                <w:lang w:val="fr-FR"/>
              </w:rPr>
              <w:t>Le domaine de la gouvernance</w:t>
            </w:r>
            <w:r w:rsidRPr="00D8799A">
              <w:rPr>
                <w:rFonts w:eastAsia="Times New Roman"/>
                <w:sz w:val="20"/>
                <w:szCs w:val="20"/>
                <w:lang w:val="fr-FR"/>
              </w:rPr>
              <w:t xml:space="preserve"> maintient 13 activités </w:t>
            </w:r>
            <w:r w:rsidRPr="00FB7A1C">
              <w:rPr>
                <w:rFonts w:eastAsia="Times New Roman"/>
                <w:sz w:val="20"/>
                <w:szCs w:val="20"/>
                <w:lang w:val="fr-FR"/>
              </w:rPr>
              <w:t>prioritaires sur 26 prévues dans RSS4, axées sur la planification, la redevabilité financière, le suivi, le pilotage stratégique, la motivation par la performance, la promotion du genre et le bon fonctionnement des structures de gestion du PEV.</w:t>
            </w:r>
            <w:r w:rsidR="00CF1F55">
              <w:rPr>
                <w:rFonts w:eastAsia="Times New Roman"/>
                <w:sz w:val="20"/>
                <w:szCs w:val="20"/>
                <w:lang w:val="fr-FR"/>
              </w:rPr>
              <w:t xml:space="preserve"> La contribution de ces activités à l’amélioration de la fonctionnalité des structures de pilotage du système de vaccination et la coordination efficace des partenaires du PEV sont des éléments essentiels susceptibles de maintenir les services essentiels de la vaccination dans les ESS et les communautés.</w:t>
            </w:r>
          </w:p>
          <w:p w14:paraId="76DA68C7" w14:textId="77777777" w:rsidR="00CF1F55" w:rsidRDefault="00CF1F55" w:rsidP="00CF1F55">
            <w:pPr>
              <w:jc w:val="both"/>
              <w:rPr>
                <w:rFonts w:eastAsia="Times New Roman"/>
                <w:sz w:val="20"/>
                <w:szCs w:val="20"/>
                <w:lang w:val="fr-FR"/>
              </w:rPr>
            </w:pPr>
          </w:p>
          <w:p w14:paraId="36AE8DD4" w14:textId="77777777" w:rsidR="00D654F1" w:rsidRPr="00D8799A" w:rsidRDefault="00D654F1">
            <w:pPr>
              <w:jc w:val="both"/>
              <w:rPr>
                <w:color w:val="005CB9" w:themeColor="text2"/>
                <w:sz w:val="20"/>
                <w:szCs w:val="20"/>
                <w:lang w:val="fr-FR"/>
              </w:rPr>
            </w:pPr>
          </w:p>
          <w:p w14:paraId="689F1E53" w14:textId="41E3C574" w:rsidR="00D654F1" w:rsidRPr="00D8799A" w:rsidRDefault="00D654F1" w:rsidP="00D654F1">
            <w:pPr>
              <w:jc w:val="both"/>
              <w:rPr>
                <w:color w:val="005CB9" w:themeColor="text2"/>
                <w:sz w:val="20"/>
                <w:szCs w:val="20"/>
                <w:lang w:val="fr-CD"/>
              </w:rPr>
            </w:pPr>
            <w:r w:rsidRPr="00D8799A">
              <w:rPr>
                <w:rFonts w:eastAsia="Times New Roman"/>
                <w:b/>
                <w:bCs/>
                <w:sz w:val="20"/>
                <w:szCs w:val="20"/>
                <w:lang w:val="fr-FR"/>
              </w:rPr>
              <w:t xml:space="preserve">Le domaine du Financement </w:t>
            </w:r>
            <w:ins w:id="929" w:author="Jean Serge NGAIMA" w:date="2025-10-07T18:38:00Z" w16du:dateUtc="2025-10-07T17:38:00Z">
              <w:r w:rsidR="00073FDC">
                <w:rPr>
                  <w:rFonts w:eastAsia="Times New Roman"/>
                  <w:b/>
                  <w:bCs/>
                  <w:sz w:val="20"/>
                  <w:szCs w:val="20"/>
                  <w:lang w:val="fr-FR"/>
                </w:rPr>
                <w:t xml:space="preserve">de </w:t>
              </w:r>
              <w:proofErr w:type="gramStart"/>
              <w:r w:rsidR="00073FDC">
                <w:rPr>
                  <w:rFonts w:eastAsia="Times New Roman"/>
                  <w:b/>
                  <w:bCs/>
                  <w:sz w:val="20"/>
                  <w:szCs w:val="20"/>
                  <w:lang w:val="fr-FR"/>
                </w:rPr>
                <w:t xml:space="preserve">la </w:t>
              </w:r>
            </w:ins>
            <w:r w:rsidR="00D723B9">
              <w:rPr>
                <w:rFonts w:eastAsia="Times New Roman"/>
                <w:b/>
                <w:bCs/>
                <w:sz w:val="20"/>
                <w:szCs w:val="20"/>
                <w:lang w:val="fr-FR"/>
              </w:rPr>
              <w:t xml:space="preserve"> santé</w:t>
            </w:r>
            <w:proofErr w:type="gramEnd"/>
            <w:r w:rsidR="00D723B9">
              <w:rPr>
                <w:rFonts w:eastAsia="Times New Roman"/>
                <w:b/>
                <w:bCs/>
                <w:sz w:val="20"/>
                <w:szCs w:val="20"/>
                <w:lang w:val="fr-FR"/>
              </w:rPr>
              <w:t xml:space="preserve"> </w:t>
            </w:r>
            <w:r w:rsidRPr="00D8799A">
              <w:rPr>
                <w:rFonts w:eastAsia="Times New Roman"/>
                <w:sz w:val="20"/>
                <w:szCs w:val="20"/>
                <w:lang w:val="fr-FR"/>
              </w:rPr>
              <w:t>pendant la période de transition retient une activité prioritaire sur les deux prévues dans RSS 4.</w:t>
            </w:r>
            <w:r w:rsidR="00F31397">
              <w:rPr>
                <w:rFonts w:eastAsia="Times New Roman"/>
                <w:sz w:val="20"/>
                <w:szCs w:val="20"/>
                <w:lang w:val="fr-FR"/>
              </w:rPr>
              <w:t xml:space="preserve"> </w:t>
            </w:r>
            <w:r w:rsidRPr="00D8799A">
              <w:rPr>
                <w:rFonts w:eastAsia="Times New Roman"/>
                <w:sz w:val="20"/>
                <w:szCs w:val="20"/>
                <w:lang w:val="fr-FR"/>
              </w:rPr>
              <w:t xml:space="preserve">Elle est centrée sur le suivi des flux financiers </w:t>
            </w:r>
            <w:del w:id="930" w:author="Jean Serge NGAIMA" w:date="2025-10-07T18:38:00Z" w16du:dateUtc="2025-10-07T17:38:00Z">
              <w:r w:rsidRPr="00D8799A" w:rsidDel="002C3EE7">
                <w:rPr>
                  <w:rFonts w:eastAsia="Times New Roman"/>
                  <w:sz w:val="20"/>
                  <w:szCs w:val="20"/>
                  <w:lang w:val="fr-FR"/>
                </w:rPr>
                <w:delText>dans les provinces clés</w:delText>
              </w:r>
            </w:del>
            <w:ins w:id="931" w:author="Jean Serge NGAIMA" w:date="2025-10-07T18:38:00Z" w16du:dateUtc="2025-10-07T17:38:00Z">
              <w:r w:rsidR="002C3EE7">
                <w:rPr>
                  <w:rFonts w:eastAsia="Times New Roman"/>
                  <w:sz w:val="20"/>
                  <w:szCs w:val="20"/>
                  <w:lang w:val="fr-FR"/>
                </w:rPr>
                <w:t>dans la province du Haut Katanga</w:t>
              </w:r>
            </w:ins>
            <w:del w:id="932" w:author="Jean Serge NGAIMA" w:date="2025-10-07T18:39:00Z" w16du:dateUtc="2025-10-07T17:39:00Z">
              <w:r w:rsidRPr="00D8799A" w:rsidDel="002C3EE7">
                <w:rPr>
                  <w:rFonts w:eastAsia="Times New Roman"/>
                  <w:sz w:val="20"/>
                  <w:szCs w:val="20"/>
                  <w:lang w:val="fr-FR"/>
                </w:rPr>
                <w:delText xml:space="preserve"> (Haut</w:delText>
              </w:r>
              <w:r w:rsidR="00F31397" w:rsidDel="002C3EE7">
                <w:rPr>
                  <w:rFonts w:eastAsia="Times New Roman"/>
                  <w:sz w:val="20"/>
                  <w:szCs w:val="20"/>
                  <w:lang w:val="fr-FR"/>
                </w:rPr>
                <w:delText xml:space="preserve"> </w:delText>
              </w:r>
              <w:r w:rsidRPr="00D8799A" w:rsidDel="002C3EE7">
                <w:rPr>
                  <w:rFonts w:eastAsia="Times New Roman"/>
                  <w:sz w:val="20"/>
                  <w:szCs w:val="20"/>
                  <w:lang w:val="fr-FR"/>
                </w:rPr>
                <w:delText>Katanga, Kasai Oriental, Tshopo)</w:delText>
              </w:r>
              <w:r w:rsidRPr="00D8799A" w:rsidDel="0079184D">
                <w:rPr>
                  <w:rFonts w:eastAsia="Times New Roman"/>
                  <w:sz w:val="20"/>
                  <w:szCs w:val="20"/>
                  <w:lang w:val="fr-FR"/>
                </w:rPr>
                <w:delText xml:space="preserve"> via</w:delText>
              </w:r>
            </w:del>
            <w:ins w:id="933" w:author="Jean Serge NGAIMA" w:date="2025-10-07T18:39:00Z" w16du:dateUtc="2025-10-07T17:39:00Z">
              <w:r w:rsidR="0079184D">
                <w:rPr>
                  <w:rFonts w:eastAsia="Times New Roman"/>
                  <w:sz w:val="20"/>
                  <w:szCs w:val="20"/>
                  <w:lang w:val="fr-FR"/>
                </w:rPr>
                <w:t xml:space="preserve"> à </w:t>
              </w:r>
              <w:proofErr w:type="gramStart"/>
              <w:r w:rsidR="0079184D">
                <w:rPr>
                  <w:rFonts w:eastAsia="Times New Roman"/>
                  <w:sz w:val="20"/>
                  <w:szCs w:val="20"/>
                  <w:lang w:val="fr-FR"/>
                </w:rPr>
                <w:t xml:space="preserve">travers </w:t>
              </w:r>
            </w:ins>
            <w:r w:rsidRPr="00D8799A">
              <w:rPr>
                <w:rFonts w:eastAsia="Times New Roman"/>
                <w:sz w:val="20"/>
                <w:szCs w:val="20"/>
                <w:lang w:val="fr-FR"/>
              </w:rPr>
              <w:t xml:space="preserve"> un</w:t>
            </w:r>
            <w:proofErr w:type="gramEnd"/>
            <w:r w:rsidRPr="00D8799A">
              <w:rPr>
                <w:rFonts w:eastAsia="Times New Roman"/>
                <w:sz w:val="20"/>
                <w:szCs w:val="20"/>
                <w:lang w:val="fr-FR"/>
              </w:rPr>
              <w:t xml:space="preserve"> double système : un protocole d’entente provincial (MOU) et un outil digital spécialisé (RMET-Immunisation). Ces éléments constituent </w:t>
            </w:r>
            <w:r w:rsidR="00F31397" w:rsidRPr="00D8799A">
              <w:rPr>
                <w:rFonts w:eastAsia="Times New Roman"/>
                <w:sz w:val="20"/>
                <w:szCs w:val="20"/>
                <w:lang w:val="fr-FR"/>
              </w:rPr>
              <w:t xml:space="preserve">des preuves </w:t>
            </w:r>
            <w:proofErr w:type="gramStart"/>
            <w:r w:rsidR="00F31397" w:rsidRPr="00D8799A">
              <w:rPr>
                <w:rFonts w:eastAsia="Times New Roman"/>
                <w:sz w:val="20"/>
                <w:szCs w:val="20"/>
                <w:lang w:val="fr-FR"/>
              </w:rPr>
              <w:t>solide</w:t>
            </w:r>
            <w:ins w:id="934" w:author="Jean Serge NGAIMA" w:date="2025-10-07T18:39:00Z" w16du:dateUtc="2025-10-07T17:39:00Z">
              <w:r w:rsidR="0079184D">
                <w:rPr>
                  <w:rFonts w:eastAsia="Times New Roman"/>
                  <w:sz w:val="20"/>
                  <w:szCs w:val="20"/>
                  <w:lang w:val="fr-FR"/>
                </w:rPr>
                <w:t xml:space="preserve">s </w:t>
              </w:r>
            </w:ins>
            <w:r w:rsidRPr="00D8799A">
              <w:rPr>
                <w:rFonts w:eastAsia="Times New Roman"/>
                <w:sz w:val="20"/>
                <w:szCs w:val="20"/>
                <w:lang w:val="fr-FR"/>
              </w:rPr>
              <w:t xml:space="preserve"> pour</w:t>
            </w:r>
            <w:proofErr w:type="gramEnd"/>
            <w:r w:rsidRPr="00D8799A">
              <w:rPr>
                <w:rFonts w:eastAsia="Times New Roman"/>
                <w:sz w:val="20"/>
                <w:szCs w:val="20"/>
                <w:lang w:val="fr-FR"/>
              </w:rPr>
              <w:t xml:space="preserve"> s’assurer de la continuité de la vaccination essentielle dans les communautés.</w:t>
            </w:r>
          </w:p>
          <w:p w14:paraId="1A58BA18" w14:textId="77777777" w:rsidR="00D654F1" w:rsidRPr="00D8799A" w:rsidRDefault="00D654F1">
            <w:pPr>
              <w:jc w:val="both"/>
              <w:rPr>
                <w:color w:val="005CB9" w:themeColor="text2"/>
                <w:sz w:val="20"/>
                <w:szCs w:val="20"/>
                <w:lang w:val="fr-CD"/>
              </w:rPr>
            </w:pPr>
          </w:p>
          <w:p w14:paraId="282C29F2" w14:textId="39667A23" w:rsidR="00622DBD" w:rsidRPr="001C3B06" w:rsidRDefault="00622DBD">
            <w:pPr>
              <w:jc w:val="both"/>
              <w:rPr>
                <w:sz w:val="20"/>
                <w:szCs w:val="20"/>
                <w:lang w:val="fr-BE"/>
              </w:rPr>
            </w:pPr>
            <w:r w:rsidRPr="001C3B06">
              <w:rPr>
                <w:sz w:val="20"/>
                <w:szCs w:val="20"/>
                <w:lang w:val="fr-CD"/>
              </w:rPr>
              <w:t xml:space="preserve">En résumé, les activités proposées ont été choisies parce qu’elles ciblent les maillons critiques du système </w:t>
            </w:r>
            <w:r w:rsidR="004329BD">
              <w:rPr>
                <w:sz w:val="20"/>
                <w:szCs w:val="20"/>
                <w:lang w:val="fr-CD"/>
              </w:rPr>
              <w:t xml:space="preserve">de vaccination et </w:t>
            </w:r>
            <w:r w:rsidR="001C3B06">
              <w:rPr>
                <w:sz w:val="20"/>
                <w:szCs w:val="20"/>
                <w:lang w:val="fr-CD"/>
              </w:rPr>
              <w:t xml:space="preserve">permettent </w:t>
            </w:r>
            <w:r w:rsidRPr="001C3B06">
              <w:rPr>
                <w:sz w:val="20"/>
                <w:szCs w:val="20"/>
                <w:lang w:val="fr-CD"/>
              </w:rPr>
              <w:t>une continuité fiable et équitable des</w:t>
            </w:r>
            <w:r w:rsidR="004329BD">
              <w:rPr>
                <w:sz w:val="20"/>
                <w:szCs w:val="20"/>
                <w:lang w:val="fr-CD"/>
              </w:rPr>
              <w:t xml:space="preserve"> activités</w:t>
            </w:r>
            <w:r w:rsidR="00E503AF">
              <w:rPr>
                <w:sz w:val="20"/>
                <w:szCs w:val="20"/>
                <w:lang w:val="fr-CD"/>
              </w:rPr>
              <w:t xml:space="preserve"> à l’aide d</w:t>
            </w:r>
            <w:r w:rsidRPr="001C3B06">
              <w:rPr>
                <w:sz w:val="20"/>
                <w:szCs w:val="20"/>
                <w:lang w:val="fr-CD"/>
              </w:rPr>
              <w:t xml:space="preserve">e dispositif </w:t>
            </w:r>
            <w:r w:rsidR="00E503AF">
              <w:rPr>
                <w:sz w:val="20"/>
                <w:szCs w:val="20"/>
                <w:lang w:val="fr-CD"/>
              </w:rPr>
              <w:t xml:space="preserve">adaptés </w:t>
            </w:r>
            <w:r w:rsidRPr="001C3B06">
              <w:rPr>
                <w:sz w:val="20"/>
                <w:szCs w:val="20"/>
                <w:lang w:val="fr-CD"/>
              </w:rPr>
              <w:t>aux contraintes de financement pendant la période de transition.</w:t>
            </w:r>
          </w:p>
          <w:p w14:paraId="4151F232" w14:textId="77777777" w:rsidR="00622DBD" w:rsidRPr="00D8799A" w:rsidRDefault="00622DBD">
            <w:pPr>
              <w:jc w:val="both"/>
              <w:rPr>
                <w:color w:val="005CB9" w:themeColor="text2"/>
                <w:sz w:val="20"/>
                <w:szCs w:val="20"/>
                <w:lang w:val="fr-BE"/>
              </w:rPr>
            </w:pPr>
          </w:p>
        </w:tc>
      </w:tr>
    </w:tbl>
    <w:p w14:paraId="4B76C992" w14:textId="77777777" w:rsidR="00622DBD" w:rsidRPr="00D8799A" w:rsidRDefault="00622DBD" w:rsidP="00622DBD">
      <w:pPr>
        <w:jc w:val="both"/>
        <w:rPr>
          <w:color w:val="005CB9" w:themeColor="text2"/>
          <w:sz w:val="20"/>
          <w:szCs w:val="20"/>
          <w:lang w:val="fr-CH"/>
        </w:rPr>
      </w:pPr>
    </w:p>
    <w:p w14:paraId="271FD48F" w14:textId="77777777" w:rsidR="00622DBD" w:rsidRPr="00F31397" w:rsidRDefault="00622DBD" w:rsidP="00622DBD">
      <w:pPr>
        <w:jc w:val="both"/>
        <w:rPr>
          <w:b/>
          <w:bCs/>
          <w:sz w:val="20"/>
          <w:szCs w:val="20"/>
          <w:lang w:val="fr-CH"/>
        </w:rPr>
      </w:pPr>
      <w:r w:rsidRPr="00F31397">
        <w:rPr>
          <w:b/>
          <w:bCs/>
          <w:sz w:val="20"/>
          <w:szCs w:val="20"/>
          <w:lang w:val="fr-CH"/>
        </w:rPr>
        <w:t xml:space="preserve">5. Comment les activités proposées s'alignent-elles sur les autres subventions soutenues par </w:t>
      </w:r>
      <w:proofErr w:type="spellStart"/>
      <w:r w:rsidRPr="00F31397">
        <w:rPr>
          <w:b/>
          <w:bCs/>
          <w:sz w:val="20"/>
          <w:szCs w:val="20"/>
          <w:lang w:val="fr-CH"/>
        </w:rPr>
        <w:t>Gavi</w:t>
      </w:r>
      <w:proofErr w:type="spellEnd"/>
      <w:r w:rsidRPr="00F31397">
        <w:rPr>
          <w:b/>
          <w:bCs/>
          <w:sz w:val="20"/>
          <w:szCs w:val="20"/>
          <w:lang w:val="fr-CH"/>
        </w:rPr>
        <w:t xml:space="preserve"> (par exemple introduction de nouveaux vaccins, campagnes et assistance technique) ? </w:t>
      </w:r>
    </w:p>
    <w:tbl>
      <w:tblPr>
        <w:tblStyle w:val="Grilledutableau"/>
        <w:tblW w:w="0" w:type="auto"/>
        <w:tblLook w:val="04A0" w:firstRow="1" w:lastRow="0" w:firstColumn="1" w:lastColumn="0" w:noHBand="0" w:noVBand="1"/>
      </w:tblPr>
      <w:tblGrid>
        <w:gridCol w:w="9016"/>
      </w:tblGrid>
      <w:tr w:rsidR="00622DBD" w:rsidRPr="00D8799A" w14:paraId="7F834AA1" w14:textId="77777777" w:rsidTr="4EF77C7B">
        <w:tc>
          <w:tcPr>
            <w:tcW w:w="9016" w:type="dxa"/>
          </w:tcPr>
          <w:p w14:paraId="1578790D" w14:textId="052C584E" w:rsidR="007E1A3B" w:rsidRDefault="0270DFCB" w:rsidP="4EF77C7B">
            <w:pPr>
              <w:jc w:val="both"/>
              <w:rPr>
                <w:sz w:val="20"/>
                <w:szCs w:val="20"/>
                <w:lang w:val="fr-FR"/>
              </w:rPr>
            </w:pPr>
            <w:ins w:id="935" w:author="Jean Serge NGAIMA" w:date="2025-10-07T18:40:00Z">
              <w:r w:rsidRPr="4EF77C7B">
                <w:rPr>
                  <w:sz w:val="20"/>
                  <w:szCs w:val="20"/>
                  <w:lang w:val="fr-CD"/>
                </w:rPr>
                <w:t xml:space="preserve">Les </w:t>
              </w:r>
            </w:ins>
            <w:del w:id="936" w:author="Jean Serge NGAIMA" w:date="2025-10-07T18:40:00Z">
              <w:r w:rsidR="0017508E" w:rsidRPr="4EF77C7B" w:rsidDel="239F9D88">
                <w:rPr>
                  <w:sz w:val="20"/>
                  <w:szCs w:val="20"/>
                  <w:lang w:val="fr-CD"/>
                </w:rPr>
                <w:delText>les</w:delText>
              </w:r>
            </w:del>
            <w:r w:rsidR="239F9D88" w:rsidRPr="4EF77C7B">
              <w:rPr>
                <w:sz w:val="20"/>
                <w:szCs w:val="20"/>
                <w:lang w:val="fr-CD"/>
              </w:rPr>
              <w:t xml:space="preserve"> interventions identifiées </w:t>
            </w:r>
            <w:r w:rsidR="782E2901" w:rsidRPr="4EF77C7B">
              <w:rPr>
                <w:sz w:val="20"/>
                <w:szCs w:val="20"/>
                <w:lang w:val="fr-CD"/>
              </w:rPr>
              <w:t>renforce</w:t>
            </w:r>
            <w:r w:rsidR="239F9D88" w:rsidRPr="4EF77C7B">
              <w:rPr>
                <w:sz w:val="20"/>
                <w:szCs w:val="20"/>
                <w:lang w:val="fr-CD"/>
              </w:rPr>
              <w:t xml:space="preserve">nt de manière </w:t>
            </w:r>
            <w:del w:id="937" w:author="Clarisse Veylon (Consultant)" w:date="2025-10-09T13:03:00Z">
              <w:r w:rsidR="0017508E" w:rsidRPr="4EF77C7B" w:rsidDel="1A53E9B7">
                <w:rPr>
                  <w:sz w:val="20"/>
                  <w:szCs w:val="20"/>
                  <w:lang w:val="fr-CD"/>
                </w:rPr>
                <w:delText xml:space="preserve">intégrée </w:delText>
              </w:r>
              <w:r w:rsidR="0017508E" w:rsidRPr="4EF77C7B" w:rsidDel="782E2901">
                <w:rPr>
                  <w:sz w:val="20"/>
                  <w:szCs w:val="20"/>
                  <w:lang w:val="fr-CD"/>
                </w:rPr>
                <w:delText xml:space="preserve"> les</w:delText>
              </w:r>
            </w:del>
            <w:ins w:id="938" w:author="Clarisse Veylon (Consultant)" w:date="2025-10-09T13:03:00Z">
              <w:r w:rsidR="563894F0" w:rsidRPr="4EF77C7B">
                <w:rPr>
                  <w:sz w:val="20"/>
                  <w:szCs w:val="20"/>
                  <w:lang w:val="fr-CD"/>
                </w:rPr>
                <w:t>intégrée les</w:t>
              </w:r>
            </w:ins>
            <w:r w:rsidR="782E2901" w:rsidRPr="4EF77C7B">
              <w:rPr>
                <w:sz w:val="20"/>
                <w:szCs w:val="20"/>
                <w:lang w:val="fr-CD"/>
              </w:rPr>
              <w:t xml:space="preserve"> infrastructures, les capacités opérationnelles et les mécanismes de gouvernance nécessaires pour accueillir et soutenir les futures introductions de vaccins</w:t>
            </w:r>
            <w:r w:rsidR="1A53E9B7" w:rsidRPr="4EF77C7B">
              <w:rPr>
                <w:sz w:val="20"/>
                <w:szCs w:val="20"/>
                <w:lang w:val="fr-CD"/>
              </w:rPr>
              <w:t>,</w:t>
            </w:r>
            <w:r w:rsidR="782E2901" w:rsidRPr="4EF77C7B">
              <w:rPr>
                <w:sz w:val="20"/>
                <w:szCs w:val="20"/>
                <w:lang w:val="fr-CD"/>
              </w:rPr>
              <w:t xml:space="preserve"> garanti</w:t>
            </w:r>
            <w:r w:rsidR="1A53E9B7" w:rsidRPr="4EF77C7B">
              <w:rPr>
                <w:sz w:val="20"/>
                <w:szCs w:val="20"/>
                <w:lang w:val="fr-CD"/>
              </w:rPr>
              <w:t xml:space="preserve">r </w:t>
            </w:r>
            <w:del w:id="939" w:author="Jean Serge NGAIMA" w:date="2025-10-07T19:35:00Z">
              <w:r w:rsidR="0017508E" w:rsidRPr="4EF77C7B" w:rsidDel="1A53E9B7">
                <w:rPr>
                  <w:sz w:val="20"/>
                  <w:szCs w:val="20"/>
                  <w:lang w:val="fr-CD"/>
                </w:rPr>
                <w:delText xml:space="preserve">l’efficacité </w:delText>
              </w:r>
              <w:r w:rsidR="0017508E" w:rsidRPr="4EF77C7B" w:rsidDel="782E2901">
                <w:rPr>
                  <w:sz w:val="20"/>
                  <w:szCs w:val="20"/>
                  <w:lang w:val="fr-CD"/>
                </w:rPr>
                <w:delText xml:space="preserve"> des</w:delText>
              </w:r>
            </w:del>
            <w:ins w:id="940" w:author="Jean Serge NGAIMA" w:date="2025-10-07T19:35:00Z">
              <w:r w:rsidR="04ED8E93" w:rsidRPr="4EF77C7B">
                <w:rPr>
                  <w:sz w:val="20"/>
                  <w:szCs w:val="20"/>
                  <w:lang w:val="fr-CD"/>
                </w:rPr>
                <w:t>l’efficacité des</w:t>
              </w:r>
            </w:ins>
            <w:r w:rsidR="782E2901" w:rsidRPr="4EF77C7B">
              <w:rPr>
                <w:sz w:val="20"/>
                <w:szCs w:val="20"/>
                <w:lang w:val="fr-CD"/>
              </w:rPr>
              <w:t xml:space="preserve"> campagnes et une assistance technique adaptée.</w:t>
            </w:r>
            <w:r w:rsidR="1A53E9B7" w:rsidRPr="4EF77C7B">
              <w:rPr>
                <w:sz w:val="20"/>
                <w:szCs w:val="20"/>
                <w:lang w:val="fr-FR"/>
              </w:rPr>
              <w:t xml:space="preserve"> L’interaction avec les appuis techniques et financiers de </w:t>
            </w:r>
            <w:proofErr w:type="spellStart"/>
            <w:r w:rsidR="1A53E9B7" w:rsidRPr="4EF77C7B">
              <w:rPr>
                <w:sz w:val="20"/>
                <w:szCs w:val="20"/>
                <w:lang w:val="fr-FR"/>
              </w:rPr>
              <w:t>Gavi</w:t>
            </w:r>
            <w:proofErr w:type="spellEnd"/>
            <w:r w:rsidR="1A53E9B7" w:rsidRPr="4EF77C7B">
              <w:rPr>
                <w:sz w:val="20"/>
                <w:szCs w:val="20"/>
                <w:lang w:val="fr-FR"/>
              </w:rPr>
              <w:t xml:space="preserve"> assure une évolution cohérente avec l’introduction des nouveaux vaccins, la gestion des campagnes et l’amélioration continue de la performance</w:t>
            </w:r>
            <w:ins w:id="941" w:author="Jean Serge NGAIMA" w:date="2025-10-07T18:41:00Z">
              <w:r w:rsidR="591F6606" w:rsidRPr="4EF77C7B">
                <w:rPr>
                  <w:sz w:val="20"/>
                  <w:szCs w:val="20"/>
                  <w:lang w:val="fr-FR"/>
                </w:rPr>
                <w:t xml:space="preserve"> du PEV</w:t>
              </w:r>
            </w:ins>
            <w:r w:rsidR="1A53E9B7" w:rsidRPr="4EF77C7B">
              <w:rPr>
                <w:sz w:val="20"/>
                <w:szCs w:val="20"/>
                <w:lang w:val="fr-FR"/>
              </w:rPr>
              <w:t>.</w:t>
            </w:r>
          </w:p>
          <w:p w14:paraId="570BAECB" w14:textId="6124A804" w:rsidR="008E583D" w:rsidDel="00FA1842" w:rsidRDefault="008E583D" w:rsidP="007E1A3B">
            <w:pPr>
              <w:jc w:val="both"/>
              <w:rPr>
                <w:del w:id="942" w:author="Jean Serge NGAIMA" w:date="2025-10-07T18:42:00Z" w16du:dateUtc="2025-10-07T17:42:00Z"/>
                <w:bCs/>
                <w:sz w:val="20"/>
                <w:szCs w:val="20"/>
                <w:lang w:val="fr-FR"/>
              </w:rPr>
            </w:pPr>
          </w:p>
          <w:p w14:paraId="4D6D14BA" w14:textId="5D46EA38" w:rsidR="002D30A3" w:rsidRDefault="00FA1842" w:rsidP="002D30A3">
            <w:pPr>
              <w:pBdr>
                <w:top w:val="nil"/>
                <w:left w:val="nil"/>
                <w:bottom w:val="nil"/>
                <w:right w:val="nil"/>
                <w:between w:val="nil"/>
              </w:pBdr>
              <w:spacing w:before="200"/>
              <w:jc w:val="both"/>
              <w:rPr>
                <w:bCs/>
                <w:color w:val="000000"/>
                <w:sz w:val="20"/>
                <w:szCs w:val="20"/>
                <w:lang w:val="fr-FR"/>
              </w:rPr>
            </w:pPr>
            <w:ins w:id="943" w:author="Jean Serge NGAIMA" w:date="2025-10-07T18:42:00Z" w16du:dateUtc="2025-10-07T17:42:00Z">
              <w:r>
                <w:rPr>
                  <w:color w:val="000000" w:themeColor="text1"/>
                  <w:sz w:val="20"/>
                  <w:szCs w:val="20"/>
                  <w:lang w:val="fr-FR"/>
                </w:rPr>
                <w:t xml:space="preserve">Pour le domaine de </w:t>
              </w:r>
            </w:ins>
            <w:del w:id="944" w:author="Jean Serge NGAIMA" w:date="2025-10-07T18:42:00Z" w16du:dateUtc="2025-10-07T17:42:00Z">
              <w:r w:rsidR="00044CF1" w:rsidDel="00FA1842">
                <w:rPr>
                  <w:color w:val="000000" w:themeColor="text1"/>
                  <w:sz w:val="20"/>
                  <w:szCs w:val="20"/>
                  <w:lang w:val="fr-FR"/>
                </w:rPr>
                <w:delText xml:space="preserve">Dans le cadre </w:delText>
              </w:r>
              <w:r w:rsidR="002D30A3" w:rsidDel="00FA1842">
                <w:rPr>
                  <w:color w:val="000000" w:themeColor="text1"/>
                  <w:sz w:val="20"/>
                  <w:szCs w:val="20"/>
                  <w:lang w:val="fr-FR"/>
                </w:rPr>
                <w:delText>de la</w:delText>
              </w:r>
            </w:del>
            <w:r w:rsidR="002D30A3">
              <w:rPr>
                <w:color w:val="000000" w:themeColor="text1"/>
                <w:sz w:val="20"/>
                <w:szCs w:val="20"/>
                <w:lang w:val="fr-FR"/>
              </w:rPr>
              <w:t xml:space="preserve"> Prestation</w:t>
            </w:r>
            <w:r w:rsidR="005E5B73">
              <w:rPr>
                <w:color w:val="000000" w:themeColor="text1"/>
                <w:sz w:val="20"/>
                <w:szCs w:val="20"/>
                <w:lang w:val="fr-FR"/>
              </w:rPr>
              <w:t xml:space="preserve"> de service,</w:t>
            </w:r>
            <w:r w:rsidR="00A35A64">
              <w:rPr>
                <w:color w:val="000000" w:themeColor="text1"/>
                <w:sz w:val="20"/>
                <w:szCs w:val="20"/>
                <w:lang w:val="fr-FR"/>
              </w:rPr>
              <w:t xml:space="preserve"> </w:t>
            </w:r>
            <w:r w:rsidR="00E9190F">
              <w:rPr>
                <w:color w:val="000000" w:themeColor="text1"/>
                <w:sz w:val="20"/>
                <w:szCs w:val="20"/>
                <w:lang w:val="fr-FR"/>
              </w:rPr>
              <w:t xml:space="preserve">les activités </w:t>
            </w:r>
            <w:r w:rsidR="00042C1C">
              <w:rPr>
                <w:color w:val="000000" w:themeColor="text1"/>
                <w:sz w:val="20"/>
                <w:szCs w:val="20"/>
                <w:lang w:val="fr-FR"/>
              </w:rPr>
              <w:t xml:space="preserve">retenues </w:t>
            </w:r>
            <w:r w:rsidR="002D30A3" w:rsidRPr="6E442368">
              <w:rPr>
                <w:color w:val="000000" w:themeColor="text1"/>
                <w:sz w:val="20"/>
                <w:szCs w:val="20"/>
                <w:lang w:val="fr-FR"/>
              </w:rPr>
              <w:t xml:space="preserve">sont directement alignées sur les priorités du PEV appuyés par </w:t>
            </w:r>
            <w:proofErr w:type="spellStart"/>
            <w:r w:rsidR="002D30A3" w:rsidRPr="6E442368">
              <w:rPr>
                <w:color w:val="000000" w:themeColor="text1"/>
                <w:sz w:val="20"/>
                <w:szCs w:val="20"/>
                <w:lang w:val="fr-FR"/>
              </w:rPr>
              <w:t>Gavi</w:t>
            </w:r>
            <w:proofErr w:type="spellEnd"/>
            <w:r w:rsidR="002D30A3" w:rsidRPr="6E442368">
              <w:rPr>
                <w:color w:val="000000" w:themeColor="text1"/>
                <w:sz w:val="20"/>
                <w:szCs w:val="20"/>
                <w:lang w:val="fr-FR"/>
              </w:rPr>
              <w:t xml:space="preserve">, notamment l’intégration de nouveaux vaccins, l’approche collaborative d’amélioration de la qualité des services et la flexibilité des approches ciblant les populations vulnérables ou d’accès difficile. </w:t>
            </w:r>
            <w:ins w:id="945" w:author="Jean Serge NGAIMA" w:date="2025-10-07T18:43:00Z" w16du:dateUtc="2025-10-07T17:43:00Z">
              <w:r w:rsidR="001F34A9">
                <w:rPr>
                  <w:color w:val="000000" w:themeColor="text1"/>
                  <w:sz w:val="20"/>
                  <w:szCs w:val="20"/>
                  <w:lang w:val="fr-FR"/>
                </w:rPr>
                <w:t>De plus,</w:t>
              </w:r>
            </w:ins>
            <w:del w:id="946" w:author="Jean Serge NGAIMA" w:date="2025-10-07T18:43:00Z" w16du:dateUtc="2025-10-07T17:43:00Z">
              <w:r w:rsidR="00E556BF" w:rsidRPr="001F34A9" w:rsidDel="009D22FC">
                <w:rPr>
                  <w:sz w:val="20"/>
                  <w:szCs w:val="20"/>
                  <w:lang w:val="fr-CD"/>
                  <w:rPrChange w:id="947" w:author="Jean Serge NGAIMA" w:date="2025-10-07T18:43:00Z" w16du:dateUtc="2025-10-07T17:43:00Z">
                    <w:rPr>
                      <w:sz w:val="20"/>
                      <w:szCs w:val="20"/>
                      <w:highlight w:val="yellow"/>
                      <w:lang w:val="fr-CD"/>
                    </w:rPr>
                  </w:rPrChange>
                </w:rPr>
                <w:delText>En ce qui concerne les campagnes et l’assistance technique,</w:delText>
              </w:r>
            </w:del>
            <w:r w:rsidR="00E556BF" w:rsidRPr="001F34A9">
              <w:rPr>
                <w:sz w:val="20"/>
                <w:szCs w:val="20"/>
                <w:lang w:val="fr-CD"/>
                <w:rPrChange w:id="948" w:author="Jean Serge NGAIMA" w:date="2025-10-07T18:43:00Z" w16du:dateUtc="2025-10-07T17:43:00Z">
                  <w:rPr>
                    <w:sz w:val="20"/>
                    <w:szCs w:val="20"/>
                    <w:highlight w:val="yellow"/>
                    <w:lang w:val="fr-CD"/>
                  </w:rPr>
                </w:rPrChange>
              </w:rPr>
              <w:t xml:space="preserve"> les activités proposées contribuent directement à la continuité et à l’efficacité des campagnes soutenues par </w:t>
            </w:r>
            <w:proofErr w:type="spellStart"/>
            <w:r w:rsidR="00E556BF" w:rsidRPr="001F34A9">
              <w:rPr>
                <w:sz w:val="20"/>
                <w:szCs w:val="20"/>
                <w:lang w:val="fr-CD"/>
                <w:rPrChange w:id="949" w:author="Jean Serge NGAIMA" w:date="2025-10-07T18:43:00Z" w16du:dateUtc="2025-10-07T17:43:00Z">
                  <w:rPr>
                    <w:sz w:val="20"/>
                    <w:szCs w:val="20"/>
                    <w:highlight w:val="yellow"/>
                    <w:lang w:val="fr-CD"/>
                  </w:rPr>
                </w:rPrChange>
              </w:rPr>
              <w:t>Gavi</w:t>
            </w:r>
            <w:proofErr w:type="spellEnd"/>
            <w:ins w:id="950" w:author="Jean Serge NGAIMA" w:date="2025-10-07T18:44:00Z" w16du:dateUtc="2025-10-07T17:44:00Z">
              <w:r w:rsidR="001D0ED8">
                <w:rPr>
                  <w:sz w:val="20"/>
                  <w:szCs w:val="20"/>
                  <w:lang w:val="fr-CD"/>
                </w:rPr>
                <w:t xml:space="preserve"> et s’adapte aux besoins en assistance technique exprimé</w:t>
              </w:r>
            </w:ins>
            <w:ins w:id="951" w:author="Jean Serge NGAIMA" w:date="2025-10-07T18:46:00Z" w16du:dateUtc="2025-10-07T17:46:00Z">
              <w:r w:rsidR="0037108A">
                <w:rPr>
                  <w:sz w:val="20"/>
                  <w:szCs w:val="20"/>
                  <w:lang w:val="fr-CD"/>
                </w:rPr>
                <w:t>s</w:t>
              </w:r>
            </w:ins>
            <w:ins w:id="952" w:author="Jean Serge NGAIMA" w:date="2025-10-07T18:44:00Z" w16du:dateUtc="2025-10-07T17:44:00Z">
              <w:r w:rsidR="001D0ED8">
                <w:rPr>
                  <w:sz w:val="20"/>
                  <w:szCs w:val="20"/>
                  <w:lang w:val="fr-CD"/>
                </w:rPr>
                <w:t xml:space="preserve"> par la RDC</w:t>
              </w:r>
              <w:r w:rsidR="001F3ACD">
                <w:rPr>
                  <w:sz w:val="20"/>
                  <w:szCs w:val="20"/>
                  <w:lang w:val="fr-CD"/>
                </w:rPr>
                <w:t xml:space="preserve"> pour ga</w:t>
              </w:r>
            </w:ins>
            <w:ins w:id="953" w:author="Jean Serge NGAIMA" w:date="2025-10-07T18:45:00Z" w16du:dateUtc="2025-10-07T17:45:00Z">
              <w:r w:rsidR="001F3ACD">
                <w:rPr>
                  <w:sz w:val="20"/>
                  <w:szCs w:val="20"/>
                  <w:lang w:val="fr-CD"/>
                </w:rPr>
                <w:t xml:space="preserve">rantir </w:t>
              </w:r>
            </w:ins>
            <w:del w:id="954" w:author="Jean Serge NGAIMA" w:date="2025-10-07T18:45:00Z" w16du:dateUtc="2025-10-07T17:45:00Z">
              <w:r w:rsidR="00E556BF" w:rsidRPr="001F34A9" w:rsidDel="001F3ACD">
                <w:rPr>
                  <w:sz w:val="20"/>
                  <w:szCs w:val="20"/>
                  <w:lang w:val="fr-CD"/>
                  <w:rPrChange w:id="955" w:author="Jean Serge NGAIMA" w:date="2025-10-07T18:43:00Z" w16du:dateUtc="2025-10-07T17:43:00Z">
                    <w:rPr>
                      <w:sz w:val="20"/>
                      <w:szCs w:val="20"/>
                      <w:highlight w:val="yellow"/>
                      <w:lang w:val="fr-CD"/>
                    </w:rPr>
                  </w:rPrChange>
                </w:rPr>
                <w:delText>. Maintenir</w:delText>
              </w:r>
            </w:del>
            <w:r w:rsidR="00E556BF" w:rsidRPr="001F34A9">
              <w:rPr>
                <w:sz w:val="20"/>
                <w:szCs w:val="20"/>
                <w:lang w:val="fr-CD"/>
                <w:rPrChange w:id="956" w:author="Jean Serge NGAIMA" w:date="2025-10-07T18:43:00Z" w16du:dateUtc="2025-10-07T17:43:00Z">
                  <w:rPr>
                    <w:sz w:val="20"/>
                    <w:szCs w:val="20"/>
                    <w:highlight w:val="yellow"/>
                    <w:lang w:val="fr-CD"/>
                  </w:rPr>
                </w:rPrChange>
              </w:rPr>
              <w:t xml:space="preserve"> une offre de services de vaccination de qualité</w:t>
            </w:r>
            <w:ins w:id="957" w:author="Jean Serge NGAIMA" w:date="2025-10-07T18:46:00Z" w16du:dateUtc="2025-10-07T17:46:00Z">
              <w:r w:rsidR="0037108A">
                <w:rPr>
                  <w:sz w:val="20"/>
                  <w:szCs w:val="20"/>
                  <w:lang w:val="fr-CD"/>
                </w:rPr>
                <w:t>.</w:t>
              </w:r>
            </w:ins>
            <w:ins w:id="958" w:author="Jean Serge NGAIMA" w:date="2025-10-07T18:45:00Z" w16du:dateUtc="2025-10-07T17:45:00Z">
              <w:r w:rsidR="004752DD">
                <w:rPr>
                  <w:sz w:val="20"/>
                  <w:szCs w:val="20"/>
                  <w:lang w:val="fr-CD"/>
                </w:rPr>
                <w:t xml:space="preserve"> </w:t>
              </w:r>
            </w:ins>
            <w:del w:id="959" w:author="Jean Serge NGAIMA" w:date="2025-10-07T18:45:00Z" w16du:dateUtc="2025-10-07T17:45:00Z">
              <w:r w:rsidR="00E556BF" w:rsidRPr="001F34A9" w:rsidDel="004752DD">
                <w:rPr>
                  <w:sz w:val="20"/>
                  <w:szCs w:val="20"/>
                  <w:lang w:val="fr-CD"/>
                  <w:rPrChange w:id="960" w:author="Jean Serge NGAIMA" w:date="2025-10-07T18:43:00Z" w16du:dateUtc="2025-10-07T17:43:00Z">
                    <w:rPr>
                      <w:sz w:val="20"/>
                      <w:szCs w:val="20"/>
                      <w:highlight w:val="yellow"/>
                      <w:lang w:val="fr-CD"/>
                    </w:rPr>
                  </w:rPrChange>
                </w:rPr>
                <w:delText>, par</w:delText>
              </w:r>
              <w:r w:rsidR="00E556BF" w:rsidRPr="001F34A9" w:rsidDel="0037108A">
                <w:rPr>
                  <w:sz w:val="20"/>
                  <w:szCs w:val="20"/>
                  <w:lang w:val="fr-CD"/>
                  <w:rPrChange w:id="961" w:author="Jean Serge NGAIMA" w:date="2025-10-07T18:43:00Z" w16du:dateUtc="2025-10-07T17:43:00Z">
                    <w:rPr>
                      <w:sz w:val="20"/>
                      <w:szCs w:val="20"/>
                      <w:highlight w:val="yellow"/>
                      <w:lang w:val="fr-CD"/>
                    </w:rPr>
                  </w:rPrChange>
                </w:rPr>
                <w:delText xml:space="preserve"> des séances bien organisées et par un personnel formé et supervisé, s’harmonise avec les exigences opérationnelles de campagnes efficaces et réactives sur le terrain.</w:delText>
              </w:r>
            </w:del>
          </w:p>
          <w:p w14:paraId="4C5C57C7" w14:textId="77777777" w:rsidR="008E583D" w:rsidRPr="00583E6E" w:rsidRDefault="008E583D" w:rsidP="007E1A3B">
            <w:pPr>
              <w:jc w:val="both"/>
              <w:rPr>
                <w:bCs/>
                <w:sz w:val="20"/>
                <w:szCs w:val="20"/>
                <w:lang w:val="fr-FR"/>
              </w:rPr>
            </w:pPr>
          </w:p>
          <w:p w14:paraId="2F473089" w14:textId="06D1C610" w:rsidR="0037108A" w:rsidRPr="0037108A" w:rsidRDefault="0037108A" w:rsidP="0037108A">
            <w:pPr>
              <w:jc w:val="both"/>
              <w:rPr>
                <w:ins w:id="962" w:author="Jean Serge NGAIMA" w:date="2025-10-07T18:46:00Z" w16du:dateUtc="2025-10-07T17:46:00Z"/>
                <w:color w:val="000000" w:themeColor="text1"/>
                <w:sz w:val="20"/>
                <w:szCs w:val="20"/>
                <w:lang w:val="fr-FR"/>
              </w:rPr>
            </w:pPr>
            <w:ins w:id="963" w:author="Jean Serge NGAIMA" w:date="2025-10-07T18:46:00Z" w16du:dateUtc="2025-10-07T17:46:00Z">
              <w:r w:rsidRPr="00011D65">
                <w:rPr>
                  <w:color w:val="000000" w:themeColor="text1"/>
                  <w:sz w:val="20"/>
                  <w:szCs w:val="20"/>
                  <w:lang w:val="fr-FR"/>
                </w:rPr>
                <w:t xml:space="preserve">Par rapport aux Ressources Humaines pour la Santé, l’innovation pédagogique et l’exploitation du numérique (E </w:t>
              </w:r>
              <w:proofErr w:type="spellStart"/>
              <w:r w:rsidRPr="00011D65">
                <w:rPr>
                  <w:color w:val="000000" w:themeColor="text1"/>
                  <w:sz w:val="20"/>
                  <w:szCs w:val="20"/>
                  <w:lang w:val="fr-FR"/>
                </w:rPr>
                <w:t>learning</w:t>
              </w:r>
              <w:proofErr w:type="spellEnd"/>
              <w:r w:rsidRPr="00011D65">
                <w:rPr>
                  <w:color w:val="000000" w:themeColor="text1"/>
                  <w:sz w:val="20"/>
                  <w:szCs w:val="20"/>
                  <w:lang w:val="fr-FR"/>
                </w:rPr>
                <w:t xml:space="preserve"> et suivi post formation systématique à travers l’approche collaborative d’amélioration de la qualité) s’aligne</w:t>
              </w:r>
            </w:ins>
            <w:ins w:id="964" w:author="Jean Serge NGAIMA" w:date="2025-10-07T18:47:00Z" w16du:dateUtc="2025-10-07T17:47:00Z">
              <w:r w:rsidR="00700A3C">
                <w:rPr>
                  <w:color w:val="000000" w:themeColor="text1"/>
                  <w:sz w:val="20"/>
                  <w:szCs w:val="20"/>
                  <w:lang w:val="fr-FR"/>
                </w:rPr>
                <w:t>nt</w:t>
              </w:r>
            </w:ins>
            <w:ins w:id="965" w:author="Jean Serge NGAIMA" w:date="2025-10-07T18:46:00Z" w16du:dateUtc="2025-10-07T17:46:00Z">
              <w:r w:rsidRPr="00011D65">
                <w:rPr>
                  <w:color w:val="000000" w:themeColor="text1"/>
                  <w:sz w:val="20"/>
                  <w:szCs w:val="20"/>
                  <w:lang w:val="fr-FR"/>
                </w:rPr>
                <w:t xml:space="preserve"> avec les appuis techniques et financiers de </w:t>
              </w:r>
              <w:proofErr w:type="spellStart"/>
              <w:r w:rsidRPr="00011D65">
                <w:rPr>
                  <w:color w:val="000000" w:themeColor="text1"/>
                  <w:sz w:val="20"/>
                  <w:szCs w:val="20"/>
                  <w:lang w:val="fr-FR"/>
                </w:rPr>
                <w:t>Gavi</w:t>
              </w:r>
              <w:proofErr w:type="spellEnd"/>
              <w:r w:rsidRPr="00011D65">
                <w:rPr>
                  <w:color w:val="000000" w:themeColor="text1"/>
                  <w:sz w:val="20"/>
                  <w:szCs w:val="20"/>
                  <w:lang w:val="fr-FR"/>
                </w:rPr>
                <w:t xml:space="preserve">. En effet, </w:t>
              </w:r>
              <w:r w:rsidRPr="00011D65">
                <w:rPr>
                  <w:color w:val="000000" w:themeColor="text1"/>
                  <w:sz w:val="20"/>
                  <w:szCs w:val="20"/>
                  <w:lang w:val="fr-FR"/>
                </w:rPr>
                <w:lastRenderedPageBreak/>
                <w:t>l’approche permettra une évolution cohérente avec l’introduction des nouveaux vaccins, la gestion des campagnes et l’amélioration continue de la performance des prestataires.</w:t>
              </w:r>
            </w:ins>
          </w:p>
          <w:p w14:paraId="6E06FC07" w14:textId="77777777" w:rsidR="0037108A" w:rsidRDefault="0037108A">
            <w:pPr>
              <w:jc w:val="both"/>
              <w:rPr>
                <w:ins w:id="966" w:author="Jean Serge NGAIMA" w:date="2025-10-07T18:46:00Z" w16du:dateUtc="2025-10-07T17:46:00Z"/>
                <w:color w:val="000000" w:themeColor="text1"/>
                <w:sz w:val="20"/>
                <w:szCs w:val="20"/>
                <w:lang w:val="fr-FR"/>
              </w:rPr>
            </w:pPr>
          </w:p>
          <w:p w14:paraId="0B2A48B8" w14:textId="64BE00C2" w:rsidR="00622DBD" w:rsidRPr="0037108A" w:rsidDel="0037108A" w:rsidRDefault="0053081C">
            <w:pPr>
              <w:jc w:val="both"/>
              <w:rPr>
                <w:del w:id="967" w:author="Jean Serge NGAIMA" w:date="2025-10-07T18:47:00Z" w16du:dateUtc="2025-10-07T17:47:00Z"/>
                <w:color w:val="000000" w:themeColor="text1"/>
                <w:sz w:val="20"/>
                <w:szCs w:val="20"/>
                <w:lang w:val="fr-FR"/>
              </w:rPr>
            </w:pPr>
            <w:del w:id="968" w:author="Jean Serge NGAIMA" w:date="2025-10-07T18:47:00Z" w16du:dateUtc="2025-10-07T17:47:00Z">
              <w:r w:rsidRPr="0037108A" w:rsidDel="0037108A">
                <w:rPr>
                  <w:color w:val="000000" w:themeColor="text1"/>
                  <w:sz w:val="20"/>
                  <w:szCs w:val="20"/>
                  <w:lang w:val="fr-FR"/>
                  <w:rPrChange w:id="969" w:author="Jean Serge NGAIMA" w:date="2025-10-07T18:46:00Z" w16du:dateUtc="2025-10-07T17:46:00Z">
                    <w:rPr>
                      <w:color w:val="000000" w:themeColor="text1"/>
                      <w:sz w:val="20"/>
                      <w:szCs w:val="20"/>
                      <w:highlight w:val="yellow"/>
                      <w:lang w:val="fr-FR"/>
                    </w:rPr>
                  </w:rPrChange>
                </w:rPr>
                <w:delText>Par rapport aux Ressources Humaines pour la Santé,</w:delText>
              </w:r>
              <w:r w:rsidR="0084352E" w:rsidRPr="0037108A" w:rsidDel="0037108A">
                <w:rPr>
                  <w:color w:val="000000" w:themeColor="text1"/>
                  <w:sz w:val="20"/>
                  <w:szCs w:val="20"/>
                  <w:lang w:val="fr-FR"/>
                  <w:rPrChange w:id="970" w:author="Jean Serge NGAIMA" w:date="2025-10-07T18:46:00Z" w16du:dateUtc="2025-10-07T17:46:00Z">
                    <w:rPr>
                      <w:color w:val="000000" w:themeColor="text1"/>
                      <w:sz w:val="20"/>
                      <w:szCs w:val="20"/>
                      <w:highlight w:val="yellow"/>
                      <w:lang w:val="fr-FR"/>
                    </w:rPr>
                  </w:rPrChange>
                </w:rPr>
                <w:delText xml:space="preserve"> l’innovation pédagogique et l’exploitation du numérique (E learning et suivi post formation systématique à travers l’approche collaborative d’amélioration de la </w:delText>
              </w:r>
              <w:r w:rsidR="00C84962" w:rsidRPr="0037108A" w:rsidDel="0037108A">
                <w:rPr>
                  <w:color w:val="000000" w:themeColor="text1"/>
                  <w:sz w:val="20"/>
                  <w:szCs w:val="20"/>
                  <w:lang w:val="fr-FR"/>
                  <w:rPrChange w:id="971" w:author="Jean Serge NGAIMA" w:date="2025-10-07T18:46:00Z" w16du:dateUtc="2025-10-07T17:46:00Z">
                    <w:rPr>
                      <w:color w:val="000000" w:themeColor="text1"/>
                      <w:sz w:val="20"/>
                      <w:szCs w:val="20"/>
                      <w:highlight w:val="yellow"/>
                      <w:lang w:val="fr-FR"/>
                    </w:rPr>
                  </w:rPrChange>
                </w:rPr>
                <w:delText>qualité) l’approche</w:delText>
              </w:r>
              <w:r w:rsidRPr="0037108A" w:rsidDel="0037108A">
                <w:rPr>
                  <w:color w:val="000000" w:themeColor="text1"/>
                  <w:sz w:val="20"/>
                  <w:szCs w:val="20"/>
                  <w:lang w:val="fr-FR"/>
                  <w:rPrChange w:id="972" w:author="Jean Serge NGAIMA" w:date="2025-10-07T18:46:00Z" w16du:dateUtc="2025-10-07T17:46:00Z">
                    <w:rPr>
                      <w:color w:val="000000" w:themeColor="text1"/>
                      <w:sz w:val="20"/>
                      <w:szCs w:val="20"/>
                      <w:highlight w:val="yellow"/>
                      <w:lang w:val="fr-FR"/>
                    </w:rPr>
                  </w:rPrChange>
                </w:rPr>
                <w:delText xml:space="preserve"> </w:delText>
              </w:r>
              <w:r w:rsidR="007A02F7" w:rsidRPr="0037108A" w:rsidDel="0037108A">
                <w:rPr>
                  <w:color w:val="000000" w:themeColor="text1"/>
                  <w:sz w:val="20"/>
                  <w:szCs w:val="20"/>
                  <w:lang w:val="fr-FR"/>
                  <w:rPrChange w:id="973" w:author="Jean Serge NGAIMA" w:date="2025-10-07T18:46:00Z" w16du:dateUtc="2025-10-07T17:46:00Z">
                    <w:rPr>
                      <w:color w:val="000000" w:themeColor="text1"/>
                      <w:sz w:val="20"/>
                      <w:szCs w:val="20"/>
                      <w:highlight w:val="yellow"/>
                      <w:lang w:val="fr-FR"/>
                    </w:rPr>
                  </w:rPrChange>
                </w:rPr>
                <w:delText xml:space="preserve">E learning </w:delText>
              </w:r>
              <w:r w:rsidR="00040042" w:rsidRPr="0037108A" w:rsidDel="0037108A">
                <w:rPr>
                  <w:color w:val="000000" w:themeColor="text1"/>
                  <w:sz w:val="20"/>
                  <w:szCs w:val="20"/>
                  <w:lang w:val="fr-FR"/>
                  <w:rPrChange w:id="974" w:author="Jean Serge NGAIMA" w:date="2025-10-07T18:46:00Z" w16du:dateUtc="2025-10-07T17:46:00Z">
                    <w:rPr>
                      <w:color w:val="000000" w:themeColor="text1"/>
                      <w:sz w:val="20"/>
                      <w:szCs w:val="20"/>
                      <w:highlight w:val="yellow"/>
                      <w:lang w:val="fr-FR"/>
                    </w:rPr>
                  </w:rPrChange>
                </w:rPr>
                <w:delText xml:space="preserve">s’aligne </w:delText>
              </w:r>
              <w:r w:rsidRPr="0037108A" w:rsidDel="0037108A">
                <w:rPr>
                  <w:color w:val="000000" w:themeColor="text1"/>
                  <w:sz w:val="20"/>
                  <w:szCs w:val="20"/>
                  <w:lang w:val="fr-FR"/>
                  <w:rPrChange w:id="975" w:author="Jean Serge NGAIMA" w:date="2025-10-07T18:46:00Z" w16du:dateUtc="2025-10-07T17:46:00Z">
                    <w:rPr>
                      <w:color w:val="000000" w:themeColor="text1"/>
                      <w:sz w:val="20"/>
                      <w:szCs w:val="20"/>
                      <w:highlight w:val="yellow"/>
                      <w:lang w:val="fr-FR"/>
                    </w:rPr>
                  </w:rPrChange>
                </w:rPr>
                <w:delText>avec les appuis techniques et financiers de Gavi</w:delText>
              </w:r>
              <w:r w:rsidR="002B4976" w:rsidRPr="0037108A" w:rsidDel="0037108A">
                <w:rPr>
                  <w:color w:val="000000" w:themeColor="text1"/>
                  <w:sz w:val="20"/>
                  <w:szCs w:val="20"/>
                  <w:lang w:val="fr-FR"/>
                  <w:rPrChange w:id="976" w:author="Jean Serge NGAIMA" w:date="2025-10-07T18:46:00Z" w16du:dateUtc="2025-10-07T17:46:00Z">
                    <w:rPr>
                      <w:color w:val="000000" w:themeColor="text1"/>
                      <w:sz w:val="20"/>
                      <w:szCs w:val="20"/>
                      <w:highlight w:val="yellow"/>
                      <w:lang w:val="fr-FR"/>
                    </w:rPr>
                  </w:rPrChange>
                </w:rPr>
                <w:delText>.</w:delText>
              </w:r>
              <w:r w:rsidR="00B67E85" w:rsidRPr="0037108A" w:rsidDel="0037108A">
                <w:rPr>
                  <w:color w:val="000000" w:themeColor="text1"/>
                  <w:sz w:val="20"/>
                  <w:szCs w:val="20"/>
                  <w:lang w:val="fr-FR"/>
                  <w:rPrChange w:id="977" w:author="Jean Serge NGAIMA" w:date="2025-10-07T18:46:00Z" w16du:dateUtc="2025-10-07T17:46:00Z">
                    <w:rPr>
                      <w:color w:val="000000" w:themeColor="text1"/>
                      <w:sz w:val="20"/>
                      <w:szCs w:val="20"/>
                      <w:highlight w:val="yellow"/>
                      <w:lang w:val="fr-FR"/>
                    </w:rPr>
                  </w:rPrChange>
                </w:rPr>
                <w:delText xml:space="preserve"> </w:delText>
              </w:r>
              <w:r w:rsidR="002B4976" w:rsidRPr="0037108A" w:rsidDel="0037108A">
                <w:rPr>
                  <w:color w:val="000000" w:themeColor="text1"/>
                  <w:sz w:val="20"/>
                  <w:szCs w:val="20"/>
                  <w:lang w:val="fr-FR"/>
                  <w:rPrChange w:id="978" w:author="Jean Serge NGAIMA" w:date="2025-10-07T18:46:00Z" w16du:dateUtc="2025-10-07T17:46:00Z">
                    <w:rPr>
                      <w:color w:val="000000" w:themeColor="text1"/>
                      <w:sz w:val="20"/>
                      <w:szCs w:val="20"/>
                      <w:highlight w:val="yellow"/>
                      <w:lang w:val="fr-FR"/>
                    </w:rPr>
                  </w:rPrChange>
                </w:rPr>
                <w:delText>En effet,</w:delText>
              </w:r>
              <w:r w:rsidR="00B67E85" w:rsidRPr="0037108A" w:rsidDel="0037108A">
                <w:rPr>
                  <w:color w:val="000000" w:themeColor="text1"/>
                  <w:sz w:val="20"/>
                  <w:szCs w:val="20"/>
                  <w:lang w:val="fr-FR"/>
                  <w:rPrChange w:id="979" w:author="Jean Serge NGAIMA" w:date="2025-10-07T18:46:00Z" w16du:dateUtc="2025-10-07T17:46:00Z">
                    <w:rPr>
                      <w:color w:val="000000" w:themeColor="text1"/>
                      <w:sz w:val="20"/>
                      <w:szCs w:val="20"/>
                      <w:highlight w:val="yellow"/>
                      <w:lang w:val="fr-FR"/>
                    </w:rPr>
                  </w:rPrChange>
                </w:rPr>
                <w:delText xml:space="preserve"> </w:delText>
              </w:r>
              <w:r w:rsidR="002B4976" w:rsidRPr="0037108A" w:rsidDel="0037108A">
                <w:rPr>
                  <w:color w:val="000000" w:themeColor="text1"/>
                  <w:sz w:val="20"/>
                  <w:szCs w:val="20"/>
                  <w:lang w:val="fr-FR"/>
                  <w:rPrChange w:id="980" w:author="Jean Serge NGAIMA" w:date="2025-10-07T18:46:00Z" w16du:dateUtc="2025-10-07T17:46:00Z">
                    <w:rPr>
                      <w:color w:val="000000" w:themeColor="text1"/>
                      <w:sz w:val="20"/>
                      <w:szCs w:val="20"/>
                      <w:highlight w:val="yellow"/>
                      <w:lang w:val="fr-FR"/>
                    </w:rPr>
                  </w:rPrChange>
                </w:rPr>
                <w:delText>l’approche</w:delText>
              </w:r>
              <w:r w:rsidR="00B67E85" w:rsidRPr="0037108A" w:rsidDel="0037108A">
                <w:rPr>
                  <w:color w:val="000000" w:themeColor="text1"/>
                  <w:sz w:val="20"/>
                  <w:szCs w:val="20"/>
                  <w:lang w:val="fr-FR"/>
                  <w:rPrChange w:id="981" w:author="Jean Serge NGAIMA" w:date="2025-10-07T18:46:00Z" w16du:dateUtc="2025-10-07T17:46:00Z">
                    <w:rPr>
                      <w:color w:val="000000" w:themeColor="text1"/>
                      <w:sz w:val="20"/>
                      <w:szCs w:val="20"/>
                      <w:highlight w:val="yellow"/>
                      <w:lang w:val="fr-FR"/>
                    </w:rPr>
                  </w:rPrChange>
                </w:rPr>
                <w:delText xml:space="preserve"> permettra </w:delText>
              </w:r>
              <w:r w:rsidRPr="0037108A" w:rsidDel="0037108A">
                <w:rPr>
                  <w:color w:val="000000" w:themeColor="text1"/>
                  <w:sz w:val="20"/>
                  <w:szCs w:val="20"/>
                  <w:lang w:val="fr-FR"/>
                  <w:rPrChange w:id="982" w:author="Jean Serge NGAIMA" w:date="2025-10-07T18:46:00Z" w16du:dateUtc="2025-10-07T17:46:00Z">
                    <w:rPr>
                      <w:color w:val="000000" w:themeColor="text1"/>
                      <w:sz w:val="20"/>
                      <w:szCs w:val="20"/>
                      <w:highlight w:val="yellow"/>
                      <w:lang w:val="fr-FR"/>
                    </w:rPr>
                  </w:rPrChange>
                </w:rPr>
                <w:delText>une évolution cohérente avec l’introduction des nouveaux vaccins, la gestion des campagnes et l’amélioration continue de la performance</w:delText>
              </w:r>
              <w:r w:rsidR="00C84962" w:rsidRPr="0037108A" w:rsidDel="0037108A">
                <w:rPr>
                  <w:color w:val="000000" w:themeColor="text1"/>
                  <w:sz w:val="20"/>
                  <w:szCs w:val="20"/>
                  <w:lang w:val="fr-FR"/>
                  <w:rPrChange w:id="983" w:author="Jean Serge NGAIMA" w:date="2025-10-07T18:46:00Z" w16du:dateUtc="2025-10-07T17:46:00Z">
                    <w:rPr>
                      <w:color w:val="000000" w:themeColor="text1"/>
                      <w:sz w:val="20"/>
                      <w:szCs w:val="20"/>
                      <w:highlight w:val="yellow"/>
                      <w:lang w:val="fr-FR"/>
                    </w:rPr>
                  </w:rPrChange>
                </w:rPr>
                <w:delText xml:space="preserve"> des prestataires.</w:delText>
              </w:r>
            </w:del>
          </w:p>
          <w:p w14:paraId="7CF77941" w14:textId="77777777" w:rsidR="00C84962" w:rsidRPr="0037108A" w:rsidRDefault="00C84962">
            <w:pPr>
              <w:jc w:val="both"/>
              <w:rPr>
                <w:sz w:val="20"/>
                <w:szCs w:val="20"/>
                <w:lang w:val="fr-FR"/>
              </w:rPr>
            </w:pPr>
          </w:p>
          <w:p w14:paraId="493AD5F4" w14:textId="56E7CA27" w:rsidR="00D67BEA" w:rsidRPr="00583E6E" w:rsidRDefault="002F5644" w:rsidP="008B5385">
            <w:pPr>
              <w:jc w:val="both"/>
              <w:rPr>
                <w:ins w:id="984" w:author="Jean Serge NGAIMA" w:date="2025-10-07T19:00:00Z" w16du:dateUtc="2025-10-07T18:00:00Z"/>
                <w:sz w:val="20"/>
                <w:szCs w:val="20"/>
                <w:lang w:val="fr-CD"/>
              </w:rPr>
            </w:pPr>
            <w:r w:rsidRPr="0037108A">
              <w:rPr>
                <w:rFonts w:eastAsia="Times New Roman"/>
                <w:sz w:val="20"/>
                <w:szCs w:val="20"/>
                <w:lang w:val="fr-FR"/>
                <w:rPrChange w:id="985" w:author="Jean Serge NGAIMA" w:date="2025-10-07T18:46:00Z" w16du:dateUtc="2025-10-07T17:46:00Z">
                  <w:rPr>
                    <w:rFonts w:eastAsia="Times New Roman"/>
                    <w:sz w:val="20"/>
                    <w:szCs w:val="20"/>
                    <w:highlight w:val="yellow"/>
                    <w:lang w:val="fr-FR"/>
                  </w:rPr>
                </w:rPrChange>
              </w:rPr>
              <w:t>L</w:t>
            </w:r>
            <w:r w:rsidR="000E76D5" w:rsidRPr="0037108A">
              <w:rPr>
                <w:rFonts w:eastAsia="Times New Roman"/>
                <w:sz w:val="20"/>
                <w:szCs w:val="20"/>
                <w:lang w:val="fr-FR"/>
                <w:rPrChange w:id="986" w:author="Jean Serge NGAIMA" w:date="2025-10-07T18:46:00Z" w16du:dateUtc="2025-10-07T17:46:00Z">
                  <w:rPr>
                    <w:rFonts w:eastAsia="Times New Roman"/>
                    <w:sz w:val="20"/>
                    <w:szCs w:val="20"/>
                    <w:highlight w:val="yellow"/>
                    <w:lang w:val="fr-FR"/>
                  </w:rPr>
                </w:rPrChange>
              </w:rPr>
              <w:t xml:space="preserve">’alignement de </w:t>
            </w:r>
            <w:r w:rsidR="001F2CC4" w:rsidRPr="0037108A">
              <w:rPr>
                <w:rFonts w:eastAsia="Times New Roman"/>
                <w:sz w:val="20"/>
                <w:szCs w:val="20"/>
                <w:lang w:val="fr-FR"/>
                <w:rPrChange w:id="987" w:author="Jean Serge NGAIMA" w:date="2025-10-07T18:46:00Z" w16du:dateUtc="2025-10-07T17:46:00Z">
                  <w:rPr>
                    <w:rFonts w:eastAsia="Times New Roman"/>
                    <w:sz w:val="20"/>
                    <w:szCs w:val="20"/>
                    <w:highlight w:val="yellow"/>
                    <w:lang w:val="fr-FR"/>
                  </w:rPr>
                </w:rPrChange>
              </w:rPr>
              <w:t>la chaine</w:t>
            </w:r>
            <w:r w:rsidR="00A159D8" w:rsidRPr="0037108A">
              <w:rPr>
                <w:rFonts w:eastAsia="Times New Roman"/>
                <w:sz w:val="20"/>
                <w:szCs w:val="20"/>
                <w:lang w:val="fr-FR"/>
                <w:rPrChange w:id="988" w:author="Jean Serge NGAIMA" w:date="2025-10-07T18:46:00Z" w16du:dateUtc="2025-10-07T17:46:00Z">
                  <w:rPr>
                    <w:rFonts w:eastAsia="Times New Roman"/>
                    <w:sz w:val="20"/>
                    <w:szCs w:val="20"/>
                    <w:highlight w:val="yellow"/>
                    <w:lang w:val="fr-FR"/>
                  </w:rPr>
                </w:rPrChange>
              </w:rPr>
              <w:t xml:space="preserve"> d’approvisionnement</w:t>
            </w:r>
            <w:r w:rsidR="000E76D5" w:rsidRPr="0037108A">
              <w:rPr>
                <w:rFonts w:eastAsia="Times New Roman"/>
                <w:sz w:val="20"/>
                <w:szCs w:val="20"/>
                <w:lang w:val="fr-FR"/>
                <w:rPrChange w:id="989" w:author="Jean Serge NGAIMA" w:date="2025-10-07T18:46:00Z" w16du:dateUtc="2025-10-07T17:46:00Z">
                  <w:rPr>
                    <w:rFonts w:eastAsia="Times New Roman"/>
                    <w:sz w:val="20"/>
                    <w:szCs w:val="20"/>
                    <w:highlight w:val="yellow"/>
                    <w:lang w:val="fr-FR"/>
                  </w:rPr>
                </w:rPrChange>
              </w:rPr>
              <w:t xml:space="preserve"> est </w:t>
            </w:r>
            <w:proofErr w:type="gramStart"/>
            <w:r w:rsidR="001D0902" w:rsidRPr="0037108A">
              <w:rPr>
                <w:rFonts w:eastAsia="Times New Roman"/>
                <w:sz w:val="20"/>
                <w:szCs w:val="20"/>
                <w:lang w:val="fr-FR"/>
                <w:rPrChange w:id="990" w:author="Jean Serge NGAIMA" w:date="2025-10-07T18:46:00Z" w16du:dateUtc="2025-10-07T17:46:00Z">
                  <w:rPr>
                    <w:rFonts w:eastAsia="Times New Roman"/>
                    <w:sz w:val="20"/>
                    <w:szCs w:val="20"/>
                    <w:highlight w:val="yellow"/>
                    <w:lang w:val="fr-FR"/>
                  </w:rPr>
                </w:rPrChange>
              </w:rPr>
              <w:t>assurée</w:t>
            </w:r>
            <w:proofErr w:type="gramEnd"/>
            <w:r w:rsidR="001D0902" w:rsidRPr="0037108A">
              <w:rPr>
                <w:rFonts w:eastAsia="Times New Roman"/>
                <w:sz w:val="20"/>
                <w:szCs w:val="20"/>
                <w:lang w:val="fr-FR"/>
                <w:rPrChange w:id="991" w:author="Jean Serge NGAIMA" w:date="2025-10-07T18:46:00Z" w16du:dateUtc="2025-10-07T17:46:00Z">
                  <w:rPr>
                    <w:rFonts w:eastAsia="Times New Roman"/>
                    <w:sz w:val="20"/>
                    <w:szCs w:val="20"/>
                    <w:highlight w:val="yellow"/>
                    <w:lang w:val="fr-FR"/>
                  </w:rPr>
                </w:rPrChange>
              </w:rPr>
              <w:t xml:space="preserve"> à </w:t>
            </w:r>
            <w:r w:rsidR="00ED51FB" w:rsidRPr="0037108A">
              <w:rPr>
                <w:rFonts w:eastAsia="Times New Roman"/>
                <w:sz w:val="20"/>
                <w:szCs w:val="20"/>
                <w:lang w:val="fr-FR"/>
                <w:rPrChange w:id="992" w:author="Jean Serge NGAIMA" w:date="2025-10-07T18:46:00Z" w16du:dateUtc="2025-10-07T17:46:00Z">
                  <w:rPr>
                    <w:rFonts w:eastAsia="Times New Roman"/>
                    <w:sz w:val="20"/>
                    <w:szCs w:val="20"/>
                    <w:highlight w:val="yellow"/>
                    <w:lang w:val="fr-FR"/>
                  </w:rPr>
                </w:rPrChange>
              </w:rPr>
              <w:t>travers soit</w:t>
            </w:r>
            <w:r w:rsidR="006F5927" w:rsidRPr="0037108A">
              <w:rPr>
                <w:rFonts w:eastAsia="Times New Roman"/>
                <w:sz w:val="20"/>
                <w:szCs w:val="20"/>
                <w:lang w:val="fr-FR"/>
                <w:rPrChange w:id="993" w:author="Jean Serge NGAIMA" w:date="2025-10-07T18:46:00Z" w16du:dateUtc="2025-10-07T17:46:00Z">
                  <w:rPr>
                    <w:rFonts w:eastAsia="Times New Roman"/>
                    <w:sz w:val="20"/>
                    <w:szCs w:val="20"/>
                    <w:highlight w:val="yellow"/>
                    <w:lang w:val="fr-FR"/>
                  </w:rPr>
                </w:rPrChange>
              </w:rPr>
              <w:t xml:space="preserve"> l’introduction, soit la conservation, soit la distribution accélérée des nouveaux vaccins et les intrants.</w:t>
            </w:r>
            <w:r w:rsidR="0034125D" w:rsidRPr="0037108A">
              <w:rPr>
                <w:rFonts w:eastAsia="Times New Roman"/>
                <w:sz w:val="20"/>
                <w:szCs w:val="20"/>
                <w:lang w:val="fr-FR"/>
                <w:rPrChange w:id="994" w:author="Jean Serge NGAIMA" w:date="2025-10-07T18:46:00Z" w16du:dateUtc="2025-10-07T17:46:00Z">
                  <w:rPr>
                    <w:rFonts w:eastAsia="Times New Roman"/>
                    <w:sz w:val="20"/>
                    <w:szCs w:val="20"/>
                    <w:highlight w:val="yellow"/>
                    <w:lang w:val="fr-FR"/>
                  </w:rPr>
                </w:rPrChange>
              </w:rPr>
              <w:t xml:space="preserve"> </w:t>
            </w:r>
            <w:r w:rsidR="000E76D5" w:rsidRPr="0037108A">
              <w:rPr>
                <w:rFonts w:eastAsia="Times New Roman"/>
                <w:sz w:val="20"/>
                <w:szCs w:val="20"/>
                <w:lang w:val="fr-FR"/>
                <w:rPrChange w:id="995" w:author="Jean Serge NGAIMA" w:date="2025-10-07T18:46:00Z" w16du:dateUtc="2025-10-07T17:46:00Z">
                  <w:rPr>
                    <w:rFonts w:eastAsia="Times New Roman"/>
                    <w:sz w:val="20"/>
                    <w:szCs w:val="20"/>
                    <w:highlight w:val="yellow"/>
                    <w:lang w:val="fr-FR"/>
                  </w:rPr>
                </w:rPrChange>
              </w:rPr>
              <w:t>En effet,</w:t>
            </w:r>
            <w:r w:rsidR="001F2CC4" w:rsidRPr="0037108A">
              <w:rPr>
                <w:rFonts w:eastAsia="Times New Roman"/>
                <w:sz w:val="20"/>
                <w:szCs w:val="20"/>
                <w:lang w:val="fr-FR"/>
                <w:rPrChange w:id="996" w:author="Jean Serge NGAIMA" w:date="2025-10-07T18:46:00Z" w16du:dateUtc="2025-10-07T17:46:00Z">
                  <w:rPr>
                    <w:rFonts w:eastAsia="Times New Roman"/>
                    <w:sz w:val="20"/>
                    <w:szCs w:val="20"/>
                    <w:highlight w:val="yellow"/>
                    <w:lang w:val="fr-FR"/>
                  </w:rPr>
                </w:rPrChange>
              </w:rPr>
              <w:t xml:space="preserve"> </w:t>
            </w:r>
            <w:r w:rsidR="00ED51FB" w:rsidRPr="0037108A">
              <w:rPr>
                <w:rFonts w:eastAsia="Times New Roman"/>
                <w:sz w:val="20"/>
                <w:szCs w:val="20"/>
                <w:lang w:val="fr-FR"/>
                <w:rPrChange w:id="997" w:author="Jean Serge NGAIMA" w:date="2025-10-07T18:46:00Z" w16du:dateUtc="2025-10-07T17:46:00Z">
                  <w:rPr>
                    <w:rFonts w:eastAsia="Times New Roman"/>
                    <w:sz w:val="20"/>
                    <w:szCs w:val="20"/>
                    <w:highlight w:val="yellow"/>
                    <w:lang w:val="fr-FR"/>
                  </w:rPr>
                </w:rPrChange>
              </w:rPr>
              <w:t>u</w:t>
            </w:r>
            <w:r w:rsidR="00B87B0C" w:rsidRPr="0037108A">
              <w:rPr>
                <w:rFonts w:eastAsia="Times New Roman"/>
                <w:sz w:val="20"/>
                <w:szCs w:val="20"/>
                <w:lang w:val="fr-FR"/>
                <w:rPrChange w:id="998" w:author="Jean Serge NGAIMA" w:date="2025-10-07T18:46:00Z" w16du:dateUtc="2025-10-07T17:46:00Z">
                  <w:rPr>
                    <w:rFonts w:eastAsia="Times New Roman"/>
                    <w:sz w:val="20"/>
                    <w:szCs w:val="20"/>
                    <w:highlight w:val="yellow"/>
                    <w:lang w:val="fr-FR"/>
                  </w:rPr>
                </w:rPrChange>
              </w:rPr>
              <w:t xml:space="preserve">ne </w:t>
            </w:r>
            <w:r w:rsidR="001E3221" w:rsidRPr="0037108A">
              <w:rPr>
                <w:rFonts w:eastAsia="Times New Roman"/>
                <w:sz w:val="20"/>
                <w:szCs w:val="20"/>
                <w:lang w:val="fr-FR"/>
                <w:rPrChange w:id="999" w:author="Jean Serge NGAIMA" w:date="2025-10-07T18:46:00Z" w16du:dateUtc="2025-10-07T17:46:00Z">
                  <w:rPr>
                    <w:rFonts w:eastAsia="Times New Roman"/>
                    <w:sz w:val="20"/>
                    <w:szCs w:val="20"/>
                    <w:highlight w:val="yellow"/>
                    <w:lang w:val="fr-FR"/>
                  </w:rPr>
                </w:rPrChange>
              </w:rPr>
              <w:t xml:space="preserve">chaine logistique efficace permet de garantir la qualité des </w:t>
            </w:r>
            <w:r w:rsidRPr="0037108A">
              <w:rPr>
                <w:rFonts w:eastAsia="Times New Roman"/>
                <w:sz w:val="20"/>
                <w:szCs w:val="20"/>
                <w:lang w:val="fr-FR"/>
                <w:rPrChange w:id="1000" w:author="Jean Serge NGAIMA" w:date="2025-10-07T18:46:00Z" w16du:dateUtc="2025-10-07T17:46:00Z">
                  <w:rPr>
                    <w:rFonts w:eastAsia="Times New Roman"/>
                    <w:sz w:val="20"/>
                    <w:szCs w:val="20"/>
                    <w:highlight w:val="yellow"/>
                    <w:lang w:val="fr-FR"/>
                  </w:rPr>
                </w:rPrChange>
              </w:rPr>
              <w:t>vaccins (</w:t>
            </w:r>
            <w:r w:rsidR="001E3221" w:rsidRPr="0037108A">
              <w:rPr>
                <w:rFonts w:eastAsia="Times New Roman"/>
                <w:sz w:val="20"/>
                <w:szCs w:val="20"/>
                <w:lang w:val="fr-FR"/>
                <w:rPrChange w:id="1001" w:author="Jean Serge NGAIMA" w:date="2025-10-07T18:46:00Z" w16du:dateUtc="2025-10-07T17:46:00Z">
                  <w:rPr>
                    <w:rFonts w:eastAsia="Times New Roman"/>
                    <w:sz w:val="20"/>
                    <w:szCs w:val="20"/>
                    <w:highlight w:val="yellow"/>
                    <w:lang w:val="fr-FR"/>
                  </w:rPr>
                </w:rPrChange>
              </w:rPr>
              <w:t>anciens et nouveaux) à tous les niveaux du système.</w:t>
            </w:r>
            <w:r w:rsidR="00622DBD" w:rsidRPr="00583E6E">
              <w:rPr>
                <w:sz w:val="20"/>
                <w:szCs w:val="20"/>
                <w:lang w:val="fr-CD"/>
              </w:rPr>
              <w:t xml:space="preserve"> </w:t>
            </w:r>
            <w:ins w:id="1002" w:author="Jean Serge NGAIMA" w:date="2025-10-07T18:49:00Z" w16du:dateUtc="2025-10-07T17:49:00Z">
              <w:r w:rsidR="008A4126" w:rsidRPr="00583E6E">
                <w:rPr>
                  <w:sz w:val="20"/>
                  <w:szCs w:val="20"/>
                  <w:lang w:val="fr-CD"/>
                </w:rPr>
                <w:t xml:space="preserve">En outre, la présence de mécanismes de prévision de la demande et de réapprovisionnement, associée à une gouvernance claire et à des pratiques de suivi, facilite la planification financière et opérationnelle nécessaire pour accueillir une éventuelle introduction de vaccins additionnels dans le cadre des financements et des exigences de </w:t>
              </w:r>
              <w:proofErr w:type="spellStart"/>
              <w:r w:rsidR="008A4126" w:rsidRPr="00583E6E">
                <w:rPr>
                  <w:sz w:val="20"/>
                  <w:szCs w:val="20"/>
                  <w:lang w:val="fr-CD"/>
                </w:rPr>
                <w:t>reporting</w:t>
              </w:r>
              <w:proofErr w:type="spellEnd"/>
              <w:r w:rsidR="008A4126" w:rsidRPr="00583E6E">
                <w:rPr>
                  <w:sz w:val="20"/>
                  <w:szCs w:val="20"/>
                  <w:lang w:val="fr-CD"/>
                </w:rPr>
                <w:t xml:space="preserve"> de </w:t>
              </w:r>
              <w:proofErr w:type="spellStart"/>
              <w:r w:rsidR="008A4126" w:rsidRPr="00583E6E">
                <w:rPr>
                  <w:sz w:val="20"/>
                  <w:szCs w:val="20"/>
                  <w:lang w:val="fr-CD"/>
                </w:rPr>
                <w:t>Gavi</w:t>
              </w:r>
              <w:proofErr w:type="spellEnd"/>
              <w:r w:rsidR="008A4126" w:rsidRPr="00583E6E">
                <w:rPr>
                  <w:sz w:val="20"/>
                  <w:szCs w:val="20"/>
                  <w:lang w:val="fr-CD"/>
                </w:rPr>
                <w:t xml:space="preserve">. Ainsi, ces activités préparent le terrain pour une introduction en douceur et sécurisée de nouveaux vaccins, minimisant les risques de ruptures et de gaspillages </w:t>
              </w:r>
            </w:ins>
            <w:ins w:id="1003" w:author="Jean Serge NGAIMA" w:date="2025-10-07T19:22:00Z" w16du:dateUtc="2025-10-07T18:22:00Z">
              <w:r w:rsidR="001331E6">
                <w:rPr>
                  <w:sz w:val="20"/>
                  <w:szCs w:val="20"/>
                  <w:lang w:val="fr-CD"/>
                </w:rPr>
                <w:t>tout en garantissant la</w:t>
              </w:r>
            </w:ins>
            <w:ins w:id="1004" w:author="Jean Serge NGAIMA" w:date="2025-10-07T18:49:00Z" w16du:dateUtc="2025-10-07T17:49:00Z">
              <w:r w:rsidR="008A4126" w:rsidRPr="00583E6E">
                <w:rPr>
                  <w:sz w:val="20"/>
                  <w:szCs w:val="20"/>
                  <w:lang w:val="fr-CD"/>
                </w:rPr>
                <w:t xml:space="preserve"> continuité de l’offre vaccinale.</w:t>
              </w:r>
            </w:ins>
          </w:p>
          <w:p w14:paraId="286D3AF6" w14:textId="39FA95C3" w:rsidR="00622DBD" w:rsidRPr="00583E6E" w:rsidRDefault="00622DBD">
            <w:pPr>
              <w:jc w:val="both"/>
              <w:rPr>
                <w:sz w:val="20"/>
                <w:szCs w:val="20"/>
                <w:lang w:val="fr-CD"/>
              </w:rPr>
            </w:pPr>
          </w:p>
          <w:p w14:paraId="5760A56C" w14:textId="004A970B" w:rsidR="00C40E79" w:rsidRDefault="003E6EE7">
            <w:pPr>
              <w:jc w:val="both"/>
              <w:rPr>
                <w:sz w:val="20"/>
                <w:szCs w:val="20"/>
                <w:lang w:val="fr-CD"/>
              </w:rPr>
            </w:pPr>
            <w:ins w:id="1005" w:author="Jean Serge NGAIMA" w:date="2025-10-07T18:50:00Z" w16du:dateUtc="2025-10-07T17:50:00Z">
              <w:r>
                <w:rPr>
                  <w:sz w:val="20"/>
                  <w:szCs w:val="20"/>
                  <w:lang w:val="fr-CD"/>
                </w:rPr>
                <w:t>Les activités retenues pour le système d’information sanitaire</w:t>
              </w:r>
              <w:r w:rsidR="001D3EFE">
                <w:rPr>
                  <w:sz w:val="20"/>
                  <w:szCs w:val="20"/>
                  <w:lang w:val="fr-CD"/>
                </w:rPr>
                <w:t xml:space="preserve"> sont alignées à l’introduction de nouveaux </w:t>
              </w:r>
            </w:ins>
            <w:ins w:id="1006" w:author="Jean Serge NGAIMA" w:date="2025-10-07T18:52:00Z" w16du:dateUtc="2025-10-07T17:52:00Z">
              <w:r w:rsidR="002422AC">
                <w:rPr>
                  <w:sz w:val="20"/>
                  <w:szCs w:val="20"/>
                  <w:lang w:val="fr-CD"/>
                </w:rPr>
                <w:t xml:space="preserve">vaccins </w:t>
              </w:r>
            </w:ins>
            <w:ins w:id="1007" w:author="Jean Serge NGAIMA" w:date="2025-10-07T18:55:00Z" w16du:dateUtc="2025-10-07T17:55:00Z">
              <w:r w:rsidR="00096764">
                <w:rPr>
                  <w:sz w:val="20"/>
                  <w:szCs w:val="20"/>
                  <w:lang w:val="fr-CD"/>
                </w:rPr>
                <w:t>et l’organisation</w:t>
              </w:r>
            </w:ins>
            <w:ins w:id="1008" w:author="Jean Serge NGAIMA" w:date="2025-10-07T18:50:00Z" w16du:dateUtc="2025-10-07T17:50:00Z">
              <w:r w:rsidR="001D3EFE">
                <w:rPr>
                  <w:sz w:val="20"/>
                  <w:szCs w:val="20"/>
                  <w:lang w:val="fr-CD"/>
                </w:rPr>
                <w:t xml:space="preserve"> des campagnes</w:t>
              </w:r>
            </w:ins>
            <w:ins w:id="1009" w:author="Jean Serge NGAIMA" w:date="2025-10-07T18:51:00Z" w16du:dateUtc="2025-10-07T17:51:00Z">
              <w:r w:rsidR="0082423A">
                <w:rPr>
                  <w:sz w:val="20"/>
                  <w:szCs w:val="20"/>
                  <w:lang w:val="fr-CD"/>
                </w:rPr>
                <w:t xml:space="preserve"> car elles permettent le renforcement du système d</w:t>
              </w:r>
            </w:ins>
            <w:ins w:id="1010" w:author="Jean Serge NGAIMA" w:date="2025-10-07T18:52:00Z" w16du:dateUtc="2025-10-07T17:52:00Z">
              <w:r w:rsidR="0082423A">
                <w:rPr>
                  <w:sz w:val="20"/>
                  <w:szCs w:val="20"/>
                  <w:lang w:val="fr-CD"/>
                </w:rPr>
                <w:t xml:space="preserve">e suivi et évaluation </w:t>
              </w:r>
              <w:r w:rsidR="006D395B">
                <w:rPr>
                  <w:sz w:val="20"/>
                  <w:szCs w:val="20"/>
                  <w:lang w:val="fr-CD"/>
                </w:rPr>
                <w:t>et l’harmonisation des outils de collecte des données</w:t>
              </w:r>
              <w:r w:rsidR="002422AC">
                <w:rPr>
                  <w:sz w:val="20"/>
                  <w:szCs w:val="20"/>
                  <w:lang w:val="fr-CD"/>
                </w:rPr>
                <w:t>.</w:t>
              </w:r>
            </w:ins>
          </w:p>
          <w:p w14:paraId="55C0E443" w14:textId="77777777" w:rsidR="00C40E79" w:rsidRDefault="00C40E79">
            <w:pPr>
              <w:jc w:val="both"/>
              <w:rPr>
                <w:sz w:val="20"/>
                <w:szCs w:val="20"/>
                <w:lang w:val="fr-CD"/>
              </w:rPr>
            </w:pPr>
          </w:p>
          <w:p w14:paraId="2FD2DC18" w14:textId="2DC34D10" w:rsidR="00C40E79" w:rsidRDefault="001C3E8C">
            <w:pPr>
              <w:jc w:val="both"/>
              <w:rPr>
                <w:sz w:val="20"/>
                <w:szCs w:val="20"/>
                <w:lang w:val="fr-CD"/>
              </w:rPr>
            </w:pPr>
            <w:ins w:id="1011" w:author="Jean Serge NGAIMA" w:date="2025-10-07T18:55:00Z" w16du:dateUtc="2025-10-07T17:55:00Z">
              <w:r>
                <w:rPr>
                  <w:sz w:val="20"/>
                  <w:szCs w:val="20"/>
                  <w:lang w:val="fr-CD"/>
                </w:rPr>
                <w:t xml:space="preserve">Pour le domaine de surveillance des maladies évitables par </w:t>
              </w:r>
              <w:r w:rsidR="00096764">
                <w:rPr>
                  <w:sz w:val="20"/>
                  <w:szCs w:val="20"/>
                  <w:lang w:val="fr-CD"/>
                </w:rPr>
                <w:t xml:space="preserve">la </w:t>
              </w:r>
            </w:ins>
            <w:ins w:id="1012" w:author="Jean Serge NGAIMA" w:date="2025-10-07T18:58:00Z" w16du:dateUtc="2025-10-07T17:58:00Z">
              <w:r w:rsidR="00611C28">
                <w:rPr>
                  <w:sz w:val="20"/>
                  <w:szCs w:val="20"/>
                  <w:lang w:val="fr-CD"/>
                </w:rPr>
                <w:t>vaccination, leur</w:t>
              </w:r>
            </w:ins>
            <w:ins w:id="1013" w:author="Jean Serge NGAIMA" w:date="2025-10-07T18:55:00Z" w16du:dateUtc="2025-10-07T17:55:00Z">
              <w:r w:rsidR="00D901AB">
                <w:rPr>
                  <w:sz w:val="20"/>
                  <w:szCs w:val="20"/>
                  <w:lang w:val="fr-CD"/>
                </w:rPr>
                <w:t xml:space="preserve"> </w:t>
              </w:r>
            </w:ins>
            <w:ins w:id="1014" w:author="Jean Serge NGAIMA" w:date="2025-10-07T18:56:00Z" w16du:dateUtc="2025-10-07T17:56:00Z">
              <w:r w:rsidR="006E4FE7">
                <w:rPr>
                  <w:sz w:val="20"/>
                  <w:szCs w:val="20"/>
                  <w:lang w:val="fr-CD"/>
                </w:rPr>
                <w:t xml:space="preserve">alignement aux standards internationaux </w:t>
              </w:r>
              <w:r w:rsidR="00DA2B18">
                <w:rPr>
                  <w:sz w:val="20"/>
                  <w:szCs w:val="20"/>
                  <w:lang w:val="fr-CD"/>
                </w:rPr>
                <w:t>so</w:t>
              </w:r>
            </w:ins>
            <w:ins w:id="1015" w:author="Jean Serge NGAIMA" w:date="2025-10-07T18:57:00Z" w16du:dateUtc="2025-10-07T17:57:00Z">
              <w:r w:rsidR="00DA2B18">
                <w:rPr>
                  <w:sz w:val="20"/>
                  <w:szCs w:val="20"/>
                  <w:lang w:val="fr-CD"/>
                </w:rPr>
                <w:t xml:space="preserve">utenus </w:t>
              </w:r>
              <w:proofErr w:type="spellStart"/>
              <w:r w:rsidR="00DA2B18">
                <w:rPr>
                  <w:sz w:val="20"/>
                  <w:szCs w:val="20"/>
                  <w:lang w:val="fr-CD"/>
                </w:rPr>
                <w:t>pas</w:t>
              </w:r>
              <w:proofErr w:type="spellEnd"/>
              <w:r w:rsidR="00DA2B18">
                <w:rPr>
                  <w:sz w:val="20"/>
                  <w:szCs w:val="20"/>
                  <w:lang w:val="fr-CD"/>
                </w:rPr>
                <w:t xml:space="preserve"> GAVI </w:t>
              </w:r>
            </w:ins>
            <w:ins w:id="1016" w:author="Jean Serge NGAIMA" w:date="2025-10-07T18:58:00Z" w16du:dateUtc="2025-10-07T17:58:00Z">
              <w:r w:rsidR="00611C28">
                <w:rPr>
                  <w:sz w:val="20"/>
                  <w:szCs w:val="20"/>
                  <w:lang w:val="fr-CD"/>
                </w:rPr>
                <w:t xml:space="preserve">garantissent la complémentarité du domaine </w:t>
              </w:r>
              <w:r w:rsidR="00CB6222">
                <w:rPr>
                  <w:sz w:val="20"/>
                  <w:szCs w:val="20"/>
                  <w:lang w:val="fr-CD"/>
                </w:rPr>
                <w:t>aux activités d’introduction de nouveaux vaccins</w:t>
              </w:r>
            </w:ins>
            <w:ins w:id="1017" w:author="Jean Serge NGAIMA" w:date="2025-10-07T18:59:00Z" w16du:dateUtc="2025-10-07T17:59:00Z">
              <w:r w:rsidR="00920C46">
                <w:rPr>
                  <w:sz w:val="20"/>
                  <w:szCs w:val="20"/>
                  <w:lang w:val="fr-CD"/>
                </w:rPr>
                <w:t>,</w:t>
              </w:r>
              <w:r w:rsidR="00920C46" w:rsidRPr="00583E6E">
                <w:rPr>
                  <w:bCs/>
                  <w:sz w:val="20"/>
                  <w:szCs w:val="20"/>
                  <w:lang w:val="fr-FR"/>
                </w:rPr>
                <w:t xml:space="preserve"> la gestion des campagnes</w:t>
              </w:r>
              <w:r w:rsidR="00920C46">
                <w:rPr>
                  <w:bCs/>
                  <w:sz w:val="20"/>
                  <w:szCs w:val="20"/>
                  <w:lang w:val="fr-FR"/>
                </w:rPr>
                <w:t xml:space="preserve"> et l’assistance technique.</w:t>
              </w:r>
            </w:ins>
          </w:p>
          <w:p w14:paraId="3A6A8F02" w14:textId="77777777" w:rsidR="00C40E79" w:rsidRDefault="00C40E79">
            <w:pPr>
              <w:jc w:val="both"/>
              <w:rPr>
                <w:sz w:val="20"/>
                <w:szCs w:val="20"/>
                <w:lang w:val="fr-CD"/>
              </w:rPr>
            </w:pPr>
          </w:p>
          <w:p w14:paraId="48DDDCDA" w14:textId="77777777" w:rsidR="008B5385" w:rsidRDefault="008B5385">
            <w:pPr>
              <w:jc w:val="both"/>
              <w:rPr>
                <w:ins w:id="1018" w:author="Jean Serge NGAIMA" w:date="2025-10-07T19:01:00Z" w16du:dateUtc="2025-10-07T18:01:00Z"/>
                <w:sz w:val="20"/>
                <w:szCs w:val="20"/>
                <w:lang w:val="fr-CD"/>
              </w:rPr>
            </w:pPr>
          </w:p>
          <w:p w14:paraId="00D7F67D" w14:textId="0106912D" w:rsidR="00622DBD" w:rsidDel="005A41C8" w:rsidRDefault="008B5385">
            <w:pPr>
              <w:jc w:val="both"/>
              <w:rPr>
                <w:del w:id="1019" w:author="Jean Serge NGAIMA" w:date="2025-10-07T19:02:00Z" w16du:dateUtc="2025-10-07T18:02:00Z"/>
                <w:sz w:val="20"/>
                <w:szCs w:val="20"/>
                <w:lang w:val="fr-CD"/>
              </w:rPr>
            </w:pPr>
            <w:ins w:id="1020" w:author="Jean Serge NGAIMA" w:date="2025-10-07T19:01:00Z" w16du:dateUtc="2025-10-07T18:01:00Z">
              <w:r>
                <w:rPr>
                  <w:sz w:val="20"/>
                  <w:szCs w:val="20"/>
                  <w:lang w:val="fr-CD"/>
                </w:rPr>
                <w:t xml:space="preserve">Par rapport </w:t>
              </w:r>
              <w:r w:rsidR="009A6DB7">
                <w:rPr>
                  <w:sz w:val="20"/>
                  <w:szCs w:val="20"/>
                  <w:lang w:val="fr-CD"/>
                </w:rPr>
                <w:t xml:space="preserve">au domaine de la génération de la </w:t>
              </w:r>
              <w:proofErr w:type="spellStart"/>
              <w:r w:rsidR="009A6DB7">
                <w:rPr>
                  <w:sz w:val="20"/>
                  <w:szCs w:val="20"/>
                  <w:lang w:val="fr-CD"/>
                </w:rPr>
                <w:t>demande</w:t>
              </w:r>
            </w:ins>
            <w:ins w:id="1021" w:author="Jean Serge NGAIMA" w:date="2025-10-07T19:02:00Z" w16du:dateUtc="2025-10-07T18:02:00Z">
              <w:r w:rsidR="003F270A">
                <w:rPr>
                  <w:sz w:val="20"/>
                  <w:szCs w:val="20"/>
                  <w:lang w:val="fr-CD"/>
                </w:rPr>
                <w:t>,</w:t>
              </w:r>
            </w:ins>
            <w:del w:id="1022" w:author="Jean Serge NGAIMA" w:date="2025-10-07T19:02:00Z" w16du:dateUtc="2025-10-07T18:02:00Z">
              <w:r w:rsidR="00622DBD" w:rsidRPr="00583E6E" w:rsidDel="003F270A">
                <w:rPr>
                  <w:sz w:val="20"/>
                  <w:szCs w:val="20"/>
                  <w:lang w:val="fr-CD"/>
                </w:rPr>
                <w:delText>L</w:delText>
              </w:r>
            </w:del>
            <w:ins w:id="1023" w:author="Jean Serge NGAIMA" w:date="2025-10-07T19:02:00Z" w16du:dateUtc="2025-10-07T18:02:00Z">
              <w:r w:rsidR="003F270A">
                <w:rPr>
                  <w:sz w:val="20"/>
                  <w:szCs w:val="20"/>
                  <w:lang w:val="fr-CD"/>
                </w:rPr>
                <w:t>l</w:t>
              </w:r>
            </w:ins>
            <w:r w:rsidR="00622DBD" w:rsidRPr="00583E6E">
              <w:rPr>
                <w:sz w:val="20"/>
                <w:szCs w:val="20"/>
                <w:lang w:val="fr-CD"/>
              </w:rPr>
              <w:t>’accent</w:t>
            </w:r>
            <w:proofErr w:type="spellEnd"/>
            <w:r w:rsidR="00622DBD" w:rsidRPr="00583E6E">
              <w:rPr>
                <w:sz w:val="20"/>
                <w:szCs w:val="20"/>
                <w:lang w:val="fr-CD"/>
              </w:rPr>
              <w:t xml:space="preserve"> mis sur la communication adaptée et l’implication active de la société civile </w:t>
            </w:r>
            <w:ins w:id="1024" w:author="Jean Serge NGAIMA" w:date="2025-10-07T19:02:00Z" w16du:dateUtc="2025-10-07T18:02:00Z">
              <w:r w:rsidR="003F270A">
                <w:rPr>
                  <w:sz w:val="20"/>
                  <w:szCs w:val="20"/>
                  <w:lang w:val="fr-CD"/>
                </w:rPr>
                <w:t>constitu</w:t>
              </w:r>
              <w:r w:rsidR="00FE2B3F">
                <w:rPr>
                  <w:sz w:val="20"/>
                  <w:szCs w:val="20"/>
                  <w:lang w:val="fr-CD"/>
                </w:rPr>
                <w:t>e</w:t>
              </w:r>
            </w:ins>
            <w:ins w:id="1025" w:author="Jean Serge NGAIMA" w:date="2025-10-07T19:03:00Z" w16du:dateUtc="2025-10-07T18:03:00Z">
              <w:r w:rsidR="00FE2B3F">
                <w:rPr>
                  <w:sz w:val="20"/>
                  <w:szCs w:val="20"/>
                  <w:lang w:val="fr-CD"/>
                </w:rPr>
                <w:t xml:space="preserve"> un élément clé </w:t>
              </w:r>
            </w:ins>
            <w:ins w:id="1026" w:author="Jean Serge NGAIMA" w:date="2025-10-07T19:02:00Z" w16du:dateUtc="2025-10-07T18:02:00Z">
              <w:r w:rsidR="003F270A" w:rsidRPr="00583E6E">
                <w:rPr>
                  <w:sz w:val="20"/>
                  <w:szCs w:val="20"/>
                  <w:lang w:val="fr-CD"/>
                </w:rPr>
                <w:t>pour le succès des campagnes à grande échelle</w:t>
              </w:r>
            </w:ins>
            <w:ins w:id="1027" w:author="Jean Serge NGAIMA" w:date="2025-10-07T19:03:00Z" w16du:dateUtc="2025-10-07T18:03:00Z">
              <w:r w:rsidR="000A2BD5">
                <w:rPr>
                  <w:sz w:val="20"/>
                  <w:szCs w:val="20"/>
                  <w:lang w:val="fr-CD"/>
                </w:rPr>
                <w:t xml:space="preserve"> car elle </w:t>
              </w:r>
            </w:ins>
            <w:r w:rsidR="00622DBD" w:rsidRPr="00583E6E">
              <w:rPr>
                <w:sz w:val="20"/>
                <w:szCs w:val="20"/>
                <w:lang w:val="fr-CD"/>
              </w:rPr>
              <w:t xml:space="preserve">favorise l’acceptation et </w:t>
            </w:r>
            <w:ins w:id="1028" w:author="Jean Serge NGAIMA" w:date="2025-10-07T19:04:00Z" w16du:dateUtc="2025-10-07T18:04:00Z">
              <w:r w:rsidR="000A2BD5">
                <w:rPr>
                  <w:sz w:val="20"/>
                  <w:szCs w:val="20"/>
                  <w:lang w:val="fr-CD"/>
                </w:rPr>
                <w:t xml:space="preserve">l’implication des communautés dans </w:t>
              </w:r>
              <w:r w:rsidR="003E40DC">
                <w:rPr>
                  <w:sz w:val="20"/>
                  <w:szCs w:val="20"/>
                  <w:lang w:val="fr-CD"/>
                </w:rPr>
                <w:t xml:space="preserve">la mise en œuvre des activités. </w:t>
              </w:r>
            </w:ins>
            <w:del w:id="1029" w:author="Jean Serge NGAIMA" w:date="2025-10-07T19:04:00Z" w16du:dateUtc="2025-10-07T18:04:00Z">
              <w:r w:rsidR="00622DBD" w:rsidRPr="00583E6E" w:rsidDel="000A2BD5">
                <w:rPr>
                  <w:sz w:val="20"/>
                  <w:szCs w:val="20"/>
                  <w:lang w:val="fr-CD"/>
                </w:rPr>
                <w:delText xml:space="preserve">la participation </w:delText>
              </w:r>
              <w:r w:rsidR="00622DBD" w:rsidRPr="00583E6E" w:rsidDel="003E40DC">
                <w:rPr>
                  <w:sz w:val="20"/>
                  <w:szCs w:val="20"/>
                  <w:lang w:val="fr-CD"/>
                </w:rPr>
                <w:delText xml:space="preserve">communautaire, des </w:delText>
              </w:r>
            </w:del>
            <w:del w:id="1030" w:author="Jean Serge NGAIMA" w:date="2025-10-07T19:02:00Z" w16du:dateUtc="2025-10-07T18:02:00Z">
              <w:r w:rsidR="00622DBD" w:rsidRPr="00583E6E" w:rsidDel="003F270A">
                <w:rPr>
                  <w:sz w:val="20"/>
                  <w:szCs w:val="20"/>
                  <w:lang w:val="fr-CD"/>
                </w:rPr>
                <w:delText xml:space="preserve">éléments clés pour le succès des campagnes à grande échelle. </w:delText>
              </w:r>
            </w:del>
          </w:p>
          <w:p w14:paraId="5B434D89" w14:textId="77777777" w:rsidR="005A41C8" w:rsidRDefault="005A41C8">
            <w:pPr>
              <w:jc w:val="both"/>
              <w:rPr>
                <w:ins w:id="1031" w:author="Jean Serge NGAIMA" w:date="2025-10-07T19:06:00Z" w16du:dateUtc="2025-10-07T18:06:00Z"/>
                <w:sz w:val="20"/>
                <w:szCs w:val="20"/>
                <w:lang w:val="fr-CD"/>
              </w:rPr>
            </w:pPr>
          </w:p>
          <w:p w14:paraId="0156B597" w14:textId="77777777" w:rsidR="00971373" w:rsidRDefault="005A41C8">
            <w:pPr>
              <w:jc w:val="both"/>
              <w:rPr>
                <w:ins w:id="1032" w:author="Jean Serge NGAIMA" w:date="2025-10-07T19:12:00Z" w16du:dateUtc="2025-10-07T18:12:00Z"/>
                <w:sz w:val="20"/>
                <w:szCs w:val="20"/>
                <w:lang w:val="fr-CD"/>
              </w:rPr>
            </w:pPr>
            <w:ins w:id="1033" w:author="Jean Serge NGAIMA" w:date="2025-10-07T19:06:00Z" w16du:dateUtc="2025-10-07T18:06:00Z">
              <w:r>
                <w:rPr>
                  <w:sz w:val="20"/>
                  <w:szCs w:val="20"/>
                  <w:lang w:val="fr-CD"/>
                </w:rPr>
                <w:t xml:space="preserve">Les activités de la gouvernance </w:t>
              </w:r>
              <w:r w:rsidR="00702371">
                <w:rPr>
                  <w:sz w:val="20"/>
                  <w:szCs w:val="20"/>
                  <w:lang w:val="fr-CD"/>
                </w:rPr>
                <w:t xml:space="preserve">et de suivi </w:t>
              </w:r>
            </w:ins>
            <w:ins w:id="1034" w:author="Jean Serge NGAIMA" w:date="2025-10-07T19:07:00Z" w16du:dateUtc="2025-10-07T18:07:00Z">
              <w:r w:rsidR="005F3969">
                <w:rPr>
                  <w:sz w:val="20"/>
                  <w:szCs w:val="20"/>
                  <w:lang w:val="fr-CD"/>
                </w:rPr>
                <w:t xml:space="preserve">permettent </w:t>
              </w:r>
              <w:r w:rsidR="007E6E38">
                <w:rPr>
                  <w:sz w:val="20"/>
                  <w:szCs w:val="20"/>
                  <w:lang w:val="fr-CD"/>
                </w:rPr>
                <w:t xml:space="preserve">l’amélioration de la qualité des services de vaccination et l’efficacité opérationnelle </w:t>
              </w:r>
            </w:ins>
            <w:ins w:id="1035" w:author="Jean Serge NGAIMA" w:date="2025-10-07T19:08:00Z" w16du:dateUtc="2025-10-07T18:08:00Z">
              <w:r w:rsidR="00ED6E6E">
                <w:rPr>
                  <w:sz w:val="20"/>
                  <w:szCs w:val="20"/>
                  <w:lang w:val="fr-CD"/>
                </w:rPr>
                <w:t xml:space="preserve">du système de </w:t>
              </w:r>
              <w:proofErr w:type="spellStart"/>
              <w:r w:rsidR="00ED6E6E">
                <w:rPr>
                  <w:sz w:val="20"/>
                  <w:szCs w:val="20"/>
                  <w:lang w:val="fr-CD"/>
                </w:rPr>
                <w:t>vaccination.</w:t>
              </w:r>
              <w:r w:rsidR="00667A12">
                <w:rPr>
                  <w:sz w:val="20"/>
                  <w:szCs w:val="20"/>
                  <w:lang w:val="fr-CD"/>
                </w:rPr>
                <w:t>De</w:t>
              </w:r>
              <w:proofErr w:type="spellEnd"/>
              <w:r w:rsidR="00667A12">
                <w:rPr>
                  <w:sz w:val="20"/>
                  <w:szCs w:val="20"/>
                  <w:lang w:val="fr-CD"/>
                </w:rPr>
                <w:t xml:space="preserve"> </w:t>
              </w:r>
              <w:proofErr w:type="spellStart"/>
              <w:r w:rsidR="00667A12">
                <w:rPr>
                  <w:sz w:val="20"/>
                  <w:szCs w:val="20"/>
                  <w:lang w:val="fr-CD"/>
                </w:rPr>
                <w:t>plus,elles</w:t>
              </w:r>
              <w:proofErr w:type="spellEnd"/>
              <w:r w:rsidR="00667A12">
                <w:rPr>
                  <w:sz w:val="20"/>
                  <w:szCs w:val="20"/>
                  <w:lang w:val="fr-CD"/>
                </w:rPr>
                <w:t xml:space="preserve"> facilitent le transfert de conn</w:t>
              </w:r>
            </w:ins>
            <w:ins w:id="1036" w:author="Jean Serge NGAIMA" w:date="2025-10-07T19:09:00Z" w16du:dateUtc="2025-10-07T18:09:00Z">
              <w:r w:rsidR="00667A12">
                <w:rPr>
                  <w:sz w:val="20"/>
                  <w:szCs w:val="20"/>
                  <w:lang w:val="fr-CD"/>
                </w:rPr>
                <w:t>aissances</w:t>
              </w:r>
              <w:r w:rsidR="0010534A">
                <w:rPr>
                  <w:sz w:val="20"/>
                  <w:szCs w:val="20"/>
                  <w:lang w:val="fr-CD"/>
                </w:rPr>
                <w:t xml:space="preserve"> et l’amélioration continue des services offerts aux communautés </w:t>
              </w:r>
              <w:r w:rsidR="001A7B1C">
                <w:rPr>
                  <w:sz w:val="20"/>
                  <w:szCs w:val="20"/>
                  <w:lang w:val="fr-CD"/>
                </w:rPr>
                <w:t>en alignement avec les approches de ren</w:t>
              </w:r>
            </w:ins>
            <w:ins w:id="1037" w:author="Jean Serge NGAIMA" w:date="2025-10-07T19:10:00Z" w16du:dateUtc="2025-10-07T18:10:00Z">
              <w:r w:rsidR="001A7B1C">
                <w:rPr>
                  <w:sz w:val="20"/>
                  <w:szCs w:val="20"/>
                  <w:lang w:val="fr-CD"/>
                </w:rPr>
                <w:t>forcement du système</w:t>
              </w:r>
              <w:r w:rsidR="003A7DC2">
                <w:rPr>
                  <w:sz w:val="20"/>
                  <w:szCs w:val="20"/>
                  <w:lang w:val="fr-CD"/>
                </w:rPr>
                <w:t xml:space="preserve"> de santé soutenues par </w:t>
              </w:r>
              <w:proofErr w:type="spellStart"/>
              <w:r w:rsidR="003A7DC2">
                <w:rPr>
                  <w:sz w:val="20"/>
                  <w:szCs w:val="20"/>
                  <w:lang w:val="fr-CD"/>
                </w:rPr>
                <w:t>GAVI.</w:t>
              </w:r>
              <w:r w:rsidR="00BE5B27">
                <w:rPr>
                  <w:sz w:val="20"/>
                  <w:szCs w:val="20"/>
                  <w:lang w:val="fr-CD"/>
                </w:rPr>
                <w:t>Notons</w:t>
              </w:r>
              <w:proofErr w:type="spellEnd"/>
              <w:r w:rsidR="00BE5B27">
                <w:rPr>
                  <w:sz w:val="20"/>
                  <w:szCs w:val="20"/>
                  <w:lang w:val="fr-CD"/>
                </w:rPr>
                <w:t xml:space="preserve"> également que </w:t>
              </w:r>
            </w:ins>
            <w:del w:id="1038" w:author="Jean Serge NGAIMA" w:date="2025-10-07T19:10:00Z" w16du:dateUtc="2025-10-07T18:10:00Z">
              <w:r w:rsidR="00622DBD" w:rsidRPr="00583E6E" w:rsidDel="00BE5B27">
                <w:rPr>
                  <w:sz w:val="20"/>
                  <w:szCs w:val="20"/>
                  <w:lang w:val="fr-CD"/>
                </w:rPr>
                <w:delText>L</w:delText>
              </w:r>
            </w:del>
            <w:ins w:id="1039" w:author="Jean Serge NGAIMA" w:date="2025-10-07T19:10:00Z" w16du:dateUtc="2025-10-07T18:10:00Z">
              <w:r w:rsidR="00BE5B27">
                <w:rPr>
                  <w:sz w:val="20"/>
                  <w:szCs w:val="20"/>
                  <w:lang w:val="fr-CD"/>
                </w:rPr>
                <w:t>l</w:t>
              </w:r>
            </w:ins>
            <w:r w:rsidR="00622DBD" w:rsidRPr="00583E6E">
              <w:rPr>
                <w:sz w:val="20"/>
                <w:szCs w:val="20"/>
                <w:lang w:val="fr-CD"/>
              </w:rPr>
              <w:t xml:space="preserve">’assistance technique, elle-même, est </w:t>
            </w:r>
            <w:ins w:id="1040" w:author="Jean Serge NGAIMA" w:date="2025-10-07T19:11:00Z" w16du:dateUtc="2025-10-07T18:11:00Z">
              <w:r w:rsidR="002A53E0">
                <w:rPr>
                  <w:sz w:val="20"/>
                  <w:szCs w:val="20"/>
                  <w:lang w:val="fr-CD"/>
                </w:rPr>
                <w:t xml:space="preserve">également </w:t>
              </w:r>
            </w:ins>
            <w:r w:rsidR="00622DBD" w:rsidRPr="00583E6E">
              <w:rPr>
                <w:sz w:val="20"/>
                <w:szCs w:val="20"/>
                <w:lang w:val="fr-CD"/>
              </w:rPr>
              <w:t>renforcée par les activités de gouvernance et de suivi</w:t>
            </w:r>
            <w:ins w:id="1041" w:author="Jean Serge NGAIMA" w:date="2025-10-07T19:11:00Z" w16du:dateUtc="2025-10-07T18:11:00Z">
              <w:r w:rsidR="002A53E0">
                <w:rPr>
                  <w:sz w:val="20"/>
                  <w:szCs w:val="20"/>
                  <w:lang w:val="fr-CD"/>
                </w:rPr>
                <w:t xml:space="preserve"> car elle permet de mettre à la disposition de</w:t>
              </w:r>
            </w:ins>
            <w:ins w:id="1042" w:author="Jean Serge NGAIMA" w:date="2025-10-07T19:12:00Z" w16du:dateUtc="2025-10-07T18:12:00Z">
              <w:r w:rsidR="002A53E0">
                <w:rPr>
                  <w:sz w:val="20"/>
                  <w:szCs w:val="20"/>
                  <w:lang w:val="fr-CD"/>
                </w:rPr>
                <w:t xml:space="preserve">s </w:t>
              </w:r>
              <w:r w:rsidR="002F4711">
                <w:rPr>
                  <w:sz w:val="20"/>
                  <w:szCs w:val="20"/>
                  <w:lang w:val="fr-CD"/>
                </w:rPr>
                <w:t xml:space="preserve">parties prenantes </w:t>
              </w:r>
            </w:ins>
            <w:del w:id="1043" w:author="Jean Serge NGAIMA" w:date="2025-10-07T19:11:00Z" w16du:dateUtc="2025-10-07T18:11:00Z">
              <w:r w:rsidR="00622DBD" w:rsidRPr="00583E6E" w:rsidDel="002A53E0">
                <w:rPr>
                  <w:sz w:val="20"/>
                  <w:szCs w:val="20"/>
                  <w:lang w:val="fr-CD"/>
                </w:rPr>
                <w:delText xml:space="preserve">. </w:delText>
              </w:r>
            </w:del>
            <w:del w:id="1044" w:author="Jean Serge NGAIMA" w:date="2025-10-07T19:12:00Z" w16du:dateUtc="2025-10-07T18:12:00Z">
              <w:r w:rsidR="00622DBD" w:rsidRPr="00583E6E" w:rsidDel="002F4711">
                <w:rPr>
                  <w:sz w:val="20"/>
                  <w:szCs w:val="20"/>
                  <w:lang w:val="fr-CD"/>
                </w:rPr>
                <w:delText>En fournissant</w:delText>
              </w:r>
            </w:del>
            <w:r w:rsidR="00622DBD" w:rsidRPr="00583E6E">
              <w:rPr>
                <w:sz w:val="20"/>
                <w:szCs w:val="20"/>
                <w:lang w:val="fr-CD"/>
              </w:rPr>
              <w:t xml:space="preserve"> des outils de reddition de comptes, des cadres de suivi des performances et des mécanismes de coordination</w:t>
            </w:r>
            <w:ins w:id="1045" w:author="Jean Serge NGAIMA" w:date="2025-10-07T19:12:00Z" w16du:dateUtc="2025-10-07T18:12:00Z">
              <w:r w:rsidR="00971373">
                <w:rPr>
                  <w:sz w:val="20"/>
                  <w:szCs w:val="20"/>
                  <w:lang w:val="fr-CD"/>
                </w:rPr>
                <w:t>.</w:t>
              </w:r>
            </w:ins>
          </w:p>
          <w:p w14:paraId="071B21AA" w14:textId="77777777" w:rsidR="00971373" w:rsidRDefault="00971373">
            <w:pPr>
              <w:jc w:val="both"/>
              <w:rPr>
                <w:ins w:id="1046" w:author="Jean Serge NGAIMA" w:date="2025-10-07T19:13:00Z" w16du:dateUtc="2025-10-07T18:13:00Z"/>
                <w:sz w:val="20"/>
                <w:szCs w:val="20"/>
                <w:lang w:val="fr-CD"/>
              </w:rPr>
            </w:pPr>
          </w:p>
          <w:p w14:paraId="27BA667B" w14:textId="2BB081AA" w:rsidR="00622DBD" w:rsidRPr="00583E6E" w:rsidDel="00B4299B" w:rsidRDefault="003A5ACB">
            <w:pPr>
              <w:jc w:val="both"/>
              <w:rPr>
                <w:del w:id="1047" w:author="Jean Serge NGAIMA" w:date="2025-10-07T19:22:00Z" w16du:dateUtc="2025-10-07T18:22:00Z"/>
                <w:sz w:val="20"/>
                <w:szCs w:val="20"/>
                <w:lang w:val="fr-CD"/>
              </w:rPr>
            </w:pPr>
            <w:proofErr w:type="spellStart"/>
            <w:proofErr w:type="gramStart"/>
            <w:ins w:id="1048" w:author="Jean Serge NGAIMA" w:date="2025-10-07T19:20:00Z" w16du:dateUtc="2025-10-07T18:20:00Z">
              <w:r>
                <w:rPr>
                  <w:sz w:val="20"/>
                  <w:szCs w:val="20"/>
                  <w:lang w:val="fr-CD"/>
                </w:rPr>
                <w:t>Enfin,</w:t>
              </w:r>
            </w:ins>
            <w:ins w:id="1049" w:author="Jean Serge NGAIMA" w:date="2025-10-07T19:13:00Z" w16du:dateUtc="2025-10-07T18:13:00Z">
              <w:r w:rsidR="00D37AC0">
                <w:rPr>
                  <w:sz w:val="20"/>
                  <w:szCs w:val="20"/>
                  <w:lang w:val="fr-CD"/>
                </w:rPr>
                <w:t>L</w:t>
              </w:r>
            </w:ins>
            <w:ins w:id="1050" w:author="Jean Serge NGAIMA" w:date="2025-10-07T19:14:00Z" w16du:dateUtc="2025-10-07T18:14:00Z">
              <w:r w:rsidR="00B265D7">
                <w:rPr>
                  <w:sz w:val="20"/>
                  <w:szCs w:val="20"/>
                  <w:lang w:val="fr-CD"/>
                </w:rPr>
                <w:t>a</w:t>
              </w:r>
              <w:proofErr w:type="spellEnd"/>
              <w:proofErr w:type="gramEnd"/>
              <w:r w:rsidR="00B265D7">
                <w:rPr>
                  <w:sz w:val="20"/>
                  <w:szCs w:val="20"/>
                  <w:lang w:val="fr-CD"/>
                </w:rPr>
                <w:t xml:space="preserve"> s</w:t>
              </w:r>
            </w:ins>
            <w:ins w:id="1051" w:author="Jean Serge NGAIMA" w:date="2025-10-07T19:15:00Z" w16du:dateUtc="2025-10-07T18:15:00Z">
              <w:r w:rsidR="00587CCA">
                <w:rPr>
                  <w:sz w:val="20"/>
                  <w:szCs w:val="20"/>
                  <w:lang w:val="fr-CD"/>
                </w:rPr>
                <w:t>ynergie générée dans le cadre de mobilisation des ressources domestiques</w:t>
              </w:r>
            </w:ins>
            <w:ins w:id="1052" w:author="Jean Serge NGAIMA" w:date="2025-10-07T19:16:00Z" w16du:dateUtc="2025-10-07T18:16:00Z">
              <w:r w:rsidR="00693AB3">
                <w:rPr>
                  <w:sz w:val="20"/>
                  <w:szCs w:val="20"/>
                  <w:lang w:val="fr-CD"/>
                </w:rPr>
                <w:t xml:space="preserve"> </w:t>
              </w:r>
              <w:r w:rsidR="007511D2">
                <w:rPr>
                  <w:sz w:val="20"/>
                  <w:szCs w:val="20"/>
                  <w:lang w:val="fr-CD"/>
                </w:rPr>
                <w:t xml:space="preserve">à l’aide des interventions retenues pour le domaine de financement de la santé </w:t>
              </w:r>
            </w:ins>
            <w:ins w:id="1053" w:author="Jean Serge NGAIMA" w:date="2025-10-07T19:17:00Z" w16du:dateUtc="2025-10-07T18:17:00Z">
              <w:r w:rsidR="001E7D68">
                <w:rPr>
                  <w:sz w:val="20"/>
                  <w:szCs w:val="20"/>
                  <w:lang w:val="fr-CD"/>
                </w:rPr>
                <w:t xml:space="preserve">contribuera à la durabilité et à la </w:t>
              </w:r>
            </w:ins>
            <w:ins w:id="1054" w:author="Jean Serge NGAIMA" w:date="2025-10-07T19:19:00Z" w16du:dateUtc="2025-10-07T18:19:00Z">
              <w:r w:rsidR="00DC1412">
                <w:rPr>
                  <w:sz w:val="20"/>
                  <w:szCs w:val="20"/>
                  <w:lang w:val="fr-CD"/>
                </w:rPr>
                <w:t>résilience</w:t>
              </w:r>
            </w:ins>
            <w:ins w:id="1055" w:author="Jean Serge NGAIMA" w:date="2025-10-07T19:17:00Z" w16du:dateUtc="2025-10-07T18:17:00Z">
              <w:r w:rsidR="001E7D68">
                <w:rPr>
                  <w:sz w:val="20"/>
                  <w:szCs w:val="20"/>
                  <w:lang w:val="fr-CD"/>
                </w:rPr>
                <w:t xml:space="preserve"> des programmes de vaccination</w:t>
              </w:r>
            </w:ins>
            <w:ins w:id="1056" w:author="Jean Serge NGAIMA" w:date="2025-10-07T19:19:00Z" w16du:dateUtc="2025-10-07T18:19:00Z">
              <w:r w:rsidR="00DC1412">
                <w:rPr>
                  <w:sz w:val="20"/>
                  <w:szCs w:val="20"/>
                  <w:lang w:val="fr-CD"/>
                </w:rPr>
                <w:t xml:space="preserve"> </w:t>
              </w:r>
              <w:proofErr w:type="gramStart"/>
              <w:r w:rsidR="0077771A">
                <w:rPr>
                  <w:sz w:val="20"/>
                  <w:szCs w:val="20"/>
                  <w:lang w:val="fr-CD"/>
                </w:rPr>
                <w:t xml:space="preserve">après </w:t>
              </w:r>
              <w:r w:rsidR="00DC1412">
                <w:rPr>
                  <w:sz w:val="20"/>
                  <w:szCs w:val="20"/>
                  <w:lang w:val="fr-CD"/>
                </w:rPr>
                <w:t xml:space="preserve"> l’introduction</w:t>
              </w:r>
              <w:proofErr w:type="gramEnd"/>
              <w:r w:rsidR="00DC1412">
                <w:rPr>
                  <w:sz w:val="20"/>
                  <w:szCs w:val="20"/>
                  <w:lang w:val="fr-CD"/>
                </w:rPr>
                <w:t xml:space="preserve"> de nouveaux vaccins</w:t>
              </w:r>
              <w:r w:rsidR="0077771A">
                <w:rPr>
                  <w:sz w:val="20"/>
                  <w:szCs w:val="20"/>
                  <w:lang w:val="fr-CD"/>
                </w:rPr>
                <w:t xml:space="preserve"> et les campagnes de vaccination</w:t>
              </w:r>
            </w:ins>
            <w:ins w:id="1057" w:author="Jean Serge NGAIMA" w:date="2025-10-07T19:22:00Z" w16du:dateUtc="2025-10-07T18:22:00Z">
              <w:r w:rsidR="00B4299B">
                <w:rPr>
                  <w:sz w:val="20"/>
                  <w:szCs w:val="20"/>
                  <w:lang w:val="fr-CD"/>
                </w:rPr>
                <w:t>.</w:t>
              </w:r>
            </w:ins>
            <w:del w:id="1058" w:author="Jean Serge NGAIMA" w:date="2025-10-07T19:12:00Z" w16du:dateUtc="2025-10-07T18:12:00Z">
              <w:r w:rsidR="00622DBD" w:rsidRPr="00583E6E" w:rsidDel="00971373">
                <w:rPr>
                  <w:sz w:val="20"/>
                  <w:szCs w:val="20"/>
                  <w:lang w:val="fr-CD"/>
                </w:rPr>
                <w:delText xml:space="preserve">, </w:delText>
              </w:r>
            </w:del>
          </w:p>
          <w:p w14:paraId="29169525" w14:textId="77777777" w:rsidR="00E70D82" w:rsidRPr="00583E6E" w:rsidRDefault="00E70D82">
            <w:pPr>
              <w:jc w:val="both"/>
              <w:rPr>
                <w:sz w:val="20"/>
                <w:szCs w:val="20"/>
                <w:lang w:val="fr-CD"/>
              </w:rPr>
            </w:pPr>
          </w:p>
          <w:p w14:paraId="34FA4058" w14:textId="730A8A4B" w:rsidR="00622DBD" w:rsidRPr="00D8799A" w:rsidRDefault="00622DBD">
            <w:pPr>
              <w:jc w:val="both"/>
              <w:rPr>
                <w:color w:val="005CB9" w:themeColor="text2"/>
                <w:sz w:val="20"/>
                <w:szCs w:val="20"/>
                <w:lang w:val="fr-CH"/>
              </w:rPr>
            </w:pPr>
          </w:p>
        </w:tc>
      </w:tr>
    </w:tbl>
    <w:p w14:paraId="6AD2FA72" w14:textId="77777777" w:rsidR="00622DBD" w:rsidRDefault="00622DBD" w:rsidP="00622DBD">
      <w:pPr>
        <w:jc w:val="both"/>
        <w:rPr>
          <w:ins w:id="1059" w:author="Jean Serge NGAIMA" w:date="2025-10-08T21:52:00Z" w16du:dateUtc="2025-10-08T20:52:00Z"/>
          <w:color w:val="005CB9" w:themeColor="text2"/>
          <w:sz w:val="20"/>
          <w:szCs w:val="20"/>
          <w:lang w:val="fr-CH"/>
        </w:rPr>
      </w:pPr>
    </w:p>
    <w:p w14:paraId="4397125A" w14:textId="77777777" w:rsidR="0039676F" w:rsidRPr="00D8799A" w:rsidRDefault="0039676F" w:rsidP="00622DBD">
      <w:pPr>
        <w:jc w:val="both"/>
        <w:rPr>
          <w:color w:val="005CB9" w:themeColor="text2"/>
          <w:sz w:val="20"/>
          <w:szCs w:val="20"/>
          <w:lang w:val="fr-CH"/>
        </w:rPr>
      </w:pPr>
    </w:p>
    <w:p w14:paraId="3ADEE046" w14:textId="77777777" w:rsidR="00622DBD" w:rsidRPr="00F31397" w:rsidRDefault="00622DBD" w:rsidP="00622DBD">
      <w:pPr>
        <w:jc w:val="both"/>
        <w:rPr>
          <w:b/>
          <w:bCs/>
          <w:sz w:val="18"/>
          <w:szCs w:val="18"/>
          <w:lang w:val="fr-CH"/>
        </w:rPr>
      </w:pPr>
      <w:r w:rsidRPr="00F31397">
        <w:rPr>
          <w:b/>
          <w:bCs/>
          <w:sz w:val="18"/>
          <w:szCs w:val="18"/>
          <w:lang w:val="fr-CH"/>
        </w:rPr>
        <w:t xml:space="preserve">6. Le pays prévoit-il des risques importants en cas d'interruption ou de pause d'autres activités ? </w:t>
      </w:r>
    </w:p>
    <w:tbl>
      <w:tblPr>
        <w:tblStyle w:val="Grilledutableau"/>
        <w:tblW w:w="9000" w:type="dxa"/>
        <w:tblInd w:w="-5" w:type="dxa"/>
        <w:tblLook w:val="04A0" w:firstRow="1" w:lastRow="0" w:firstColumn="1" w:lastColumn="0" w:noHBand="0" w:noVBand="1"/>
      </w:tblPr>
      <w:tblGrid>
        <w:gridCol w:w="9000"/>
      </w:tblGrid>
      <w:tr w:rsidR="00622DBD" w:rsidRPr="00D8799A" w14:paraId="010D2203" w14:textId="77777777" w:rsidTr="4EF77C7B">
        <w:trPr>
          <w:trHeight w:val="1338"/>
        </w:trPr>
        <w:tc>
          <w:tcPr>
            <w:tcW w:w="9000" w:type="dxa"/>
          </w:tcPr>
          <w:p w14:paraId="2CDF0141" w14:textId="0B550617" w:rsidR="007C55C4" w:rsidRDefault="00927C34" w:rsidP="007C55C4">
            <w:pPr>
              <w:spacing w:line="276" w:lineRule="auto"/>
              <w:jc w:val="both"/>
              <w:rPr>
                <w:color w:val="005CB9" w:themeColor="text2"/>
                <w:sz w:val="20"/>
                <w:szCs w:val="20"/>
                <w:lang w:val="fr-CD"/>
              </w:rPr>
            </w:pPr>
            <w:r>
              <w:rPr>
                <w:sz w:val="20"/>
                <w:szCs w:val="20"/>
                <w:lang w:val="fr-CH"/>
              </w:rPr>
              <w:t>Des</w:t>
            </w:r>
            <w:r w:rsidRPr="00150015">
              <w:rPr>
                <w:sz w:val="20"/>
                <w:szCs w:val="20"/>
                <w:lang w:val="fr-CD"/>
              </w:rPr>
              <w:t xml:space="preserve"> interruptions ou pauses d’autres activités pourraient </w:t>
            </w:r>
            <w:r>
              <w:rPr>
                <w:sz w:val="20"/>
                <w:szCs w:val="20"/>
                <w:lang w:val="fr-CD"/>
              </w:rPr>
              <w:t xml:space="preserve">également </w:t>
            </w:r>
            <w:del w:id="1060" w:author="Jean Serge NGAIMA" w:date="2025-10-07T19:23:00Z" w16du:dateUtc="2025-10-07T18:23:00Z">
              <w:r w:rsidRPr="00150015" w:rsidDel="00D5332A">
                <w:rPr>
                  <w:sz w:val="20"/>
                  <w:szCs w:val="20"/>
                  <w:lang w:val="fr-CD"/>
                </w:rPr>
                <w:delText xml:space="preserve">présenter </w:delText>
              </w:r>
            </w:del>
            <w:ins w:id="1061" w:author="Jean Serge NGAIMA" w:date="2025-10-07T19:23:00Z" w16du:dateUtc="2025-10-07T18:23:00Z">
              <w:r w:rsidR="00D5332A">
                <w:rPr>
                  <w:sz w:val="20"/>
                  <w:szCs w:val="20"/>
                  <w:lang w:val="fr-CD"/>
                </w:rPr>
                <w:t>générer</w:t>
              </w:r>
              <w:r w:rsidR="00D5332A" w:rsidRPr="00150015">
                <w:rPr>
                  <w:sz w:val="20"/>
                  <w:szCs w:val="20"/>
                  <w:lang w:val="fr-CD"/>
                </w:rPr>
                <w:t xml:space="preserve"> </w:t>
              </w:r>
            </w:ins>
            <w:r w:rsidRPr="00150015">
              <w:rPr>
                <w:sz w:val="20"/>
                <w:szCs w:val="20"/>
                <w:lang w:val="fr-CD"/>
              </w:rPr>
              <w:t>des risques importants</w:t>
            </w:r>
            <w:r>
              <w:rPr>
                <w:sz w:val="20"/>
                <w:szCs w:val="20"/>
                <w:lang w:val="fr-CD"/>
              </w:rPr>
              <w:t xml:space="preserve"> pour tous les domaines de la vaccination au regard des défis spécifiques que ces derniers présentent</w:t>
            </w:r>
            <w:r w:rsidR="00141D2E">
              <w:rPr>
                <w:sz w:val="20"/>
                <w:szCs w:val="20"/>
                <w:lang w:val="fr-CD"/>
              </w:rPr>
              <w:t>.</w:t>
            </w:r>
            <w:r w:rsidR="007C55C4" w:rsidRPr="00D8799A">
              <w:rPr>
                <w:color w:val="005CB9" w:themeColor="text2"/>
                <w:sz w:val="20"/>
                <w:szCs w:val="20"/>
                <w:lang w:val="fr-CD"/>
              </w:rPr>
              <w:t xml:space="preserve"> </w:t>
            </w:r>
          </w:p>
          <w:p w14:paraId="6BE6C227" w14:textId="77777777" w:rsidR="006C75EB" w:rsidRDefault="006C75EB">
            <w:pPr>
              <w:spacing w:line="276" w:lineRule="auto"/>
              <w:jc w:val="both"/>
              <w:rPr>
                <w:color w:val="005CB9" w:themeColor="text2"/>
                <w:sz w:val="20"/>
                <w:szCs w:val="20"/>
                <w:lang w:val="fr-CD"/>
              </w:rPr>
            </w:pPr>
          </w:p>
          <w:p w14:paraId="6C8FC41C" w14:textId="1AA7A427" w:rsidR="00AD292E" w:rsidRPr="008961F3" w:rsidRDefault="00141D2E" w:rsidP="00AD292E">
            <w:pPr>
              <w:jc w:val="both"/>
              <w:rPr>
                <w:sz w:val="20"/>
                <w:szCs w:val="20"/>
                <w:lang w:val="fr-CD"/>
              </w:rPr>
            </w:pPr>
            <w:r w:rsidRPr="008961F3">
              <w:rPr>
                <w:bCs/>
                <w:sz w:val="20"/>
                <w:szCs w:val="20"/>
                <w:lang w:val="fr-FR"/>
              </w:rPr>
              <w:t>Par rapport à la Prestation de</w:t>
            </w:r>
            <w:del w:id="1062" w:author="Jean Serge NGAIMA" w:date="2025-10-07T19:23:00Z" w16du:dateUtc="2025-10-07T18:23:00Z">
              <w:r w:rsidRPr="008961F3" w:rsidDel="00E817DB">
                <w:rPr>
                  <w:bCs/>
                  <w:sz w:val="20"/>
                  <w:szCs w:val="20"/>
                  <w:lang w:val="fr-FR"/>
                </w:rPr>
                <w:delText>s</w:delText>
              </w:r>
            </w:del>
            <w:r w:rsidRPr="008961F3">
              <w:rPr>
                <w:bCs/>
                <w:sz w:val="20"/>
                <w:szCs w:val="20"/>
                <w:lang w:val="fr-FR"/>
              </w:rPr>
              <w:t xml:space="preserve"> service</w:t>
            </w:r>
            <w:del w:id="1063" w:author="Jean Serge NGAIMA" w:date="2025-10-07T19:24:00Z" w16du:dateUtc="2025-10-07T18:24:00Z">
              <w:r w:rsidRPr="008961F3" w:rsidDel="00E817DB">
                <w:rPr>
                  <w:bCs/>
                  <w:sz w:val="20"/>
                  <w:szCs w:val="20"/>
                  <w:lang w:val="fr-FR"/>
                </w:rPr>
                <w:delText>s</w:delText>
              </w:r>
            </w:del>
            <w:r w:rsidRPr="008961F3">
              <w:rPr>
                <w:bCs/>
                <w:sz w:val="20"/>
                <w:szCs w:val="20"/>
                <w:lang w:val="fr-FR"/>
              </w:rPr>
              <w:t xml:space="preserve">, </w:t>
            </w:r>
            <w:ins w:id="1064" w:author="Jean Serge NGAIMA" w:date="2025-10-07T19:25:00Z" w16du:dateUtc="2025-10-07T18:25:00Z">
              <w:r w:rsidR="00DD0C98" w:rsidRPr="6E442368">
                <w:rPr>
                  <w:sz w:val="20"/>
                  <w:szCs w:val="20"/>
                  <w:lang w:val="fr-FR"/>
                </w:rPr>
                <w:t>La perte des acquis en matière de coordination et de formation continue pourrait entraîner l’interruption ou la détérioration des activités de vaccination, ce qui représente un risque élevé pour la qualité et la performance du système vaccinal. Cela pourrait se traduire par une augmentation des poches d’enfants zéro dose et sous-vaccinés, ainsi que par la résurgence potentielle d’épidémies de rougeole et de poliomyélite</w:t>
              </w:r>
            </w:ins>
            <w:ins w:id="1065" w:author="Jean Serge NGAIMA" w:date="2025-10-07T19:26:00Z" w16du:dateUtc="2025-10-07T18:26:00Z">
              <w:r w:rsidR="00611C0D">
                <w:rPr>
                  <w:sz w:val="20"/>
                  <w:szCs w:val="20"/>
                  <w:lang w:val="fr-FR"/>
                </w:rPr>
                <w:t>.</w:t>
              </w:r>
            </w:ins>
            <w:ins w:id="1066" w:author="Jean Serge NGAIMA" w:date="2025-10-07T19:25:00Z" w16du:dateUtc="2025-10-07T18:25:00Z">
              <w:r w:rsidR="00DD0C98" w:rsidRPr="6E442368">
                <w:rPr>
                  <w:sz w:val="20"/>
                  <w:szCs w:val="20"/>
                  <w:lang w:val="fr-FR"/>
                </w:rPr>
                <w:t xml:space="preserve"> </w:t>
              </w:r>
            </w:ins>
            <w:del w:id="1067" w:author="Jean Serge NGAIMA" w:date="2025-10-07T19:25:00Z" w16du:dateUtc="2025-10-07T18:25:00Z">
              <w:r w:rsidRPr="008961F3" w:rsidDel="00611C0D">
                <w:rPr>
                  <w:bCs/>
                  <w:sz w:val="20"/>
                  <w:szCs w:val="20"/>
                  <w:lang w:val="fr-FR"/>
                </w:rPr>
                <w:delText xml:space="preserve">la perte des acquis de la </w:delText>
              </w:r>
              <w:r w:rsidRPr="008961F3" w:rsidDel="00611C0D">
                <w:rPr>
                  <w:bCs/>
                  <w:sz w:val="20"/>
                  <w:szCs w:val="20"/>
                  <w:lang w:val="fr-FR"/>
                </w:rPr>
                <w:lastRenderedPageBreak/>
                <w:delText xml:space="preserve">coordination et de la formation continue pourrait conduire à l’interruption ou la détérioration </w:delText>
              </w:r>
              <w:r w:rsidR="001B3E94" w:rsidRPr="008961F3" w:rsidDel="00611C0D">
                <w:rPr>
                  <w:bCs/>
                  <w:sz w:val="20"/>
                  <w:szCs w:val="20"/>
                  <w:lang w:val="fr-FR"/>
                </w:rPr>
                <w:delText>des activités</w:delText>
              </w:r>
              <w:r w:rsidRPr="008961F3" w:rsidDel="00611C0D">
                <w:rPr>
                  <w:bCs/>
                  <w:sz w:val="20"/>
                  <w:szCs w:val="20"/>
                  <w:lang w:val="fr-FR"/>
                </w:rPr>
                <w:delText xml:space="preserve"> identifiées</w:delText>
              </w:r>
              <w:r w:rsidR="00400E7D" w:rsidRPr="008961F3" w:rsidDel="00611C0D">
                <w:rPr>
                  <w:bCs/>
                  <w:sz w:val="20"/>
                  <w:szCs w:val="20"/>
                  <w:lang w:val="fr-FR"/>
                </w:rPr>
                <w:delText xml:space="preserve"> suite </w:delText>
              </w:r>
              <w:r w:rsidR="008445E2" w:rsidRPr="008961F3" w:rsidDel="00611C0D">
                <w:rPr>
                  <w:bCs/>
                  <w:sz w:val="20"/>
                  <w:szCs w:val="20"/>
                  <w:lang w:val="fr-FR"/>
                </w:rPr>
                <w:delText>à la démotivation du personnel,</w:delText>
              </w:r>
              <w:r w:rsidR="008A2B0B" w:rsidRPr="008961F3" w:rsidDel="00611C0D">
                <w:rPr>
                  <w:bCs/>
                  <w:sz w:val="20"/>
                  <w:szCs w:val="20"/>
                  <w:lang w:val="fr-FR"/>
                </w:rPr>
                <w:delText xml:space="preserve"> </w:delText>
              </w:r>
              <w:r w:rsidR="008445E2" w:rsidRPr="008961F3" w:rsidDel="00611C0D">
                <w:rPr>
                  <w:bCs/>
                  <w:sz w:val="20"/>
                  <w:szCs w:val="20"/>
                  <w:lang w:val="fr-FR"/>
                </w:rPr>
                <w:delText>la surcharge de travail</w:delText>
              </w:r>
              <w:r w:rsidR="008A2B0B" w:rsidRPr="008961F3" w:rsidDel="00611C0D">
                <w:rPr>
                  <w:bCs/>
                  <w:sz w:val="20"/>
                  <w:szCs w:val="20"/>
                  <w:lang w:val="fr-FR"/>
                </w:rPr>
                <w:delText xml:space="preserve"> et les horaires de vaccination inadaptée</w:delText>
              </w:r>
              <w:r w:rsidRPr="008961F3" w:rsidDel="00611C0D">
                <w:rPr>
                  <w:bCs/>
                  <w:sz w:val="20"/>
                  <w:szCs w:val="20"/>
                  <w:lang w:val="fr-FR"/>
                </w:rPr>
                <w:delText xml:space="preserve">. </w:delText>
              </w:r>
            </w:del>
            <w:del w:id="1068" w:author="Jean Serge NGAIMA" w:date="2025-10-07T19:26:00Z" w16du:dateUtc="2025-10-07T18:26:00Z">
              <w:r w:rsidRPr="008961F3" w:rsidDel="00611C0D">
                <w:rPr>
                  <w:bCs/>
                  <w:sz w:val="20"/>
                  <w:szCs w:val="20"/>
                  <w:lang w:val="fr-FR"/>
                </w:rPr>
                <w:delText xml:space="preserve">Cela présente </w:delText>
              </w:r>
              <w:r w:rsidR="008A2B0B" w:rsidRPr="008961F3" w:rsidDel="00611C0D">
                <w:rPr>
                  <w:bCs/>
                  <w:sz w:val="20"/>
                  <w:szCs w:val="20"/>
                  <w:lang w:val="fr-FR"/>
                </w:rPr>
                <w:delText>induirait des</w:delText>
              </w:r>
              <w:r w:rsidRPr="008961F3" w:rsidDel="00611C0D">
                <w:rPr>
                  <w:bCs/>
                  <w:sz w:val="20"/>
                  <w:szCs w:val="20"/>
                  <w:lang w:val="fr-FR"/>
                </w:rPr>
                <w:delText xml:space="preserve"> risques élevés de détérioration de la qualité et de la performance du système vaccinal, l’augmentation des poches d’enfants zéro dose et sous vaccinés</w:delText>
              </w:r>
              <w:r w:rsidR="001B3E94" w:rsidRPr="008961F3" w:rsidDel="00611C0D">
                <w:rPr>
                  <w:bCs/>
                  <w:sz w:val="20"/>
                  <w:szCs w:val="20"/>
                  <w:lang w:val="fr-FR"/>
                </w:rPr>
                <w:delText xml:space="preserve"> et l’apparition</w:delText>
              </w:r>
              <w:r w:rsidRPr="008961F3" w:rsidDel="00611C0D">
                <w:rPr>
                  <w:bCs/>
                  <w:sz w:val="20"/>
                  <w:szCs w:val="20"/>
                  <w:lang w:val="fr-FR"/>
                </w:rPr>
                <w:delText xml:space="preserve"> potentielle des épidémies de rougeole et polio.</w:delText>
              </w:r>
              <w:r w:rsidR="00AD292E" w:rsidRPr="008961F3" w:rsidDel="00611C0D">
                <w:rPr>
                  <w:sz w:val="20"/>
                  <w:szCs w:val="20"/>
                  <w:lang w:val="fr-CD"/>
                </w:rPr>
                <w:delText xml:space="preserve"> </w:delText>
              </w:r>
              <w:r w:rsidR="00253EA8" w:rsidRPr="008961F3" w:rsidDel="00611C0D">
                <w:rPr>
                  <w:sz w:val="20"/>
                  <w:szCs w:val="20"/>
                  <w:lang w:val="fr-CD"/>
                </w:rPr>
                <w:delText xml:space="preserve">De plus, </w:delText>
              </w:r>
              <w:r w:rsidR="00AD292E" w:rsidRPr="008961F3" w:rsidDel="00611C0D">
                <w:rPr>
                  <w:sz w:val="20"/>
                  <w:szCs w:val="20"/>
                  <w:lang w:val="fr-CD"/>
                </w:rPr>
                <w:delText xml:space="preserve">les délais d’introduction </w:delText>
              </w:r>
              <w:r w:rsidR="00253EA8" w:rsidRPr="008961F3" w:rsidDel="00611C0D">
                <w:rPr>
                  <w:sz w:val="20"/>
                  <w:szCs w:val="20"/>
                  <w:lang w:val="fr-CD"/>
                </w:rPr>
                <w:delText>et d</w:delText>
              </w:r>
              <w:r w:rsidR="008961F3" w:rsidRPr="008961F3" w:rsidDel="00611C0D">
                <w:rPr>
                  <w:sz w:val="20"/>
                  <w:szCs w:val="20"/>
                  <w:lang w:val="fr-CD"/>
                </w:rPr>
                <w:delText>’organisation des</w:delText>
              </w:r>
              <w:r w:rsidR="00AD292E" w:rsidRPr="008961F3" w:rsidDel="00611C0D">
                <w:rPr>
                  <w:sz w:val="20"/>
                  <w:szCs w:val="20"/>
                  <w:lang w:val="fr-CD"/>
                </w:rPr>
                <w:delText xml:space="preserve"> campagnes associées s</w:delText>
              </w:r>
              <w:r w:rsidR="008961F3" w:rsidRPr="008961F3" w:rsidDel="00611C0D">
                <w:rPr>
                  <w:sz w:val="20"/>
                  <w:szCs w:val="20"/>
                  <w:lang w:val="fr-CD"/>
                </w:rPr>
                <w:delText xml:space="preserve">eraient </w:delText>
              </w:r>
              <w:r w:rsidR="00AD292E" w:rsidRPr="008961F3" w:rsidDel="00611C0D">
                <w:rPr>
                  <w:sz w:val="20"/>
                  <w:szCs w:val="20"/>
                  <w:lang w:val="fr-CD"/>
                </w:rPr>
                <w:delText>retardés si les activités transitoires ne se poursuivent pas de manière adéquate. Cela limiterait les opportunités d’élargir la protection vaccinale et pourrait créer une incertitude chez les partenaires quant à la continuité des financements et des plans d’action, augmentant la vulnérabilité du système face à des chocs futurs</w:delText>
              </w:r>
            </w:del>
            <w:r w:rsidR="00AD292E" w:rsidRPr="008961F3">
              <w:rPr>
                <w:sz w:val="20"/>
                <w:szCs w:val="20"/>
                <w:lang w:val="fr-CD"/>
              </w:rPr>
              <w:t>.</w:t>
            </w:r>
          </w:p>
          <w:p w14:paraId="3F5ED588" w14:textId="6F6A24E8" w:rsidR="002F6AE6" w:rsidRDefault="00156AF8" w:rsidP="000C2C61">
            <w:pPr>
              <w:rPr>
                <w:ins w:id="1069" w:author="Jean Serge NGAIMA" w:date="2025-10-07T19:28:00Z" w16du:dateUtc="2025-10-07T18:28:00Z"/>
                <w:rFonts w:eastAsia="Times New Roman"/>
                <w:sz w:val="20"/>
                <w:szCs w:val="20"/>
                <w:lang w:val="fr-FR"/>
              </w:rPr>
            </w:pPr>
            <w:r>
              <w:rPr>
                <w:bCs/>
                <w:color w:val="000000"/>
                <w:sz w:val="20"/>
                <w:szCs w:val="20"/>
                <w:lang w:val="fr-FR"/>
              </w:rPr>
              <w:t xml:space="preserve">Par </w:t>
            </w:r>
            <w:r w:rsidR="00B63E49">
              <w:rPr>
                <w:bCs/>
                <w:color w:val="000000"/>
                <w:sz w:val="20"/>
                <w:szCs w:val="20"/>
                <w:lang w:val="fr-FR"/>
              </w:rPr>
              <w:t>rapport au domaine Ressources Humaines pour la Santé,</w:t>
            </w:r>
            <w:r w:rsidR="00B63E49" w:rsidRPr="00D8799A">
              <w:rPr>
                <w:rFonts w:eastAsia="Times New Roman"/>
                <w:sz w:val="20"/>
                <w:szCs w:val="20"/>
                <w:lang w:val="fr-FR"/>
              </w:rPr>
              <w:t xml:space="preserve"> </w:t>
            </w:r>
            <w:r w:rsidR="00B63E49">
              <w:rPr>
                <w:rFonts w:eastAsia="Times New Roman"/>
                <w:sz w:val="20"/>
                <w:szCs w:val="20"/>
                <w:lang w:val="fr-FR"/>
              </w:rPr>
              <w:t>l</w:t>
            </w:r>
            <w:r w:rsidR="00B63E49" w:rsidRPr="00D8799A">
              <w:rPr>
                <w:rFonts w:eastAsia="Times New Roman"/>
                <w:sz w:val="20"/>
                <w:szCs w:val="20"/>
                <w:lang w:val="fr-FR"/>
              </w:rPr>
              <w:t xml:space="preserve">e manque d’interopérabilité entre le dispositif numérique de gestion de la formation continue (IHRIS) et le DIHS2 </w:t>
            </w:r>
            <w:ins w:id="1070" w:author="Jean Serge NGAIMA" w:date="2025-10-07T19:28:00Z" w16du:dateUtc="2025-10-07T18:28:00Z">
              <w:r w:rsidR="002F6AE6">
                <w:rPr>
                  <w:rFonts w:eastAsia="Times New Roman"/>
                  <w:sz w:val="20"/>
                  <w:szCs w:val="20"/>
                  <w:lang w:val="fr-FR"/>
                </w:rPr>
                <w:t xml:space="preserve">pourrait occasionner </w:t>
              </w:r>
            </w:ins>
            <w:ins w:id="1071" w:author="Jean Serge NGAIMA" w:date="2025-10-07T19:29:00Z" w16du:dateUtc="2025-10-07T18:29:00Z">
              <w:r w:rsidR="002F6AE6">
                <w:rPr>
                  <w:rFonts w:eastAsia="Times New Roman"/>
                  <w:sz w:val="20"/>
                  <w:szCs w:val="20"/>
                  <w:lang w:val="fr-FR"/>
                </w:rPr>
                <w:t>la frag</w:t>
              </w:r>
              <w:r w:rsidR="0034634F">
                <w:rPr>
                  <w:rFonts w:eastAsia="Times New Roman"/>
                  <w:sz w:val="20"/>
                  <w:szCs w:val="20"/>
                  <w:lang w:val="fr-FR"/>
                </w:rPr>
                <w:t>mentation du suivi et le manque de visibilité des effets de l’approc</w:t>
              </w:r>
              <w:r w:rsidR="0023064E">
                <w:rPr>
                  <w:rFonts w:eastAsia="Times New Roman"/>
                  <w:sz w:val="20"/>
                  <w:szCs w:val="20"/>
                  <w:lang w:val="fr-FR"/>
                </w:rPr>
                <w:t>he E Learning et suivi post f</w:t>
              </w:r>
            </w:ins>
            <w:ins w:id="1072" w:author="Jean Serge NGAIMA" w:date="2025-10-07T19:30:00Z" w16du:dateUtc="2025-10-07T18:30:00Z">
              <w:r w:rsidR="0023064E">
                <w:rPr>
                  <w:rFonts w:eastAsia="Times New Roman"/>
                  <w:sz w:val="20"/>
                  <w:szCs w:val="20"/>
                  <w:lang w:val="fr-FR"/>
                </w:rPr>
                <w:t xml:space="preserve">ormation sur les performances </w:t>
              </w:r>
              <w:r w:rsidR="00D46101">
                <w:rPr>
                  <w:rFonts w:eastAsia="Times New Roman"/>
                  <w:sz w:val="20"/>
                  <w:szCs w:val="20"/>
                  <w:lang w:val="fr-FR"/>
                </w:rPr>
                <w:t xml:space="preserve">individuels des prestataires et du </w:t>
              </w:r>
              <w:proofErr w:type="spellStart"/>
              <w:r w:rsidR="00D46101">
                <w:rPr>
                  <w:rFonts w:eastAsia="Times New Roman"/>
                  <w:sz w:val="20"/>
                  <w:szCs w:val="20"/>
                  <w:lang w:val="fr-FR"/>
                </w:rPr>
                <w:t>programme.Il</w:t>
              </w:r>
              <w:proofErr w:type="spellEnd"/>
              <w:r w:rsidR="00D46101">
                <w:rPr>
                  <w:rFonts w:eastAsia="Times New Roman"/>
                  <w:sz w:val="20"/>
                  <w:szCs w:val="20"/>
                  <w:lang w:val="fr-FR"/>
                </w:rPr>
                <w:t xml:space="preserve"> est important de mobiliser des fonds supplémentaires pour </w:t>
              </w:r>
            </w:ins>
            <w:ins w:id="1073" w:author="Jean Serge NGAIMA" w:date="2025-10-07T19:31:00Z" w16du:dateUtc="2025-10-07T18:31:00Z">
              <w:r w:rsidR="00136E7D">
                <w:rPr>
                  <w:rFonts w:eastAsia="Times New Roman"/>
                  <w:sz w:val="20"/>
                  <w:szCs w:val="20"/>
                  <w:lang w:val="fr-FR"/>
                </w:rPr>
                <w:t xml:space="preserve">la mise en œuvre des activités qui permettront </w:t>
              </w:r>
              <w:r w:rsidR="0062122A">
                <w:rPr>
                  <w:rFonts w:eastAsia="Times New Roman"/>
                  <w:sz w:val="20"/>
                  <w:szCs w:val="20"/>
                  <w:lang w:val="fr-FR"/>
                </w:rPr>
                <w:t xml:space="preserve">de rendre effectif l’interopérabilité des outils numériques utilisés au sein du ministère de la santé avec </w:t>
              </w:r>
              <w:r w:rsidR="00EC08C5">
                <w:rPr>
                  <w:rFonts w:eastAsia="Times New Roman"/>
                  <w:sz w:val="20"/>
                  <w:szCs w:val="20"/>
                  <w:lang w:val="fr-FR"/>
                </w:rPr>
                <w:t>le DIHS</w:t>
              </w:r>
            </w:ins>
            <w:ins w:id="1074" w:author="Jean Serge NGAIMA" w:date="2025-10-07T19:32:00Z" w16du:dateUtc="2025-10-07T18:32:00Z">
              <w:r w:rsidR="00EC08C5">
                <w:rPr>
                  <w:rFonts w:eastAsia="Times New Roman"/>
                  <w:sz w:val="20"/>
                  <w:szCs w:val="20"/>
                  <w:lang w:val="fr-FR"/>
                </w:rPr>
                <w:t xml:space="preserve">2.Voir activités 4.16. </w:t>
              </w:r>
              <w:proofErr w:type="gramStart"/>
              <w:r w:rsidR="00EC08C5">
                <w:rPr>
                  <w:rFonts w:eastAsia="Times New Roman"/>
                  <w:sz w:val="20"/>
                  <w:szCs w:val="20"/>
                  <w:lang w:val="fr-FR"/>
                </w:rPr>
                <w:t>et</w:t>
              </w:r>
              <w:proofErr w:type="gramEnd"/>
              <w:r w:rsidR="00EC08C5">
                <w:rPr>
                  <w:rFonts w:eastAsia="Times New Roman"/>
                  <w:sz w:val="20"/>
                  <w:szCs w:val="20"/>
                  <w:lang w:val="fr-FR"/>
                </w:rPr>
                <w:t xml:space="preserve"> 4.17. </w:t>
              </w:r>
              <w:proofErr w:type="gramStart"/>
              <w:r w:rsidR="00EC08C5">
                <w:rPr>
                  <w:rFonts w:eastAsia="Times New Roman"/>
                  <w:sz w:val="20"/>
                  <w:szCs w:val="20"/>
                  <w:lang w:val="fr-FR"/>
                </w:rPr>
                <w:t>de</w:t>
              </w:r>
              <w:proofErr w:type="gramEnd"/>
              <w:r w:rsidR="00EC08C5">
                <w:rPr>
                  <w:rFonts w:eastAsia="Times New Roman"/>
                  <w:sz w:val="20"/>
                  <w:szCs w:val="20"/>
                  <w:lang w:val="fr-FR"/>
                </w:rPr>
                <w:t xml:space="preserve"> RSS</w:t>
              </w:r>
              <w:proofErr w:type="gramStart"/>
              <w:r w:rsidR="00EC08C5">
                <w:rPr>
                  <w:rFonts w:eastAsia="Times New Roman"/>
                  <w:sz w:val="20"/>
                  <w:szCs w:val="20"/>
                  <w:lang w:val="fr-FR"/>
                </w:rPr>
                <w:t>4,non</w:t>
              </w:r>
              <w:proofErr w:type="gramEnd"/>
              <w:r w:rsidR="00EC08C5">
                <w:rPr>
                  <w:rFonts w:eastAsia="Times New Roman"/>
                  <w:sz w:val="20"/>
                  <w:szCs w:val="20"/>
                  <w:lang w:val="fr-FR"/>
                </w:rPr>
                <w:t xml:space="preserve"> retenues durant la transition.</w:t>
              </w:r>
            </w:ins>
          </w:p>
          <w:p w14:paraId="5E805926" w14:textId="77777777" w:rsidR="002F6AE6" w:rsidRDefault="002F6AE6" w:rsidP="000C2C61">
            <w:pPr>
              <w:rPr>
                <w:ins w:id="1075" w:author="Jean Serge NGAIMA" w:date="2025-10-07T19:28:00Z" w16du:dateUtc="2025-10-07T18:28:00Z"/>
                <w:rFonts w:eastAsia="Times New Roman"/>
                <w:sz w:val="20"/>
                <w:szCs w:val="20"/>
                <w:lang w:val="fr-FR"/>
              </w:rPr>
            </w:pPr>
          </w:p>
          <w:p w14:paraId="0DFEA9E0" w14:textId="77777777" w:rsidR="00C50D81" w:rsidRPr="00D8799A" w:rsidRDefault="00C50D81" w:rsidP="00C50D81">
            <w:pPr>
              <w:spacing w:line="276" w:lineRule="auto"/>
              <w:jc w:val="both"/>
              <w:rPr>
                <w:color w:val="005CB9" w:themeColor="text2"/>
                <w:sz w:val="20"/>
                <w:szCs w:val="20"/>
                <w:lang w:val="fr-CD"/>
              </w:rPr>
            </w:pPr>
          </w:p>
          <w:p w14:paraId="677D0F56" w14:textId="72AE7421" w:rsidR="00EE101D" w:rsidRPr="00D8799A" w:rsidRDefault="008A2B0B" w:rsidP="00EE101D">
            <w:pPr>
              <w:spacing w:line="276" w:lineRule="auto"/>
              <w:jc w:val="both"/>
              <w:rPr>
                <w:color w:val="005CB9" w:themeColor="text2"/>
                <w:sz w:val="20"/>
                <w:szCs w:val="20"/>
                <w:lang w:val="fr-CD"/>
              </w:rPr>
            </w:pPr>
            <w:r w:rsidRPr="00EA086C">
              <w:rPr>
                <w:bCs/>
                <w:color w:val="000000"/>
                <w:sz w:val="20"/>
                <w:szCs w:val="20"/>
                <w:lang w:val="fr-FR"/>
              </w:rPr>
              <w:t>Par rapport à la chaine d’approvisionnement,</w:t>
            </w:r>
            <w:r w:rsidR="00EA086C" w:rsidRPr="00EA086C">
              <w:rPr>
                <w:bCs/>
                <w:color w:val="000000"/>
                <w:sz w:val="20"/>
                <w:szCs w:val="20"/>
                <w:lang w:val="fr-FR"/>
              </w:rPr>
              <w:t xml:space="preserve"> l’arrêt ou la suspension d’une de ces activités génère systématiquement un risque de rupture, de perte de qualité vaccinale, </w:t>
            </w:r>
            <w:r w:rsidR="00EE101D">
              <w:rPr>
                <w:bCs/>
                <w:color w:val="000000"/>
                <w:sz w:val="20"/>
                <w:szCs w:val="20"/>
                <w:lang w:val="fr-FR"/>
              </w:rPr>
              <w:t xml:space="preserve">gaspillage </w:t>
            </w:r>
            <w:r w:rsidR="002A40D2">
              <w:rPr>
                <w:bCs/>
                <w:color w:val="000000"/>
                <w:sz w:val="20"/>
                <w:szCs w:val="20"/>
                <w:lang w:val="fr-FR"/>
              </w:rPr>
              <w:t xml:space="preserve">des </w:t>
            </w:r>
            <w:proofErr w:type="spellStart"/>
            <w:proofErr w:type="gramStart"/>
            <w:r w:rsidR="002A40D2">
              <w:rPr>
                <w:bCs/>
                <w:color w:val="000000"/>
                <w:sz w:val="20"/>
                <w:szCs w:val="20"/>
                <w:lang w:val="fr-FR"/>
              </w:rPr>
              <w:t>vaccins,</w:t>
            </w:r>
            <w:r w:rsidR="00EA086C" w:rsidRPr="00EA086C">
              <w:rPr>
                <w:bCs/>
                <w:color w:val="000000"/>
                <w:sz w:val="20"/>
                <w:szCs w:val="20"/>
                <w:lang w:val="fr-FR"/>
              </w:rPr>
              <w:t>de</w:t>
            </w:r>
            <w:proofErr w:type="spellEnd"/>
            <w:proofErr w:type="gramEnd"/>
            <w:r w:rsidR="00EA086C" w:rsidRPr="00EA086C">
              <w:rPr>
                <w:bCs/>
                <w:color w:val="000000"/>
                <w:sz w:val="20"/>
                <w:szCs w:val="20"/>
                <w:lang w:val="fr-FR"/>
              </w:rPr>
              <w:t xml:space="preserve"> blocage de campagnes ou de perte d’éligibilité aux subventions internationales (exemple : en cas de non-réalisation des autoévaluation GEV</w:t>
            </w:r>
            <w:r w:rsidR="00EA086C" w:rsidRPr="007C55C4">
              <w:rPr>
                <w:bCs/>
                <w:sz w:val="20"/>
                <w:szCs w:val="20"/>
                <w:lang w:val="fr-FR"/>
              </w:rPr>
              <w:t>).</w:t>
            </w:r>
            <w:r w:rsidR="00EE101D" w:rsidRPr="007C55C4">
              <w:rPr>
                <w:sz w:val="20"/>
                <w:szCs w:val="20"/>
                <w:lang w:val="fr-CD"/>
              </w:rPr>
              <w:t xml:space="preserve"> </w:t>
            </w:r>
            <w:r w:rsidR="007C55C4" w:rsidRPr="007C55C4">
              <w:rPr>
                <w:sz w:val="20"/>
                <w:szCs w:val="20"/>
                <w:lang w:val="fr-CD"/>
              </w:rPr>
              <w:t xml:space="preserve">L’interruption des services </w:t>
            </w:r>
            <w:proofErr w:type="gramStart"/>
            <w:r w:rsidR="007C55C4" w:rsidRPr="007C55C4">
              <w:rPr>
                <w:sz w:val="20"/>
                <w:szCs w:val="20"/>
                <w:lang w:val="fr-CD"/>
              </w:rPr>
              <w:t>suite à</w:t>
            </w:r>
            <w:proofErr w:type="gramEnd"/>
            <w:r w:rsidR="007C55C4" w:rsidRPr="007C55C4">
              <w:rPr>
                <w:sz w:val="20"/>
                <w:szCs w:val="20"/>
                <w:lang w:val="fr-CD"/>
              </w:rPr>
              <w:t xml:space="preserve"> la non-disponibilité des vaccins génère une</w:t>
            </w:r>
            <w:r w:rsidR="00EE101D" w:rsidRPr="007C55C4">
              <w:rPr>
                <w:sz w:val="20"/>
                <w:szCs w:val="20"/>
                <w:lang w:val="fr-CD"/>
              </w:rPr>
              <w:t xml:space="preserve"> perte de confiance des populations</w:t>
            </w:r>
            <w:r w:rsidR="007C55C4" w:rsidRPr="007C55C4">
              <w:rPr>
                <w:sz w:val="20"/>
                <w:szCs w:val="20"/>
                <w:lang w:val="fr-CD"/>
              </w:rPr>
              <w:t xml:space="preserve"> vis-à-vis </w:t>
            </w:r>
            <w:r w:rsidR="00156AF8" w:rsidRPr="007C55C4">
              <w:rPr>
                <w:sz w:val="20"/>
                <w:szCs w:val="20"/>
                <w:lang w:val="fr-CD"/>
              </w:rPr>
              <w:t>du système</w:t>
            </w:r>
            <w:r w:rsidR="00EE101D" w:rsidRPr="007C55C4">
              <w:rPr>
                <w:sz w:val="20"/>
                <w:szCs w:val="20"/>
                <w:lang w:val="fr-CD"/>
              </w:rPr>
              <w:t xml:space="preserve"> de vaccination. </w:t>
            </w:r>
          </w:p>
          <w:p w14:paraId="74333905" w14:textId="43C24762" w:rsidR="00EA086C" w:rsidRPr="00EE101D" w:rsidRDefault="00EA086C" w:rsidP="00EA086C">
            <w:pPr>
              <w:jc w:val="both"/>
              <w:rPr>
                <w:bCs/>
                <w:color w:val="000000"/>
                <w:sz w:val="20"/>
                <w:szCs w:val="20"/>
                <w:lang w:val="fr-CD"/>
              </w:rPr>
            </w:pPr>
          </w:p>
          <w:p w14:paraId="27B2994E" w14:textId="4339B579" w:rsidR="007C55C4" w:rsidRPr="00D8799A" w:rsidRDefault="007C55C4" w:rsidP="007C55C4">
            <w:pPr>
              <w:jc w:val="both"/>
              <w:rPr>
                <w:rFonts w:eastAsia="Times New Roman"/>
                <w:sz w:val="20"/>
                <w:szCs w:val="20"/>
                <w:lang w:val="fr-FR"/>
              </w:rPr>
            </w:pPr>
            <w:r w:rsidRPr="007C55C4">
              <w:rPr>
                <w:sz w:val="20"/>
                <w:szCs w:val="20"/>
                <w:lang w:val="fr-CD"/>
              </w:rPr>
              <w:t>Par rapport au Système d’Information Sanitaire (SIS)</w:t>
            </w:r>
            <w:r>
              <w:rPr>
                <w:sz w:val="20"/>
                <w:szCs w:val="20"/>
                <w:lang w:val="fr-CD"/>
              </w:rPr>
              <w:t>,</w:t>
            </w:r>
            <w:r w:rsidRPr="00D8799A">
              <w:rPr>
                <w:rFonts w:eastAsia="Times New Roman"/>
                <w:sz w:val="20"/>
                <w:szCs w:val="20"/>
                <w:lang w:val="fr-FR"/>
              </w:rPr>
              <w:t xml:space="preserve"> </w:t>
            </w:r>
            <w:r>
              <w:rPr>
                <w:rFonts w:eastAsia="Times New Roman"/>
                <w:sz w:val="20"/>
                <w:szCs w:val="20"/>
                <w:lang w:val="fr-FR"/>
              </w:rPr>
              <w:t>u</w:t>
            </w:r>
            <w:r w:rsidRPr="00D8799A">
              <w:rPr>
                <w:rFonts w:eastAsia="Times New Roman"/>
                <w:sz w:val="20"/>
                <w:szCs w:val="20"/>
                <w:lang w:val="fr-FR"/>
              </w:rPr>
              <w:t>n arrêt ou une fragmentation de</w:t>
            </w:r>
            <w:r>
              <w:rPr>
                <w:rFonts w:eastAsia="Times New Roman"/>
                <w:sz w:val="20"/>
                <w:szCs w:val="20"/>
                <w:lang w:val="fr-FR"/>
              </w:rPr>
              <w:t>s</w:t>
            </w:r>
            <w:r w:rsidRPr="00D8799A">
              <w:rPr>
                <w:rFonts w:eastAsia="Times New Roman"/>
                <w:sz w:val="20"/>
                <w:szCs w:val="20"/>
                <w:lang w:val="fr-FR"/>
              </w:rPr>
              <w:t xml:space="preserve"> actions </w:t>
            </w:r>
            <w:r>
              <w:rPr>
                <w:rFonts w:eastAsia="Times New Roman"/>
                <w:sz w:val="20"/>
                <w:szCs w:val="20"/>
                <w:lang w:val="fr-FR"/>
              </w:rPr>
              <w:t xml:space="preserve">identifiées </w:t>
            </w:r>
            <w:r w:rsidRPr="00D8799A">
              <w:rPr>
                <w:rFonts w:eastAsia="Times New Roman"/>
                <w:sz w:val="20"/>
                <w:szCs w:val="20"/>
                <w:lang w:val="fr-FR"/>
              </w:rPr>
              <w:t>multiplierait les erreurs, baiserait la qualité des données, et ralentirait la couverture vaccinale.</w:t>
            </w:r>
          </w:p>
          <w:p w14:paraId="2D9939F1" w14:textId="77777777" w:rsidR="008961F3" w:rsidRDefault="008961F3" w:rsidP="007C55C4">
            <w:pPr>
              <w:jc w:val="both"/>
              <w:rPr>
                <w:sz w:val="20"/>
                <w:szCs w:val="20"/>
                <w:lang w:val="fr-FR"/>
              </w:rPr>
            </w:pPr>
          </w:p>
          <w:p w14:paraId="382D0A04" w14:textId="790AC7A0" w:rsidR="007C55C4" w:rsidRDefault="007C55C4" w:rsidP="007C55C4">
            <w:pPr>
              <w:jc w:val="both"/>
              <w:rPr>
                <w:rFonts w:eastAsia="Times New Roman"/>
                <w:sz w:val="20"/>
                <w:szCs w:val="20"/>
                <w:lang w:val="fr-FR"/>
              </w:rPr>
            </w:pPr>
            <w:r>
              <w:rPr>
                <w:sz w:val="20"/>
                <w:szCs w:val="20"/>
                <w:lang w:val="fr-FR"/>
              </w:rPr>
              <w:t>Par rapport à la Surveillance Epidémiologique,</w:t>
            </w:r>
            <w:r w:rsidRPr="00D8799A">
              <w:rPr>
                <w:rFonts w:eastAsia="Times New Roman"/>
                <w:sz w:val="20"/>
                <w:szCs w:val="20"/>
                <w:lang w:val="fr-FR"/>
              </w:rPr>
              <w:t xml:space="preserve"> </w:t>
            </w:r>
            <w:r>
              <w:rPr>
                <w:rFonts w:eastAsia="Times New Roman"/>
                <w:sz w:val="20"/>
                <w:szCs w:val="20"/>
                <w:lang w:val="fr-FR"/>
              </w:rPr>
              <w:t>l’</w:t>
            </w:r>
            <w:r w:rsidRPr="00D8799A">
              <w:rPr>
                <w:rFonts w:eastAsia="Times New Roman"/>
                <w:sz w:val="20"/>
                <w:szCs w:val="20"/>
                <w:lang w:val="fr-FR"/>
              </w:rPr>
              <w:t xml:space="preserve">interruption </w:t>
            </w:r>
            <w:r>
              <w:rPr>
                <w:rFonts w:eastAsia="Times New Roman"/>
                <w:sz w:val="20"/>
                <w:szCs w:val="20"/>
                <w:lang w:val="fr-FR"/>
              </w:rPr>
              <w:t xml:space="preserve">des actions </w:t>
            </w:r>
            <w:r w:rsidRPr="00D8799A">
              <w:rPr>
                <w:rFonts w:eastAsia="Times New Roman"/>
                <w:sz w:val="20"/>
                <w:szCs w:val="20"/>
                <w:lang w:val="fr-FR"/>
              </w:rPr>
              <w:t>expose</w:t>
            </w:r>
            <w:r>
              <w:rPr>
                <w:rFonts w:eastAsia="Times New Roman"/>
                <w:sz w:val="20"/>
                <w:szCs w:val="20"/>
                <w:lang w:val="fr-FR"/>
              </w:rPr>
              <w:t xml:space="preserve">rait </w:t>
            </w:r>
            <w:r w:rsidRPr="00D8799A">
              <w:rPr>
                <w:rFonts w:eastAsia="Times New Roman"/>
                <w:sz w:val="20"/>
                <w:szCs w:val="20"/>
                <w:lang w:val="fr-FR"/>
              </w:rPr>
              <w:t>le système à une perte de vigilance, une dégradation de la qualité de la décision en cas d’épidémies et une fragilité accrue face aux problèmes émergents de la vaccination, mettant en danger la confiance de la population vis-à-vis du système de santé.</w:t>
            </w:r>
          </w:p>
          <w:p w14:paraId="43AD0C03" w14:textId="77777777" w:rsidR="00B63E49" w:rsidRDefault="00B63E49" w:rsidP="007C55C4">
            <w:pPr>
              <w:jc w:val="both"/>
              <w:rPr>
                <w:rFonts w:eastAsia="Times New Roman"/>
                <w:sz w:val="20"/>
                <w:szCs w:val="20"/>
                <w:lang w:val="fr-FR"/>
              </w:rPr>
            </w:pPr>
          </w:p>
          <w:p w14:paraId="61DFD04B" w14:textId="349062C7" w:rsidR="00B63E49" w:rsidRPr="00D8799A" w:rsidRDefault="00B63E49" w:rsidP="00B63E49">
            <w:pPr>
              <w:jc w:val="both"/>
              <w:rPr>
                <w:rFonts w:eastAsia="Times New Roman"/>
                <w:sz w:val="20"/>
                <w:szCs w:val="20"/>
                <w:lang w:val="fr-FR"/>
              </w:rPr>
            </w:pPr>
            <w:r>
              <w:rPr>
                <w:rFonts w:eastAsia="Times New Roman"/>
                <w:sz w:val="20"/>
                <w:szCs w:val="20"/>
                <w:lang w:val="fr-FR"/>
              </w:rPr>
              <w:t>Par rapport à la demande,</w:t>
            </w:r>
            <w:r w:rsidRPr="00D8799A">
              <w:rPr>
                <w:rFonts w:eastAsia="Times New Roman"/>
                <w:sz w:val="20"/>
                <w:szCs w:val="20"/>
                <w:lang w:val="fr-FR"/>
              </w:rPr>
              <w:t xml:space="preserve"> </w:t>
            </w:r>
            <w:r>
              <w:rPr>
                <w:rFonts w:eastAsia="Times New Roman"/>
                <w:sz w:val="20"/>
                <w:szCs w:val="20"/>
                <w:lang w:val="fr-FR"/>
              </w:rPr>
              <w:t>l</w:t>
            </w:r>
            <w:r w:rsidRPr="00D8799A">
              <w:rPr>
                <w:rFonts w:eastAsia="Times New Roman"/>
                <w:sz w:val="20"/>
                <w:szCs w:val="20"/>
                <w:lang w:val="fr-FR"/>
              </w:rPr>
              <w:t>’interruption ou l’abandon d’une de ces activités mettrait en péril la capacité d’adaptation du système à interagir avec les communautés pour améliorer la couverture vaccinale, rendant plus difficile l’atteinte des cibles et la prévention des épidémies.</w:t>
            </w:r>
          </w:p>
          <w:p w14:paraId="06A6024C" w14:textId="77777777" w:rsidR="007C55C4" w:rsidRDefault="007C55C4" w:rsidP="007C55C4">
            <w:pPr>
              <w:jc w:val="both"/>
              <w:rPr>
                <w:rFonts w:eastAsia="Times New Roman"/>
                <w:sz w:val="20"/>
                <w:szCs w:val="20"/>
                <w:lang w:val="fr-FR"/>
              </w:rPr>
            </w:pPr>
          </w:p>
          <w:p w14:paraId="05A0DC16" w14:textId="77777777" w:rsidR="00156AF8" w:rsidRDefault="007C55C4" w:rsidP="004B2EE7">
            <w:pPr>
              <w:jc w:val="both"/>
              <w:rPr>
                <w:rFonts w:eastAsia="Times New Roman"/>
                <w:sz w:val="20"/>
                <w:szCs w:val="20"/>
                <w:lang w:val="fr-FR"/>
              </w:rPr>
            </w:pPr>
            <w:r>
              <w:rPr>
                <w:rFonts w:eastAsia="Times New Roman"/>
                <w:sz w:val="20"/>
                <w:szCs w:val="20"/>
                <w:lang w:val="fr-FR"/>
              </w:rPr>
              <w:t>Par rapport à la Gouvernance,</w:t>
            </w:r>
            <w:r w:rsidRPr="00D8799A">
              <w:rPr>
                <w:rFonts w:eastAsia="Times New Roman"/>
                <w:sz w:val="20"/>
                <w:szCs w:val="20"/>
                <w:lang w:val="fr-FR"/>
              </w:rPr>
              <w:t xml:space="preserve"> </w:t>
            </w:r>
            <w:r>
              <w:rPr>
                <w:rFonts w:eastAsia="Times New Roman"/>
                <w:sz w:val="20"/>
                <w:szCs w:val="20"/>
                <w:lang w:val="fr-FR"/>
              </w:rPr>
              <w:t xml:space="preserve">le risque majeur noté </w:t>
            </w:r>
            <w:r w:rsidR="009612A1">
              <w:rPr>
                <w:rFonts w:eastAsia="Times New Roman"/>
                <w:sz w:val="20"/>
                <w:szCs w:val="20"/>
                <w:lang w:val="fr-FR"/>
              </w:rPr>
              <w:t xml:space="preserve">en cas de </w:t>
            </w:r>
            <w:r w:rsidR="00754970">
              <w:rPr>
                <w:rFonts w:eastAsia="Times New Roman"/>
                <w:sz w:val="20"/>
                <w:szCs w:val="20"/>
                <w:lang w:val="fr-FR"/>
              </w:rPr>
              <w:t xml:space="preserve">perte des acquis de pilotage efficace </w:t>
            </w:r>
            <w:r w:rsidR="006640A1">
              <w:rPr>
                <w:rFonts w:eastAsia="Times New Roman"/>
                <w:sz w:val="20"/>
                <w:szCs w:val="20"/>
                <w:lang w:val="fr-FR"/>
              </w:rPr>
              <w:t>est la perte</w:t>
            </w:r>
            <w:r w:rsidRPr="00D8799A">
              <w:rPr>
                <w:rFonts w:eastAsia="Times New Roman"/>
                <w:sz w:val="20"/>
                <w:szCs w:val="20"/>
                <w:lang w:val="fr-FR"/>
              </w:rPr>
              <w:t xml:space="preserve"> de visibilité et de performance</w:t>
            </w:r>
            <w:r w:rsidR="006640A1">
              <w:rPr>
                <w:rFonts w:eastAsia="Times New Roman"/>
                <w:sz w:val="20"/>
                <w:szCs w:val="20"/>
                <w:lang w:val="fr-FR"/>
              </w:rPr>
              <w:t xml:space="preserve"> du PEV.</w:t>
            </w:r>
            <w:r w:rsidR="009612A1">
              <w:rPr>
                <w:rFonts w:eastAsia="Times New Roman"/>
                <w:sz w:val="20"/>
                <w:szCs w:val="20"/>
                <w:lang w:val="fr-FR"/>
              </w:rPr>
              <w:t xml:space="preserve"> </w:t>
            </w:r>
            <w:r w:rsidR="006640A1">
              <w:rPr>
                <w:rFonts w:eastAsia="Times New Roman"/>
                <w:sz w:val="20"/>
                <w:szCs w:val="20"/>
                <w:lang w:val="fr-FR"/>
              </w:rPr>
              <w:t>De plus</w:t>
            </w:r>
            <w:r w:rsidR="009612A1">
              <w:rPr>
                <w:rFonts w:eastAsia="Times New Roman"/>
                <w:sz w:val="20"/>
                <w:szCs w:val="20"/>
                <w:lang w:val="fr-FR"/>
              </w:rPr>
              <w:t xml:space="preserve"> l</w:t>
            </w:r>
            <w:r w:rsidRPr="00D8799A">
              <w:rPr>
                <w:rFonts w:eastAsia="Times New Roman"/>
                <w:sz w:val="20"/>
                <w:szCs w:val="20"/>
                <w:lang w:val="fr-FR"/>
              </w:rPr>
              <w:t>es risques de rupture d’appui financier</w:t>
            </w:r>
            <w:r w:rsidR="009612A1">
              <w:rPr>
                <w:rFonts w:eastAsia="Times New Roman"/>
                <w:sz w:val="20"/>
                <w:szCs w:val="20"/>
                <w:lang w:val="fr-FR"/>
              </w:rPr>
              <w:t xml:space="preserve"> associé</w:t>
            </w:r>
            <w:r w:rsidR="00754970">
              <w:rPr>
                <w:rFonts w:eastAsia="Times New Roman"/>
                <w:sz w:val="20"/>
                <w:szCs w:val="20"/>
                <w:lang w:val="fr-FR"/>
              </w:rPr>
              <w:t>s à</w:t>
            </w:r>
            <w:r w:rsidRPr="00D8799A">
              <w:rPr>
                <w:rFonts w:eastAsia="Times New Roman"/>
                <w:sz w:val="20"/>
                <w:szCs w:val="20"/>
                <w:lang w:val="fr-FR"/>
              </w:rPr>
              <w:t xml:space="preserve"> une baisse d’efficacité des interventions</w:t>
            </w:r>
            <w:r w:rsidR="009612A1">
              <w:rPr>
                <w:rFonts w:eastAsia="Times New Roman"/>
                <w:sz w:val="20"/>
                <w:szCs w:val="20"/>
                <w:lang w:val="fr-FR"/>
              </w:rPr>
              <w:t xml:space="preserve"> serai</w:t>
            </w:r>
            <w:r w:rsidR="00754970">
              <w:rPr>
                <w:rFonts w:eastAsia="Times New Roman"/>
                <w:sz w:val="20"/>
                <w:szCs w:val="20"/>
                <w:lang w:val="fr-FR"/>
              </w:rPr>
              <w:t>en</w:t>
            </w:r>
            <w:r w:rsidR="009612A1">
              <w:rPr>
                <w:rFonts w:eastAsia="Times New Roman"/>
                <w:sz w:val="20"/>
                <w:szCs w:val="20"/>
                <w:lang w:val="fr-FR"/>
              </w:rPr>
              <w:t xml:space="preserve">t également </w:t>
            </w:r>
            <w:r w:rsidR="00754970">
              <w:rPr>
                <w:rFonts w:eastAsia="Times New Roman"/>
                <w:sz w:val="20"/>
                <w:szCs w:val="20"/>
                <w:lang w:val="fr-FR"/>
              </w:rPr>
              <w:t>enregistrés. Cela</w:t>
            </w:r>
            <w:r w:rsidR="00754970" w:rsidRPr="00D8799A">
              <w:rPr>
                <w:rFonts w:eastAsia="Times New Roman"/>
                <w:sz w:val="20"/>
                <w:szCs w:val="20"/>
                <w:lang w:val="fr-FR"/>
              </w:rPr>
              <w:t xml:space="preserve"> compromettrait</w:t>
            </w:r>
            <w:r w:rsidRPr="00D8799A">
              <w:rPr>
                <w:rFonts w:eastAsia="Times New Roman"/>
                <w:sz w:val="20"/>
                <w:szCs w:val="20"/>
                <w:lang w:val="fr-FR"/>
              </w:rPr>
              <w:t xml:space="preserve"> la crédibilité de l’ensemble du système face aux enjeux nationaux et internationaux de transparence et de lutte contre la corruption.</w:t>
            </w:r>
            <w:r w:rsidR="00754970">
              <w:rPr>
                <w:rFonts w:eastAsia="Times New Roman"/>
                <w:sz w:val="20"/>
                <w:szCs w:val="20"/>
                <w:lang w:val="fr-FR"/>
              </w:rPr>
              <w:t xml:space="preserve"> A titre </w:t>
            </w:r>
            <w:r w:rsidR="004B2EE7">
              <w:rPr>
                <w:rFonts w:eastAsia="Times New Roman"/>
                <w:sz w:val="20"/>
                <w:szCs w:val="20"/>
                <w:lang w:val="fr-FR"/>
              </w:rPr>
              <w:t>d’illustration,</w:t>
            </w:r>
            <w:r w:rsidR="004B2EE7" w:rsidRPr="004B2EE7">
              <w:rPr>
                <w:rFonts w:eastAsia="Times New Roman"/>
                <w:sz w:val="20"/>
                <w:szCs w:val="20"/>
                <w:lang w:val="fr-FR"/>
              </w:rPr>
              <w:t xml:space="preserve"> une</w:t>
            </w:r>
            <w:r w:rsidR="00622DBD" w:rsidRPr="004B2EE7">
              <w:rPr>
                <w:rFonts w:eastAsia="Times New Roman"/>
                <w:sz w:val="20"/>
                <w:szCs w:val="20"/>
                <w:lang w:val="fr-FR"/>
              </w:rPr>
              <w:t xml:space="preserve"> pause des activités de supervision et de reddition de comptes peut affaiblir les mécanismes de traçabilité et de transparence. L’allocation des ressources pourrait devenir moins efficiente et les capacités de détection et de réponse rapide aux ruptures ou gaspillages se réduiraient, retardant la réorientation des efforts et la mobilisation de soutiens supplémentaires. Cela peut aussi </w:t>
            </w:r>
            <w:r w:rsidR="004B2EE7" w:rsidRPr="004B2EE7">
              <w:rPr>
                <w:rFonts w:eastAsia="Times New Roman"/>
                <w:sz w:val="20"/>
                <w:szCs w:val="20"/>
                <w:lang w:val="fr-FR"/>
              </w:rPr>
              <w:t>affecter</w:t>
            </w:r>
            <w:r w:rsidR="00622DBD" w:rsidRPr="004B2EE7">
              <w:rPr>
                <w:rFonts w:eastAsia="Times New Roman"/>
                <w:sz w:val="20"/>
                <w:szCs w:val="20"/>
                <w:lang w:val="fr-FR"/>
              </w:rPr>
              <w:t xml:space="preserve"> l’alignement avec les exigences de coordination des partenaires et ralentir les décisions stratégiques.</w:t>
            </w:r>
          </w:p>
          <w:p w14:paraId="2310BA4B" w14:textId="77777777" w:rsidR="00156AF8" w:rsidRDefault="00156AF8" w:rsidP="004B2EE7">
            <w:pPr>
              <w:jc w:val="both"/>
              <w:rPr>
                <w:rFonts w:eastAsia="Times New Roman"/>
                <w:sz w:val="20"/>
                <w:szCs w:val="20"/>
                <w:lang w:val="fr-FR"/>
              </w:rPr>
            </w:pPr>
          </w:p>
          <w:p w14:paraId="37467918" w14:textId="0435E5BB" w:rsidR="002F0D34" w:rsidRPr="002F0D34" w:rsidRDefault="750D3593" w:rsidP="002F0D34">
            <w:pPr>
              <w:jc w:val="both"/>
              <w:rPr>
                <w:ins w:id="1076" w:author="Jean Serge NGAIMA" w:date="2025-10-07T19:36:00Z"/>
                <w:rFonts w:eastAsia="Times New Roman"/>
                <w:sz w:val="20"/>
                <w:szCs w:val="20"/>
                <w:lang w:val="fr-FR"/>
              </w:rPr>
            </w:pPr>
            <w:r w:rsidRPr="4EF77C7B">
              <w:rPr>
                <w:sz w:val="20"/>
                <w:szCs w:val="20"/>
                <w:lang w:val="fr-CD"/>
              </w:rPr>
              <w:t>Par rapport au financement</w:t>
            </w:r>
            <w:ins w:id="1077" w:author="Clarisse Veylon (Consultant)" w:date="2025-10-09T13:02:00Z">
              <w:r w:rsidR="5D899C35" w:rsidRPr="4EF77C7B">
                <w:rPr>
                  <w:sz w:val="20"/>
                  <w:szCs w:val="20"/>
                  <w:lang w:val="fr-CD"/>
                </w:rPr>
                <w:t xml:space="preserve"> de la santé</w:t>
              </w:r>
            </w:ins>
            <w:r w:rsidRPr="4EF77C7B">
              <w:rPr>
                <w:sz w:val="20"/>
                <w:szCs w:val="20"/>
                <w:lang w:val="fr-CD"/>
              </w:rPr>
              <w:t>,</w:t>
            </w:r>
            <w:r w:rsidRPr="4EF77C7B">
              <w:rPr>
                <w:rFonts w:eastAsia="Times New Roman"/>
                <w:sz w:val="20"/>
                <w:szCs w:val="20"/>
                <w:lang w:val="fr-FR"/>
              </w:rPr>
              <w:t xml:space="preserve"> une faible appropriation ou une faible contribution des autorités politico administratives exposerait le programme à une perte de contrôle des financements, à des retards dans l’engagement politique et financier des provinces, ainsi qu’à des difficultés pour pérenniser les services de vaccination et maintenir la confiance des bailleurs durant la période de transition.</w:t>
            </w:r>
            <w:ins w:id="1078" w:author="Jean Serge NGAIMA" w:date="2025-10-07T19:36:00Z">
              <w:r w:rsidR="54313E78" w:rsidRPr="4EF77C7B">
                <w:rPr>
                  <w:rFonts w:ascii="Segoe UI" w:eastAsia="Times New Roman" w:hAnsi="Segoe UI" w:cs="Segoe UI"/>
                  <w:b/>
                  <w:bCs/>
                  <w:sz w:val="18"/>
                  <w:szCs w:val="18"/>
                  <w:lang w:val="fr-FR" w:eastAsia="zh-CN"/>
                </w:rPr>
                <w:t xml:space="preserve"> </w:t>
              </w:r>
              <w:r w:rsidR="54313E78" w:rsidRPr="4EF77C7B">
                <w:rPr>
                  <w:rFonts w:eastAsia="Times New Roman"/>
                  <w:sz w:val="20"/>
                  <w:szCs w:val="20"/>
                  <w:lang w:val="fr-FR"/>
                </w:rPr>
                <w:t>A cela s'ajoute, risques de fragmentation de la coordination locale, de mauvaise gestion des fonds, de démotivation des équipes opérationnelles. Ces faiblesses pourraient compromettre la réactivité du système face aux urgences sanitaires, nuire à la qualité des services, et entraîner une perte de confiance des bailleurs, réduisant ainsi les opportunités de financement futur.</w:t>
              </w:r>
            </w:ins>
          </w:p>
          <w:p w14:paraId="67B42E8D" w14:textId="25A06636" w:rsidR="00DC5D69" w:rsidRDefault="00DC5D69" w:rsidP="00DC5D69">
            <w:pPr>
              <w:jc w:val="both"/>
              <w:rPr>
                <w:rFonts w:eastAsia="Times New Roman"/>
                <w:sz w:val="20"/>
                <w:szCs w:val="20"/>
                <w:lang w:val="fr-FR"/>
              </w:rPr>
            </w:pPr>
          </w:p>
          <w:p w14:paraId="455FE1A7" w14:textId="77777777" w:rsidR="00DC5D69" w:rsidRDefault="00DC5D69" w:rsidP="00DC5D69">
            <w:pPr>
              <w:jc w:val="both"/>
              <w:rPr>
                <w:rFonts w:eastAsia="Times New Roman"/>
                <w:sz w:val="20"/>
                <w:szCs w:val="20"/>
                <w:lang w:val="fr-FR"/>
              </w:rPr>
            </w:pPr>
          </w:p>
          <w:p w14:paraId="004A2C3D" w14:textId="6A3417BE" w:rsidR="00622DBD" w:rsidRPr="00085BA8" w:rsidRDefault="00DC5D69" w:rsidP="008D26BC">
            <w:pPr>
              <w:jc w:val="both"/>
              <w:rPr>
                <w:sz w:val="20"/>
                <w:szCs w:val="20"/>
                <w:lang w:val="fr-CD"/>
              </w:rPr>
            </w:pPr>
            <w:r w:rsidRPr="00085BA8">
              <w:rPr>
                <w:rFonts w:eastAsia="Times New Roman"/>
                <w:sz w:val="20"/>
                <w:szCs w:val="20"/>
                <w:lang w:val="fr-FR"/>
              </w:rPr>
              <w:t xml:space="preserve">Au regard de ce qui </w:t>
            </w:r>
            <w:r w:rsidR="008D26BC" w:rsidRPr="00085BA8">
              <w:rPr>
                <w:rFonts w:eastAsia="Times New Roman"/>
                <w:sz w:val="20"/>
                <w:szCs w:val="20"/>
                <w:lang w:val="fr-FR"/>
              </w:rPr>
              <w:t>précède,</w:t>
            </w:r>
            <w:r w:rsidR="008D26BC" w:rsidRPr="00085BA8">
              <w:rPr>
                <w:sz w:val="20"/>
                <w:szCs w:val="20"/>
                <w:lang w:val="fr-CD"/>
              </w:rPr>
              <w:t xml:space="preserve"> la</w:t>
            </w:r>
            <w:r w:rsidR="00622DBD" w:rsidRPr="00085BA8">
              <w:rPr>
                <w:sz w:val="20"/>
                <w:szCs w:val="20"/>
                <w:lang w:val="fr-CD"/>
              </w:rPr>
              <w:t xml:space="preserve"> résilience et la durabilité du système peuvent être compromises. </w:t>
            </w:r>
            <w:r w:rsidR="008749BE" w:rsidRPr="00085BA8">
              <w:rPr>
                <w:sz w:val="20"/>
                <w:szCs w:val="20"/>
                <w:lang w:val="fr-CD"/>
              </w:rPr>
              <w:t xml:space="preserve">Elles peuvent être caractérisée par une </w:t>
            </w:r>
            <w:r w:rsidR="00622DBD" w:rsidRPr="00085BA8">
              <w:rPr>
                <w:sz w:val="20"/>
                <w:szCs w:val="20"/>
                <w:lang w:val="fr-CD"/>
              </w:rPr>
              <w:t xml:space="preserve">perte de capacité institutionnelle et la fragilisation des gains à long </w:t>
            </w:r>
            <w:r w:rsidR="008D26BC" w:rsidRPr="00085BA8">
              <w:rPr>
                <w:sz w:val="20"/>
                <w:szCs w:val="20"/>
                <w:lang w:val="fr-CD"/>
              </w:rPr>
              <w:t>terme, rendant</w:t>
            </w:r>
            <w:r w:rsidR="00622DBD" w:rsidRPr="00085BA8">
              <w:rPr>
                <w:sz w:val="20"/>
                <w:szCs w:val="20"/>
                <w:lang w:val="fr-CD"/>
              </w:rPr>
              <w:t xml:space="preserve"> le pays plus vulnérable </w:t>
            </w:r>
            <w:r w:rsidR="008749BE" w:rsidRPr="00085BA8">
              <w:rPr>
                <w:sz w:val="20"/>
                <w:szCs w:val="20"/>
                <w:lang w:val="fr-CD"/>
              </w:rPr>
              <w:t>aux</w:t>
            </w:r>
            <w:r w:rsidR="00622DBD" w:rsidRPr="00085BA8">
              <w:rPr>
                <w:sz w:val="20"/>
                <w:szCs w:val="20"/>
                <w:lang w:val="fr-CD"/>
              </w:rPr>
              <w:t xml:space="preserve"> </w:t>
            </w:r>
            <w:r w:rsidR="008D26BC" w:rsidRPr="00085BA8">
              <w:rPr>
                <w:sz w:val="20"/>
                <w:szCs w:val="20"/>
                <w:lang w:val="fr-CD"/>
              </w:rPr>
              <w:t>crises sanitaires dont les épidémies.</w:t>
            </w:r>
          </w:p>
          <w:p w14:paraId="13771E7E" w14:textId="77777777" w:rsidR="008D26BC" w:rsidRPr="00085BA8" w:rsidRDefault="008D26BC" w:rsidP="008D26BC">
            <w:pPr>
              <w:jc w:val="both"/>
              <w:rPr>
                <w:sz w:val="20"/>
                <w:szCs w:val="20"/>
                <w:lang w:val="fr-CD"/>
              </w:rPr>
            </w:pPr>
          </w:p>
          <w:p w14:paraId="1E1DD35D" w14:textId="27358E12" w:rsidR="008D26BC" w:rsidRPr="00085BA8" w:rsidDel="003452E6" w:rsidRDefault="00622DBD" w:rsidP="008D26BC">
            <w:pPr>
              <w:jc w:val="both"/>
              <w:rPr>
                <w:del w:id="1079" w:author="Jean Serge NGAIMA" w:date="2025-10-08T22:14:00Z" w16du:dateUtc="2025-10-08T21:14:00Z"/>
                <w:sz w:val="20"/>
                <w:szCs w:val="20"/>
                <w:lang w:val="fr-CD"/>
              </w:rPr>
            </w:pPr>
            <w:r w:rsidRPr="00085BA8">
              <w:rPr>
                <w:sz w:val="20"/>
                <w:szCs w:val="20"/>
                <w:lang w:val="fr-CD"/>
              </w:rPr>
              <w:t xml:space="preserve">Pour atténuer ces risques, plusieurs mesures de mitigation sont </w:t>
            </w:r>
            <w:ins w:id="1080" w:author="Jean Serge NGAIMA" w:date="2025-10-07T19:38:00Z" w16du:dateUtc="2025-10-07T18:38:00Z">
              <w:r w:rsidR="00D8400E" w:rsidRPr="00085BA8">
                <w:rPr>
                  <w:sz w:val="20"/>
                  <w:szCs w:val="20"/>
                  <w:lang w:val="fr-CD"/>
                </w:rPr>
                <w:t>envisageables</w:t>
              </w:r>
              <w:r w:rsidR="00D8400E">
                <w:rPr>
                  <w:sz w:val="20"/>
                  <w:szCs w:val="20"/>
                  <w:lang w:val="fr-CD"/>
                </w:rPr>
                <w:t>. Elles</w:t>
              </w:r>
            </w:ins>
            <w:ins w:id="1081" w:author="Jean Serge NGAIMA" w:date="2025-10-07T19:37:00Z" w16du:dateUtc="2025-10-07T18:37:00Z">
              <w:r w:rsidR="00990696">
                <w:rPr>
                  <w:sz w:val="20"/>
                  <w:szCs w:val="20"/>
                  <w:lang w:val="fr-CD"/>
                </w:rPr>
                <w:t xml:space="preserve"> sont résumées dans le tableau </w:t>
              </w:r>
              <w:r w:rsidR="00D8400E">
                <w:rPr>
                  <w:sz w:val="20"/>
                  <w:szCs w:val="20"/>
                  <w:lang w:val="fr-CD"/>
                </w:rPr>
                <w:t>ci-dessous au regard des risques identifiés.</w:t>
              </w:r>
            </w:ins>
            <w:del w:id="1082" w:author="Jean Serge NGAIMA" w:date="2025-10-07T19:37:00Z" w16du:dateUtc="2025-10-07T18:37:00Z">
              <w:r w:rsidR="008D26BC" w:rsidRPr="00085BA8" w:rsidDel="00990696">
                <w:rPr>
                  <w:sz w:val="20"/>
                  <w:szCs w:val="20"/>
                  <w:lang w:val="fr-CD"/>
                </w:rPr>
                <w:delText> </w:delText>
              </w:r>
            </w:del>
            <w:r w:rsidR="008D26BC" w:rsidRPr="00085BA8">
              <w:rPr>
                <w:sz w:val="20"/>
                <w:szCs w:val="20"/>
                <w:lang w:val="fr-CD"/>
              </w:rPr>
              <w:t>:</w:t>
            </w:r>
          </w:p>
          <w:p w14:paraId="28620015" w14:textId="77777777" w:rsidR="008D26BC" w:rsidRPr="00085BA8" w:rsidDel="003452E6" w:rsidRDefault="008D26BC" w:rsidP="008D26BC">
            <w:pPr>
              <w:jc w:val="both"/>
              <w:rPr>
                <w:del w:id="1083" w:author="Jean Serge NGAIMA" w:date="2025-10-08T22:14:00Z" w16du:dateUtc="2025-10-08T21:14:00Z"/>
                <w:sz w:val="20"/>
                <w:szCs w:val="20"/>
                <w:lang w:val="fr-CD"/>
              </w:rPr>
            </w:pPr>
          </w:p>
          <w:p w14:paraId="388FD5E2" w14:textId="57193626" w:rsidR="00622DBD" w:rsidRPr="003452E6" w:rsidRDefault="00622DBD">
            <w:pPr>
              <w:jc w:val="both"/>
              <w:rPr>
                <w:color w:val="005CB9" w:themeColor="text2"/>
                <w:sz w:val="20"/>
                <w:szCs w:val="20"/>
                <w:lang w:val="fr-CD"/>
                <w:rPrChange w:id="1084" w:author="Jean Serge NGAIMA" w:date="2025-10-08T22:14:00Z" w16du:dateUtc="2025-10-08T21:14:00Z">
                  <w:rPr>
                    <w:color w:val="005CB9" w:themeColor="text2"/>
                    <w:lang w:val="fr-CD"/>
                  </w:rPr>
                </w:rPrChange>
              </w:rPr>
              <w:pPrChange w:id="1085" w:author="Jean Serge NGAIMA" w:date="2025-10-08T22:14:00Z" w16du:dateUtc="2025-10-08T21:14:00Z">
                <w:pPr>
                  <w:pStyle w:val="Paragraphedeliste"/>
                  <w:numPr>
                    <w:numId w:val="24"/>
                  </w:numPr>
                  <w:ind w:hanging="360"/>
                  <w:jc w:val="both"/>
                </w:pPr>
              </w:pPrChange>
            </w:pPr>
            <w:r w:rsidRPr="003452E6">
              <w:rPr>
                <w:sz w:val="20"/>
                <w:szCs w:val="20"/>
                <w:lang w:val="fr-CD"/>
                <w:rPrChange w:id="1086" w:author="Jean Serge NGAIMA" w:date="2025-10-08T22:14:00Z" w16du:dateUtc="2025-10-08T21:14:00Z">
                  <w:rPr>
                    <w:lang w:val="fr-CD"/>
                  </w:rPr>
                </w:rPrChange>
              </w:rPr>
              <w:t xml:space="preserve"> </w:t>
            </w:r>
          </w:p>
        </w:tc>
      </w:tr>
      <w:bookmarkEnd w:id="485"/>
    </w:tbl>
    <w:p w14:paraId="42180481" w14:textId="77777777" w:rsidR="003452E6" w:rsidRDefault="003452E6" w:rsidP="00DD06C9">
      <w:pPr>
        <w:pStyle w:val="Titre2"/>
        <w:jc w:val="both"/>
        <w:rPr>
          <w:ins w:id="1087" w:author="Jean Serge NGAIMA" w:date="2025-10-08T22:14:00Z" w16du:dateUtc="2025-10-08T21:14:00Z"/>
          <w:b/>
          <w:bCs/>
          <w:sz w:val="20"/>
          <w:szCs w:val="20"/>
          <w:lang w:val="fr-CH"/>
        </w:rPr>
      </w:pPr>
    </w:p>
    <w:p w14:paraId="2AA7A346" w14:textId="77777777" w:rsidR="003452E6" w:rsidRDefault="003452E6" w:rsidP="00DD06C9">
      <w:pPr>
        <w:pStyle w:val="Titre2"/>
        <w:jc w:val="both"/>
        <w:rPr>
          <w:ins w:id="1088" w:author="Jean Serge NGAIMA" w:date="2025-10-08T22:15:00Z" w16du:dateUtc="2025-10-08T21:15:00Z"/>
          <w:b/>
          <w:bCs/>
          <w:sz w:val="20"/>
          <w:szCs w:val="20"/>
          <w:lang w:val="fr-CH"/>
        </w:rPr>
        <w:sectPr w:rsidR="003452E6" w:rsidSect="005D59CB">
          <w:footerReference w:type="default" r:id="rId19"/>
          <w:pgSz w:w="11906" w:h="16838" w:code="9"/>
          <w:pgMar w:top="990" w:right="1440" w:bottom="1440" w:left="1440" w:header="720" w:footer="720" w:gutter="0"/>
          <w:cols w:space="720"/>
          <w:docGrid w:linePitch="299"/>
        </w:sectPr>
      </w:pPr>
    </w:p>
    <w:p w14:paraId="1EC48C4D" w14:textId="451DC8C9" w:rsidR="003452E6" w:rsidRDefault="0159C3D0" w:rsidP="00DD06C9">
      <w:pPr>
        <w:pStyle w:val="Titre2"/>
        <w:jc w:val="both"/>
        <w:rPr>
          <w:ins w:id="1089" w:author="Jean Serge NGAIMA" w:date="2025-10-08T22:17:00Z" w16du:dateUtc="2025-10-08T21:17:00Z"/>
          <w:b/>
          <w:bCs/>
          <w:sz w:val="20"/>
          <w:szCs w:val="20"/>
          <w:lang w:val="fr-CH"/>
        </w:rPr>
      </w:pPr>
      <w:bookmarkStart w:id="1090" w:name="_Hlk210858350"/>
      <w:commentRangeStart w:id="1091"/>
      <w:ins w:id="1092" w:author="Jean Serge NGAIMA" w:date="2025-10-08T22:17:00Z">
        <w:r w:rsidRPr="4EF77C7B">
          <w:rPr>
            <w:b/>
            <w:bCs/>
            <w:sz w:val="20"/>
            <w:szCs w:val="20"/>
            <w:lang w:val="fr-CH"/>
          </w:rPr>
          <w:lastRenderedPageBreak/>
          <w:t>Mitigations envisageables au regard des risques identifiés par domaine</w:t>
        </w:r>
      </w:ins>
      <w:ins w:id="1093" w:author="Clarisse Veylon (Consultant)" w:date="2025-10-09T13:01:00Z">
        <w:r w:rsidR="284D3423" w:rsidRPr="4EF77C7B">
          <w:rPr>
            <w:b/>
            <w:bCs/>
            <w:sz w:val="20"/>
            <w:szCs w:val="20"/>
            <w:lang w:val="fr-CH"/>
          </w:rPr>
          <w:t xml:space="preserve"> d’investissement</w:t>
        </w:r>
      </w:ins>
      <w:commentRangeEnd w:id="1091"/>
      <w:r w:rsidR="00E35443">
        <w:rPr>
          <w:rStyle w:val="Marquedecommentaire"/>
        </w:rPr>
        <w:commentReference w:id="1091"/>
      </w:r>
    </w:p>
    <w:p w14:paraId="06A8A30A" w14:textId="77777777" w:rsidR="00E35443" w:rsidRDefault="00E35443" w:rsidP="00E35443">
      <w:pPr>
        <w:rPr>
          <w:ins w:id="1094" w:author="Jean Serge NGAIMA" w:date="2025-10-08T22:17:00Z" w16du:dateUtc="2025-10-08T21:17:00Z"/>
          <w:lang w:val="fr-CH"/>
        </w:rPr>
      </w:pPr>
    </w:p>
    <w:tbl>
      <w:tblPr>
        <w:tblStyle w:val="Grilledutableau"/>
        <w:tblW w:w="0" w:type="auto"/>
        <w:tblLook w:val="04A0" w:firstRow="1" w:lastRow="0" w:firstColumn="1" w:lastColumn="0" w:noHBand="0" w:noVBand="1"/>
      </w:tblPr>
      <w:tblGrid>
        <w:gridCol w:w="2830"/>
        <w:gridCol w:w="3544"/>
        <w:gridCol w:w="1701"/>
        <w:gridCol w:w="5670"/>
      </w:tblGrid>
      <w:tr w:rsidR="00E35443" w:rsidRPr="002C6345" w14:paraId="0CB795BF" w14:textId="77777777" w:rsidTr="4EF77C7B">
        <w:trPr>
          <w:trHeight w:val="300"/>
          <w:tblHeader/>
          <w:ins w:id="1095" w:author="Jean Serge NGAIMA" w:date="2025-10-08T22:18:00Z"/>
        </w:trPr>
        <w:tc>
          <w:tcPr>
            <w:tcW w:w="2830" w:type="dxa"/>
            <w:shd w:val="clear" w:color="auto" w:fill="5BACFF"/>
          </w:tcPr>
          <w:p w14:paraId="69E60641" w14:textId="77777777" w:rsidR="00E35443" w:rsidRPr="002C6345" w:rsidRDefault="00E35443">
            <w:pPr>
              <w:jc w:val="both"/>
              <w:rPr>
                <w:ins w:id="1096" w:author="Jean Serge NGAIMA" w:date="2025-10-08T22:18:00Z" w16du:dateUtc="2025-10-08T21:18:00Z"/>
                <w:b/>
                <w:bCs/>
                <w:color w:val="FFFFFF" w:themeColor="background1"/>
                <w:sz w:val="20"/>
                <w:szCs w:val="20"/>
              </w:rPr>
            </w:pPr>
            <w:proofErr w:type="spellStart"/>
            <w:ins w:id="1097" w:author="Jean Serge NGAIMA" w:date="2025-10-08T22:18:00Z" w16du:dateUtc="2025-10-08T21:18:00Z">
              <w:r w:rsidRPr="002C6345">
                <w:rPr>
                  <w:b/>
                  <w:bCs/>
                  <w:color w:val="FFFFFF" w:themeColor="background1"/>
                  <w:sz w:val="20"/>
                  <w:szCs w:val="20"/>
                </w:rPr>
                <w:t>Domaines</w:t>
              </w:r>
              <w:proofErr w:type="spellEnd"/>
              <w:r w:rsidRPr="002C6345">
                <w:rPr>
                  <w:b/>
                  <w:bCs/>
                  <w:color w:val="FFFFFF" w:themeColor="background1"/>
                  <w:sz w:val="20"/>
                  <w:szCs w:val="20"/>
                </w:rPr>
                <w:t xml:space="preserve"> </w:t>
              </w:r>
              <w:proofErr w:type="spellStart"/>
              <w:r w:rsidRPr="002C6345">
                <w:rPr>
                  <w:b/>
                  <w:bCs/>
                  <w:color w:val="FFFFFF" w:themeColor="background1"/>
                  <w:sz w:val="20"/>
                  <w:szCs w:val="20"/>
                </w:rPr>
                <w:t>d’investissement</w:t>
              </w:r>
              <w:proofErr w:type="spellEnd"/>
            </w:ins>
          </w:p>
        </w:tc>
        <w:tc>
          <w:tcPr>
            <w:tcW w:w="3544" w:type="dxa"/>
            <w:shd w:val="clear" w:color="auto" w:fill="5BACFF"/>
          </w:tcPr>
          <w:p w14:paraId="388AE29A" w14:textId="77777777" w:rsidR="00E35443" w:rsidRPr="002C6345" w:rsidRDefault="0159C3D0" w:rsidP="4EF77C7B">
            <w:pPr>
              <w:jc w:val="both"/>
              <w:rPr>
                <w:ins w:id="1098" w:author="Jean Serge NGAIMA" w:date="2025-10-08T22:18:00Z" w16du:dateUtc="2025-10-08T21:18:00Z"/>
                <w:b/>
                <w:bCs/>
                <w:color w:val="FFFFFF" w:themeColor="background1"/>
                <w:sz w:val="20"/>
                <w:szCs w:val="20"/>
                <w:lang w:val="en-US"/>
              </w:rPr>
            </w:pPr>
            <w:proofErr w:type="spellStart"/>
            <w:ins w:id="1099" w:author="Jean Serge NGAIMA" w:date="2025-10-08T22:18:00Z">
              <w:r w:rsidRPr="4EF77C7B">
                <w:rPr>
                  <w:b/>
                  <w:bCs/>
                  <w:color w:val="FFFFFF" w:themeColor="background1"/>
                  <w:sz w:val="20"/>
                  <w:szCs w:val="20"/>
                  <w:lang w:val="en-US"/>
                </w:rPr>
                <w:t>Risques</w:t>
              </w:r>
              <w:proofErr w:type="spellEnd"/>
              <w:r w:rsidRPr="4EF77C7B">
                <w:rPr>
                  <w:b/>
                  <w:bCs/>
                  <w:color w:val="FFFFFF" w:themeColor="background1"/>
                  <w:sz w:val="20"/>
                  <w:szCs w:val="20"/>
                  <w:lang w:val="en-US"/>
                </w:rPr>
                <w:t xml:space="preserve"> </w:t>
              </w:r>
              <w:proofErr w:type="spellStart"/>
              <w:r w:rsidRPr="4EF77C7B">
                <w:rPr>
                  <w:b/>
                  <w:bCs/>
                  <w:color w:val="FFFFFF" w:themeColor="background1"/>
                  <w:sz w:val="20"/>
                  <w:szCs w:val="20"/>
                  <w:lang w:val="en-US"/>
                </w:rPr>
                <w:t>identifiés</w:t>
              </w:r>
            </w:ins>
            <w:proofErr w:type="spellEnd"/>
          </w:p>
        </w:tc>
        <w:tc>
          <w:tcPr>
            <w:tcW w:w="1701" w:type="dxa"/>
            <w:shd w:val="clear" w:color="auto" w:fill="5BACFF"/>
          </w:tcPr>
          <w:p w14:paraId="4323F281" w14:textId="77777777" w:rsidR="00E35443" w:rsidRPr="002C6345" w:rsidRDefault="0159C3D0" w:rsidP="4EF77C7B">
            <w:pPr>
              <w:jc w:val="both"/>
              <w:rPr>
                <w:ins w:id="1100" w:author="Jean Serge NGAIMA" w:date="2025-10-08T22:18:00Z" w16du:dateUtc="2025-10-08T21:18:00Z"/>
                <w:b/>
                <w:bCs/>
                <w:color w:val="FFFFFF" w:themeColor="background1"/>
                <w:sz w:val="20"/>
                <w:szCs w:val="20"/>
                <w:lang w:val="en-US"/>
              </w:rPr>
            </w:pPr>
            <w:proofErr w:type="spellStart"/>
            <w:ins w:id="1101" w:author="Jean Serge NGAIMA" w:date="2025-10-08T22:18:00Z">
              <w:r w:rsidRPr="4EF77C7B">
                <w:rPr>
                  <w:b/>
                  <w:bCs/>
                  <w:color w:val="FFFFFF" w:themeColor="background1"/>
                  <w:sz w:val="20"/>
                  <w:szCs w:val="20"/>
                  <w:lang w:val="en-US"/>
                </w:rPr>
                <w:t>Niveau</w:t>
              </w:r>
              <w:proofErr w:type="spellEnd"/>
              <w:r w:rsidRPr="4EF77C7B">
                <w:rPr>
                  <w:b/>
                  <w:bCs/>
                  <w:color w:val="FFFFFF" w:themeColor="background1"/>
                  <w:sz w:val="20"/>
                  <w:szCs w:val="20"/>
                  <w:lang w:val="en-US"/>
                </w:rPr>
                <w:t xml:space="preserve"> de </w:t>
              </w:r>
              <w:proofErr w:type="spellStart"/>
              <w:r w:rsidRPr="4EF77C7B">
                <w:rPr>
                  <w:b/>
                  <w:bCs/>
                  <w:color w:val="FFFFFF" w:themeColor="background1"/>
                  <w:sz w:val="20"/>
                  <w:szCs w:val="20"/>
                  <w:lang w:val="en-US"/>
                </w:rPr>
                <w:t>severité</w:t>
              </w:r>
            </w:ins>
            <w:proofErr w:type="spellEnd"/>
          </w:p>
        </w:tc>
        <w:tc>
          <w:tcPr>
            <w:tcW w:w="5670" w:type="dxa"/>
            <w:shd w:val="clear" w:color="auto" w:fill="5BACFF"/>
          </w:tcPr>
          <w:p w14:paraId="551B206B" w14:textId="77777777" w:rsidR="00E35443" w:rsidRPr="002C6345" w:rsidRDefault="0159C3D0" w:rsidP="4EF77C7B">
            <w:pPr>
              <w:jc w:val="both"/>
              <w:rPr>
                <w:ins w:id="1102" w:author="Jean Serge NGAIMA" w:date="2025-10-08T22:18:00Z" w16du:dateUtc="2025-10-08T21:18:00Z"/>
                <w:b/>
                <w:bCs/>
                <w:color w:val="FFFFFF" w:themeColor="background1"/>
                <w:sz w:val="20"/>
                <w:szCs w:val="20"/>
                <w:lang w:val="en-US"/>
              </w:rPr>
            </w:pPr>
            <w:proofErr w:type="spellStart"/>
            <w:ins w:id="1103" w:author="Jean Serge NGAIMA" w:date="2025-10-08T22:18:00Z">
              <w:r w:rsidRPr="4EF77C7B">
                <w:rPr>
                  <w:b/>
                  <w:bCs/>
                  <w:color w:val="FFFFFF" w:themeColor="background1"/>
                  <w:sz w:val="20"/>
                  <w:szCs w:val="20"/>
                  <w:lang w:val="en-US"/>
                </w:rPr>
                <w:t>Mesures</w:t>
              </w:r>
              <w:proofErr w:type="spellEnd"/>
              <w:r w:rsidRPr="4EF77C7B">
                <w:rPr>
                  <w:b/>
                  <w:bCs/>
                  <w:color w:val="FFFFFF" w:themeColor="background1"/>
                  <w:sz w:val="20"/>
                  <w:szCs w:val="20"/>
                  <w:lang w:val="en-US"/>
                </w:rPr>
                <w:t xml:space="preserve"> de mitigation</w:t>
              </w:r>
            </w:ins>
          </w:p>
        </w:tc>
      </w:tr>
      <w:tr w:rsidR="00E35443" w:rsidRPr="002C6345" w14:paraId="16696333" w14:textId="77777777" w:rsidTr="4EF77C7B">
        <w:trPr>
          <w:trHeight w:val="300"/>
          <w:ins w:id="1104" w:author="Jean Serge NGAIMA" w:date="2025-10-08T22:18:00Z"/>
        </w:trPr>
        <w:tc>
          <w:tcPr>
            <w:tcW w:w="2830" w:type="dxa"/>
          </w:tcPr>
          <w:p w14:paraId="79F870F0" w14:textId="77777777" w:rsidR="00E35443" w:rsidRPr="002C6345" w:rsidRDefault="00E35443">
            <w:pPr>
              <w:rPr>
                <w:ins w:id="1105" w:author="Jean Serge NGAIMA" w:date="2025-10-08T22:18:00Z" w16du:dateUtc="2025-10-08T21:18:00Z"/>
                <w:b/>
                <w:bCs/>
                <w:sz w:val="20"/>
                <w:szCs w:val="20"/>
              </w:rPr>
            </w:pPr>
            <w:ins w:id="1106" w:author="Jean Serge NGAIMA" w:date="2025-10-08T22:18:00Z" w16du:dateUtc="2025-10-08T21:18:00Z">
              <w:r w:rsidRPr="002C6345">
                <w:rPr>
                  <w:b/>
                  <w:bCs/>
                  <w:sz w:val="20"/>
                  <w:szCs w:val="20"/>
                </w:rPr>
                <w:t>1.Prestation des services</w:t>
              </w:r>
            </w:ins>
          </w:p>
        </w:tc>
        <w:tc>
          <w:tcPr>
            <w:tcW w:w="3544" w:type="dxa"/>
          </w:tcPr>
          <w:p w14:paraId="4B119C00" w14:textId="77777777" w:rsidR="00E35443" w:rsidRPr="002C6345" w:rsidRDefault="0159C3D0" w:rsidP="4EF77C7B">
            <w:pPr>
              <w:rPr>
                <w:ins w:id="1107" w:author="Jean Serge NGAIMA" w:date="2025-10-08T22:18:00Z" w16du:dateUtc="2025-10-08T21:18:00Z"/>
                <w:sz w:val="20"/>
                <w:szCs w:val="20"/>
                <w:lang w:val="en-US"/>
              </w:rPr>
            </w:pPr>
            <w:ins w:id="1108" w:author="Jean Serge NGAIMA" w:date="2025-10-08T22:18:00Z">
              <w:r w:rsidRPr="4EF77C7B">
                <w:rPr>
                  <w:sz w:val="20"/>
                  <w:szCs w:val="20"/>
                  <w:lang w:val="en-US"/>
                </w:rPr>
                <w:t xml:space="preserve">1.1. Interruption </w:t>
              </w:r>
              <w:proofErr w:type="spellStart"/>
              <w:r w:rsidRPr="4EF77C7B">
                <w:rPr>
                  <w:sz w:val="20"/>
                  <w:szCs w:val="20"/>
                  <w:lang w:val="en-US"/>
                </w:rPr>
                <w:t>ou</w:t>
              </w:r>
              <w:proofErr w:type="spellEnd"/>
              <w:r w:rsidRPr="4EF77C7B">
                <w:rPr>
                  <w:sz w:val="20"/>
                  <w:szCs w:val="20"/>
                  <w:lang w:val="en-US"/>
                </w:rPr>
                <w:t xml:space="preserve"> </w:t>
              </w:r>
              <w:proofErr w:type="spellStart"/>
              <w:r w:rsidRPr="4EF77C7B">
                <w:rPr>
                  <w:sz w:val="20"/>
                  <w:szCs w:val="20"/>
                  <w:lang w:val="en-US"/>
                </w:rPr>
                <w:t>détérioration</w:t>
              </w:r>
              <w:proofErr w:type="spellEnd"/>
              <w:r w:rsidRPr="4EF77C7B">
                <w:rPr>
                  <w:sz w:val="20"/>
                  <w:szCs w:val="20"/>
                  <w:lang w:val="en-US"/>
                </w:rPr>
                <w:t xml:space="preserve"> des </w:t>
              </w:r>
              <w:proofErr w:type="spellStart"/>
              <w:r w:rsidRPr="4EF77C7B">
                <w:rPr>
                  <w:sz w:val="20"/>
                  <w:szCs w:val="20"/>
                  <w:lang w:val="en-US"/>
                </w:rPr>
                <w:t>activités</w:t>
              </w:r>
              <w:proofErr w:type="spellEnd"/>
              <w:r w:rsidRPr="4EF77C7B">
                <w:rPr>
                  <w:sz w:val="20"/>
                  <w:szCs w:val="20"/>
                  <w:lang w:val="en-US"/>
                </w:rPr>
                <w:t xml:space="preserve"> de vaccination</w:t>
              </w:r>
            </w:ins>
          </w:p>
        </w:tc>
        <w:tc>
          <w:tcPr>
            <w:tcW w:w="1701" w:type="dxa"/>
          </w:tcPr>
          <w:p w14:paraId="7D9A8CBB" w14:textId="77777777" w:rsidR="00E35443" w:rsidRPr="002C6345" w:rsidRDefault="00E35443">
            <w:pPr>
              <w:rPr>
                <w:ins w:id="1109" w:author="Jean Serge NGAIMA" w:date="2025-10-08T22:18:00Z" w16du:dateUtc="2025-10-08T21:18:00Z"/>
                <w:sz w:val="20"/>
                <w:szCs w:val="20"/>
              </w:rPr>
            </w:pPr>
            <w:ins w:id="1110" w:author="Jean Serge NGAIMA" w:date="2025-10-08T22:18:00Z" w16du:dateUtc="2025-10-08T21:18:00Z">
              <w:r w:rsidRPr="002C6345">
                <w:rPr>
                  <w:sz w:val="20"/>
                  <w:szCs w:val="20"/>
                </w:rPr>
                <w:t>Critique</w:t>
              </w:r>
            </w:ins>
          </w:p>
        </w:tc>
        <w:tc>
          <w:tcPr>
            <w:tcW w:w="5670" w:type="dxa"/>
          </w:tcPr>
          <w:p w14:paraId="2D15CEE1" w14:textId="77777777" w:rsidR="00E35443" w:rsidRPr="002C6345" w:rsidRDefault="00E35443">
            <w:pPr>
              <w:rPr>
                <w:ins w:id="1111" w:author="Jean Serge NGAIMA" w:date="2025-10-08T22:18:00Z" w16du:dateUtc="2025-10-08T21:18:00Z"/>
                <w:sz w:val="20"/>
                <w:szCs w:val="20"/>
                <w:lang w:val="fr-CD"/>
              </w:rPr>
            </w:pPr>
            <w:ins w:id="1112" w:author="Jean Serge NGAIMA" w:date="2025-10-08T22:18:00Z" w16du:dateUtc="2025-10-08T21:18:00Z">
              <w:r w:rsidRPr="002C6345">
                <w:rPr>
                  <w:sz w:val="20"/>
                  <w:szCs w:val="20"/>
                  <w:lang w:val="fr-CD"/>
                </w:rPr>
                <w:t xml:space="preserve">1.1.1. Renforcement de la fonctionnalité des organes de coordination, de suivi et de contrôle des activités du programme de vaccination à tous les niveaux du système </w:t>
              </w:r>
            </w:ins>
          </w:p>
          <w:p w14:paraId="38AE6BC6" w14:textId="77777777" w:rsidR="00E35443" w:rsidRPr="002C6345" w:rsidRDefault="00E35443">
            <w:pPr>
              <w:jc w:val="both"/>
              <w:rPr>
                <w:ins w:id="1113" w:author="Jean Serge NGAIMA" w:date="2025-10-08T22:18:00Z" w16du:dateUtc="2025-10-08T21:18:00Z"/>
                <w:sz w:val="20"/>
                <w:szCs w:val="20"/>
                <w:lang w:val="fr-CD"/>
              </w:rPr>
            </w:pPr>
            <w:ins w:id="1114" w:author="Jean Serge NGAIMA" w:date="2025-10-08T22:18:00Z" w16du:dateUtc="2025-10-08T21:18:00Z">
              <w:r w:rsidRPr="002C6345">
                <w:rPr>
                  <w:sz w:val="20"/>
                  <w:szCs w:val="20"/>
                  <w:lang w:val="fr-CD"/>
                </w:rPr>
                <w:t>1.1.2. Renforcement des capacités et la supervision du personnel en y intégrant l’approche de résolution collaborative des problèmes</w:t>
              </w:r>
            </w:ins>
          </w:p>
        </w:tc>
      </w:tr>
      <w:tr w:rsidR="00E35443" w:rsidRPr="002C6345" w14:paraId="3BA32C3E" w14:textId="77777777" w:rsidTr="4EF77C7B">
        <w:trPr>
          <w:trHeight w:val="300"/>
          <w:ins w:id="1115" w:author="Jean Serge NGAIMA" w:date="2025-10-08T22:18:00Z"/>
        </w:trPr>
        <w:tc>
          <w:tcPr>
            <w:tcW w:w="2830" w:type="dxa"/>
            <w:vMerge w:val="restart"/>
          </w:tcPr>
          <w:p w14:paraId="640F4DF4" w14:textId="77777777" w:rsidR="00E35443" w:rsidRPr="002C6345" w:rsidRDefault="0159C3D0" w:rsidP="4EF77C7B">
            <w:pPr>
              <w:rPr>
                <w:ins w:id="1116" w:author="Jean Serge NGAIMA" w:date="2025-10-08T22:18:00Z" w16du:dateUtc="2025-10-08T21:18:00Z"/>
                <w:b/>
                <w:bCs/>
                <w:sz w:val="20"/>
                <w:szCs w:val="20"/>
                <w:lang w:val="en-US"/>
              </w:rPr>
            </w:pPr>
            <w:ins w:id="1117" w:author="Jean Serge NGAIMA" w:date="2025-10-08T22:18:00Z">
              <w:r w:rsidRPr="4EF77C7B">
                <w:rPr>
                  <w:b/>
                  <w:bCs/>
                  <w:sz w:val="20"/>
                  <w:szCs w:val="20"/>
                  <w:lang w:val="en-US"/>
                </w:rPr>
                <w:t xml:space="preserve">2.Ressources </w:t>
              </w:r>
              <w:proofErr w:type="spellStart"/>
              <w:r w:rsidRPr="4EF77C7B">
                <w:rPr>
                  <w:b/>
                  <w:bCs/>
                  <w:sz w:val="20"/>
                  <w:szCs w:val="20"/>
                  <w:lang w:val="en-US"/>
                </w:rPr>
                <w:t>Humaines</w:t>
              </w:r>
              <w:proofErr w:type="spellEnd"/>
              <w:r w:rsidRPr="4EF77C7B">
                <w:rPr>
                  <w:b/>
                  <w:bCs/>
                  <w:sz w:val="20"/>
                  <w:szCs w:val="20"/>
                  <w:lang w:val="en-US"/>
                </w:rPr>
                <w:t xml:space="preserve"> pour la Santé</w:t>
              </w:r>
            </w:ins>
          </w:p>
        </w:tc>
        <w:tc>
          <w:tcPr>
            <w:tcW w:w="3544" w:type="dxa"/>
          </w:tcPr>
          <w:p w14:paraId="3A2E6CD9" w14:textId="77777777" w:rsidR="00E35443" w:rsidRPr="002C6345" w:rsidRDefault="0159C3D0" w:rsidP="4EF77C7B">
            <w:pPr>
              <w:rPr>
                <w:ins w:id="1118" w:author="Jean Serge NGAIMA" w:date="2025-10-08T22:18:00Z" w16du:dateUtc="2025-10-08T21:18:00Z"/>
                <w:sz w:val="20"/>
                <w:szCs w:val="20"/>
                <w:lang w:val="en-US"/>
              </w:rPr>
            </w:pPr>
            <w:ins w:id="1119" w:author="Jean Serge NGAIMA" w:date="2025-10-08T22:18:00Z">
              <w:r w:rsidRPr="4EF77C7B">
                <w:rPr>
                  <w:sz w:val="20"/>
                  <w:szCs w:val="20"/>
                  <w:lang w:val="en-US"/>
                </w:rPr>
                <w:t xml:space="preserve">2.1. Fragmentation du </w:t>
              </w:r>
              <w:proofErr w:type="spellStart"/>
              <w:r w:rsidRPr="4EF77C7B">
                <w:rPr>
                  <w:sz w:val="20"/>
                  <w:szCs w:val="20"/>
                  <w:lang w:val="en-US"/>
                </w:rPr>
                <w:t>suivi</w:t>
              </w:r>
              <w:proofErr w:type="spellEnd"/>
              <w:r w:rsidRPr="4EF77C7B">
                <w:rPr>
                  <w:sz w:val="20"/>
                  <w:szCs w:val="20"/>
                  <w:lang w:val="en-US"/>
                </w:rPr>
                <w:t xml:space="preserve"> des </w:t>
              </w:r>
              <w:proofErr w:type="spellStart"/>
              <w:r w:rsidRPr="4EF77C7B">
                <w:rPr>
                  <w:sz w:val="20"/>
                  <w:szCs w:val="20"/>
                  <w:lang w:val="en-US"/>
                </w:rPr>
                <w:t>prestataires</w:t>
              </w:r>
            </w:ins>
            <w:proofErr w:type="spellEnd"/>
          </w:p>
        </w:tc>
        <w:tc>
          <w:tcPr>
            <w:tcW w:w="1701" w:type="dxa"/>
          </w:tcPr>
          <w:p w14:paraId="22128731" w14:textId="77777777" w:rsidR="00E35443" w:rsidRPr="002C6345" w:rsidRDefault="0159C3D0" w:rsidP="4EF77C7B">
            <w:pPr>
              <w:rPr>
                <w:ins w:id="1120" w:author="Jean Serge NGAIMA" w:date="2025-10-08T22:18:00Z" w16du:dateUtc="2025-10-08T21:18:00Z"/>
                <w:sz w:val="20"/>
                <w:szCs w:val="20"/>
                <w:lang w:val="en-US"/>
              </w:rPr>
            </w:pPr>
            <w:proofErr w:type="spellStart"/>
            <w:ins w:id="1121" w:author="Jean Serge NGAIMA" w:date="2025-10-08T22:18:00Z">
              <w:r w:rsidRPr="4EF77C7B">
                <w:rPr>
                  <w:sz w:val="20"/>
                  <w:szCs w:val="20"/>
                  <w:lang w:val="en-US"/>
                </w:rPr>
                <w:t>Modérée</w:t>
              </w:r>
            </w:ins>
            <w:proofErr w:type="spellEnd"/>
          </w:p>
        </w:tc>
        <w:tc>
          <w:tcPr>
            <w:tcW w:w="5670" w:type="dxa"/>
          </w:tcPr>
          <w:p w14:paraId="3BD92BC8" w14:textId="77777777" w:rsidR="00E35443" w:rsidRPr="002C6345" w:rsidRDefault="00E35443">
            <w:pPr>
              <w:jc w:val="both"/>
              <w:rPr>
                <w:ins w:id="1122" w:author="Jean Serge NGAIMA" w:date="2025-10-08T22:18:00Z" w16du:dateUtc="2025-10-08T21:18:00Z"/>
                <w:sz w:val="20"/>
                <w:szCs w:val="20"/>
                <w:lang w:val="fr-CD"/>
              </w:rPr>
            </w:pPr>
            <w:ins w:id="1123" w:author="Jean Serge NGAIMA" w:date="2025-10-08T22:18:00Z" w16du:dateUtc="2025-10-08T21:18:00Z">
              <w:r w:rsidRPr="002C6345">
                <w:rPr>
                  <w:sz w:val="20"/>
                  <w:szCs w:val="20"/>
                  <w:lang w:val="fr-CD"/>
                </w:rPr>
                <w:t>Voir 1.1.2.</w:t>
              </w:r>
            </w:ins>
          </w:p>
          <w:p w14:paraId="15716E5A" w14:textId="77777777" w:rsidR="00E35443" w:rsidRPr="002C6345" w:rsidRDefault="00E35443">
            <w:pPr>
              <w:rPr>
                <w:ins w:id="1124" w:author="Jean Serge NGAIMA" w:date="2025-10-08T22:18:00Z" w16du:dateUtc="2025-10-08T21:18:00Z"/>
                <w:sz w:val="20"/>
                <w:szCs w:val="20"/>
                <w:lang w:val="fr-CD"/>
              </w:rPr>
            </w:pPr>
          </w:p>
        </w:tc>
      </w:tr>
      <w:tr w:rsidR="00E35443" w:rsidRPr="002C6345" w14:paraId="463E9AF1" w14:textId="77777777" w:rsidTr="4EF77C7B">
        <w:trPr>
          <w:trHeight w:val="300"/>
          <w:ins w:id="1125" w:author="Jean Serge NGAIMA" w:date="2025-10-08T22:18:00Z"/>
        </w:trPr>
        <w:tc>
          <w:tcPr>
            <w:tcW w:w="2830" w:type="dxa"/>
            <w:vMerge/>
          </w:tcPr>
          <w:p w14:paraId="7DE50D2D" w14:textId="77777777" w:rsidR="00E35443" w:rsidRPr="002C6345" w:rsidRDefault="00E35443">
            <w:pPr>
              <w:rPr>
                <w:ins w:id="1126" w:author="Jean Serge NGAIMA" w:date="2025-10-08T22:18:00Z" w16du:dateUtc="2025-10-08T21:18:00Z"/>
                <w:sz w:val="20"/>
                <w:szCs w:val="20"/>
              </w:rPr>
            </w:pPr>
          </w:p>
        </w:tc>
        <w:tc>
          <w:tcPr>
            <w:tcW w:w="3544" w:type="dxa"/>
          </w:tcPr>
          <w:p w14:paraId="57378290" w14:textId="77777777" w:rsidR="00E35443" w:rsidRPr="002C6345" w:rsidRDefault="0159C3D0" w:rsidP="4EF77C7B">
            <w:pPr>
              <w:rPr>
                <w:ins w:id="1127" w:author="Jean Serge NGAIMA" w:date="2025-10-08T22:18:00Z" w16du:dateUtc="2025-10-08T21:18:00Z"/>
                <w:sz w:val="20"/>
                <w:szCs w:val="20"/>
                <w:lang w:val="en-US"/>
              </w:rPr>
            </w:pPr>
            <w:ins w:id="1128" w:author="Jean Serge NGAIMA" w:date="2025-10-08T22:18:00Z">
              <w:r w:rsidRPr="4EF77C7B">
                <w:rPr>
                  <w:sz w:val="20"/>
                  <w:szCs w:val="20"/>
                  <w:lang w:val="en-US"/>
                </w:rPr>
                <w:t xml:space="preserve">2.2. Manque de </w:t>
              </w:r>
              <w:proofErr w:type="spellStart"/>
              <w:r w:rsidRPr="4EF77C7B">
                <w:rPr>
                  <w:sz w:val="20"/>
                  <w:szCs w:val="20"/>
                  <w:lang w:val="en-US"/>
                </w:rPr>
                <w:t>visibilité</w:t>
              </w:r>
              <w:proofErr w:type="spellEnd"/>
              <w:r w:rsidRPr="4EF77C7B">
                <w:rPr>
                  <w:sz w:val="20"/>
                  <w:szCs w:val="20"/>
                  <w:lang w:val="en-US"/>
                </w:rPr>
                <w:t xml:space="preserve"> des </w:t>
              </w:r>
              <w:proofErr w:type="spellStart"/>
              <w:r w:rsidRPr="4EF77C7B">
                <w:rPr>
                  <w:sz w:val="20"/>
                  <w:szCs w:val="20"/>
                  <w:lang w:val="en-US"/>
                </w:rPr>
                <w:t>effets</w:t>
              </w:r>
              <w:proofErr w:type="spellEnd"/>
              <w:r w:rsidRPr="4EF77C7B">
                <w:rPr>
                  <w:sz w:val="20"/>
                  <w:szCs w:val="20"/>
                  <w:lang w:val="en-US"/>
                </w:rPr>
                <w:t xml:space="preserve"> de E Learning + </w:t>
              </w:r>
              <w:proofErr w:type="spellStart"/>
              <w:r w:rsidRPr="4EF77C7B">
                <w:rPr>
                  <w:sz w:val="20"/>
                  <w:szCs w:val="20"/>
                  <w:lang w:val="en-US"/>
                </w:rPr>
                <w:t>suivi</w:t>
              </w:r>
              <w:proofErr w:type="spellEnd"/>
              <w:r w:rsidRPr="4EF77C7B">
                <w:rPr>
                  <w:sz w:val="20"/>
                  <w:szCs w:val="20"/>
                  <w:lang w:val="en-US"/>
                </w:rPr>
                <w:t xml:space="preserve"> post formation sur les performances des </w:t>
              </w:r>
              <w:proofErr w:type="spellStart"/>
              <w:r w:rsidRPr="4EF77C7B">
                <w:rPr>
                  <w:sz w:val="20"/>
                  <w:szCs w:val="20"/>
                  <w:lang w:val="en-US"/>
                </w:rPr>
                <w:t>prestataires</w:t>
              </w:r>
              <w:proofErr w:type="spellEnd"/>
              <w:r w:rsidRPr="4EF77C7B">
                <w:rPr>
                  <w:sz w:val="20"/>
                  <w:szCs w:val="20"/>
                  <w:lang w:val="en-US"/>
                </w:rPr>
                <w:t xml:space="preserve"> et du </w:t>
              </w:r>
              <w:proofErr w:type="spellStart"/>
              <w:r w:rsidRPr="4EF77C7B">
                <w:rPr>
                  <w:sz w:val="20"/>
                  <w:szCs w:val="20"/>
                  <w:lang w:val="en-US"/>
                </w:rPr>
                <w:t>programme</w:t>
              </w:r>
            </w:ins>
            <w:proofErr w:type="spellEnd"/>
          </w:p>
        </w:tc>
        <w:tc>
          <w:tcPr>
            <w:tcW w:w="1701" w:type="dxa"/>
          </w:tcPr>
          <w:p w14:paraId="0798BB0A" w14:textId="77777777" w:rsidR="00E35443" w:rsidRPr="002C6345" w:rsidRDefault="0159C3D0" w:rsidP="4EF77C7B">
            <w:pPr>
              <w:rPr>
                <w:ins w:id="1129" w:author="Jean Serge NGAIMA" w:date="2025-10-08T22:18:00Z" w16du:dateUtc="2025-10-08T21:18:00Z"/>
                <w:sz w:val="20"/>
                <w:szCs w:val="20"/>
                <w:lang w:val="en-US"/>
              </w:rPr>
            </w:pPr>
            <w:proofErr w:type="spellStart"/>
            <w:ins w:id="1130" w:author="Jean Serge NGAIMA" w:date="2025-10-08T22:18:00Z">
              <w:r w:rsidRPr="4EF77C7B">
                <w:rPr>
                  <w:sz w:val="20"/>
                  <w:szCs w:val="20"/>
                  <w:lang w:val="en-US"/>
                </w:rPr>
                <w:t>Faible</w:t>
              </w:r>
            </w:ins>
            <w:proofErr w:type="spellEnd"/>
          </w:p>
        </w:tc>
        <w:tc>
          <w:tcPr>
            <w:tcW w:w="5670" w:type="dxa"/>
          </w:tcPr>
          <w:p w14:paraId="094C1141" w14:textId="77777777" w:rsidR="00E35443" w:rsidRPr="002C6345" w:rsidRDefault="00E35443">
            <w:pPr>
              <w:rPr>
                <w:ins w:id="1131" w:author="Jean Serge NGAIMA" w:date="2025-10-08T22:18:00Z" w16du:dateUtc="2025-10-08T21:18:00Z"/>
                <w:sz w:val="20"/>
                <w:szCs w:val="20"/>
              </w:rPr>
            </w:pPr>
            <w:proofErr w:type="spellStart"/>
            <w:ins w:id="1132"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3040B1F3" w14:textId="77777777" w:rsidTr="4EF77C7B">
        <w:trPr>
          <w:trHeight w:val="300"/>
          <w:ins w:id="1133" w:author="Jean Serge NGAIMA" w:date="2025-10-08T22:18:00Z"/>
        </w:trPr>
        <w:tc>
          <w:tcPr>
            <w:tcW w:w="2830" w:type="dxa"/>
            <w:vMerge w:val="restart"/>
          </w:tcPr>
          <w:p w14:paraId="6ACAEF75" w14:textId="77777777" w:rsidR="00E35443" w:rsidRPr="002C6345" w:rsidRDefault="0159C3D0" w:rsidP="4EF77C7B">
            <w:pPr>
              <w:rPr>
                <w:ins w:id="1134" w:author="Jean Serge NGAIMA" w:date="2025-10-08T22:18:00Z" w16du:dateUtc="2025-10-08T21:18:00Z"/>
                <w:b/>
                <w:bCs/>
                <w:sz w:val="20"/>
                <w:szCs w:val="20"/>
                <w:lang w:val="en-US"/>
              </w:rPr>
            </w:pPr>
            <w:ins w:id="1135" w:author="Jean Serge NGAIMA" w:date="2025-10-08T22:18:00Z">
              <w:r w:rsidRPr="4EF77C7B">
                <w:rPr>
                  <w:b/>
                  <w:bCs/>
                  <w:sz w:val="20"/>
                  <w:szCs w:val="20"/>
                  <w:lang w:val="en-US"/>
                </w:rPr>
                <w:t xml:space="preserve">3.Chaine </w:t>
              </w:r>
              <w:proofErr w:type="spellStart"/>
              <w:r w:rsidRPr="4EF77C7B">
                <w:rPr>
                  <w:b/>
                  <w:bCs/>
                  <w:sz w:val="20"/>
                  <w:szCs w:val="20"/>
                  <w:lang w:val="en-US"/>
                </w:rPr>
                <w:t>d’approvisionnement</w:t>
              </w:r>
            </w:ins>
            <w:proofErr w:type="spellEnd"/>
          </w:p>
        </w:tc>
        <w:tc>
          <w:tcPr>
            <w:tcW w:w="3544" w:type="dxa"/>
          </w:tcPr>
          <w:p w14:paraId="06514887" w14:textId="77777777" w:rsidR="00E35443" w:rsidRPr="002C6345" w:rsidRDefault="0159C3D0" w:rsidP="4EF77C7B">
            <w:pPr>
              <w:rPr>
                <w:ins w:id="1136" w:author="Jean Serge NGAIMA" w:date="2025-10-08T22:18:00Z" w16du:dateUtc="2025-10-08T21:18:00Z"/>
                <w:sz w:val="20"/>
                <w:szCs w:val="20"/>
                <w:lang w:val="en-US"/>
              </w:rPr>
            </w:pPr>
            <w:ins w:id="1137" w:author="Jean Serge NGAIMA" w:date="2025-10-08T22:18:00Z">
              <w:r w:rsidRPr="4EF77C7B">
                <w:rPr>
                  <w:sz w:val="20"/>
                  <w:szCs w:val="20"/>
                  <w:lang w:val="en-US"/>
                </w:rPr>
                <w:t xml:space="preserve">3.1. Interruption des services de vaccination suite aux ruptures des stocks, </w:t>
              </w:r>
              <w:proofErr w:type="spellStart"/>
              <w:r w:rsidRPr="4EF77C7B">
                <w:rPr>
                  <w:sz w:val="20"/>
                  <w:szCs w:val="20"/>
                  <w:lang w:val="en-US"/>
                </w:rPr>
                <w:t>faible</w:t>
              </w:r>
              <w:proofErr w:type="spellEnd"/>
              <w:r w:rsidRPr="4EF77C7B">
                <w:rPr>
                  <w:sz w:val="20"/>
                  <w:szCs w:val="20"/>
                  <w:lang w:val="en-US"/>
                </w:rPr>
                <w:t xml:space="preserve"> </w:t>
              </w:r>
              <w:proofErr w:type="spellStart"/>
              <w:r w:rsidRPr="4EF77C7B">
                <w:rPr>
                  <w:sz w:val="20"/>
                  <w:szCs w:val="20"/>
                  <w:lang w:val="en-US"/>
                </w:rPr>
                <w:t>qualité</w:t>
              </w:r>
              <w:proofErr w:type="spellEnd"/>
              <w:r w:rsidRPr="4EF77C7B">
                <w:rPr>
                  <w:sz w:val="20"/>
                  <w:szCs w:val="20"/>
                  <w:lang w:val="en-US"/>
                </w:rPr>
                <w:t xml:space="preserve"> des </w:t>
              </w:r>
              <w:proofErr w:type="spellStart"/>
              <w:r w:rsidRPr="4EF77C7B">
                <w:rPr>
                  <w:sz w:val="20"/>
                  <w:szCs w:val="20"/>
                  <w:lang w:val="en-US"/>
                </w:rPr>
                <w:t>vaccins</w:t>
              </w:r>
              <w:proofErr w:type="spellEnd"/>
              <w:r w:rsidRPr="4EF77C7B">
                <w:rPr>
                  <w:sz w:val="20"/>
                  <w:szCs w:val="20"/>
                  <w:lang w:val="en-US"/>
                </w:rPr>
                <w:t xml:space="preserve"> et </w:t>
              </w:r>
              <w:proofErr w:type="spellStart"/>
              <w:r w:rsidRPr="4EF77C7B">
                <w:rPr>
                  <w:sz w:val="20"/>
                  <w:szCs w:val="20"/>
                  <w:lang w:val="en-US"/>
                </w:rPr>
                <w:t>gaspillage</w:t>
              </w:r>
              <w:proofErr w:type="spellEnd"/>
              <w:r w:rsidRPr="4EF77C7B">
                <w:rPr>
                  <w:sz w:val="20"/>
                  <w:szCs w:val="20"/>
                  <w:lang w:val="en-US"/>
                </w:rPr>
                <w:t xml:space="preserve"> des </w:t>
              </w:r>
              <w:proofErr w:type="spellStart"/>
              <w:r w:rsidRPr="4EF77C7B">
                <w:rPr>
                  <w:sz w:val="20"/>
                  <w:szCs w:val="20"/>
                  <w:lang w:val="en-US"/>
                </w:rPr>
                <w:t>vaccins</w:t>
              </w:r>
              <w:proofErr w:type="spellEnd"/>
              <w:r w:rsidRPr="4EF77C7B">
                <w:rPr>
                  <w:sz w:val="20"/>
                  <w:szCs w:val="20"/>
                  <w:lang w:val="en-US"/>
                </w:rPr>
                <w:t xml:space="preserve"> </w:t>
              </w:r>
            </w:ins>
          </w:p>
        </w:tc>
        <w:tc>
          <w:tcPr>
            <w:tcW w:w="1701" w:type="dxa"/>
          </w:tcPr>
          <w:p w14:paraId="7758219B" w14:textId="77777777" w:rsidR="00E35443" w:rsidRPr="002C6345" w:rsidRDefault="00E35443">
            <w:pPr>
              <w:rPr>
                <w:ins w:id="1138" w:author="Jean Serge NGAIMA" w:date="2025-10-08T22:18:00Z" w16du:dateUtc="2025-10-08T21:18:00Z"/>
                <w:sz w:val="20"/>
                <w:szCs w:val="20"/>
              </w:rPr>
            </w:pPr>
            <w:ins w:id="1139" w:author="Jean Serge NGAIMA" w:date="2025-10-08T22:18:00Z" w16du:dateUtc="2025-10-08T21:18:00Z">
              <w:r w:rsidRPr="002C6345">
                <w:rPr>
                  <w:sz w:val="20"/>
                  <w:szCs w:val="20"/>
                </w:rPr>
                <w:t>Critique</w:t>
              </w:r>
            </w:ins>
          </w:p>
        </w:tc>
        <w:tc>
          <w:tcPr>
            <w:tcW w:w="5670" w:type="dxa"/>
          </w:tcPr>
          <w:p w14:paraId="0B0E2ADA" w14:textId="77777777" w:rsidR="00E35443" w:rsidRPr="002C6345" w:rsidRDefault="00E35443">
            <w:pPr>
              <w:spacing w:line="276" w:lineRule="auto"/>
              <w:jc w:val="both"/>
              <w:rPr>
                <w:ins w:id="1140" w:author="Jean Serge NGAIMA" w:date="2025-10-08T22:18:00Z" w16du:dateUtc="2025-10-08T21:18:00Z"/>
                <w:sz w:val="20"/>
                <w:szCs w:val="20"/>
                <w:lang w:val="fr-CD"/>
              </w:rPr>
            </w:pPr>
            <w:ins w:id="1141" w:author="Jean Serge NGAIMA" w:date="2025-10-08T22:18:00Z" w16du:dateUtc="2025-10-08T21:18:00Z">
              <w:r w:rsidRPr="002C6345">
                <w:rPr>
                  <w:sz w:val="20"/>
                  <w:szCs w:val="20"/>
                  <w:lang w:val="fr-CD"/>
                </w:rPr>
                <w:t>3.1.1. Recours à des mécanismes de continuité opérationnelle pour la chaîne du froid, avec énergie de secours et la maintenance préventive.</w:t>
              </w:r>
            </w:ins>
          </w:p>
          <w:p w14:paraId="398EA445" w14:textId="77777777" w:rsidR="00E35443" w:rsidRPr="002C6345" w:rsidRDefault="00E35443">
            <w:pPr>
              <w:rPr>
                <w:ins w:id="1142" w:author="Jean Serge NGAIMA" w:date="2025-10-08T22:18:00Z" w16du:dateUtc="2025-10-08T21:18:00Z"/>
                <w:sz w:val="20"/>
                <w:szCs w:val="20"/>
                <w:lang w:val="fr-CD"/>
              </w:rPr>
            </w:pPr>
          </w:p>
        </w:tc>
      </w:tr>
      <w:tr w:rsidR="00E35443" w:rsidRPr="002C6345" w14:paraId="3CD25718" w14:textId="77777777" w:rsidTr="4EF77C7B">
        <w:trPr>
          <w:trHeight w:val="300"/>
          <w:ins w:id="1143" w:author="Jean Serge NGAIMA" w:date="2025-10-08T22:18:00Z"/>
        </w:trPr>
        <w:tc>
          <w:tcPr>
            <w:tcW w:w="2830" w:type="dxa"/>
            <w:vMerge/>
          </w:tcPr>
          <w:p w14:paraId="3CF78AAC" w14:textId="77777777" w:rsidR="00E35443" w:rsidRPr="002C6345" w:rsidRDefault="00E35443">
            <w:pPr>
              <w:rPr>
                <w:ins w:id="1144" w:author="Jean Serge NGAIMA" w:date="2025-10-08T22:18:00Z" w16du:dateUtc="2025-10-08T21:18:00Z"/>
                <w:sz w:val="20"/>
                <w:szCs w:val="20"/>
              </w:rPr>
            </w:pPr>
          </w:p>
        </w:tc>
        <w:tc>
          <w:tcPr>
            <w:tcW w:w="3544" w:type="dxa"/>
          </w:tcPr>
          <w:p w14:paraId="7F8FC8B0" w14:textId="77777777" w:rsidR="00E35443" w:rsidRPr="002C6345" w:rsidRDefault="0159C3D0" w:rsidP="4EF77C7B">
            <w:pPr>
              <w:rPr>
                <w:ins w:id="1145" w:author="Jean Serge NGAIMA" w:date="2025-10-08T22:18:00Z" w16du:dateUtc="2025-10-08T21:18:00Z"/>
                <w:sz w:val="20"/>
                <w:szCs w:val="20"/>
                <w:lang w:val="en-US"/>
              </w:rPr>
            </w:pPr>
            <w:ins w:id="1146" w:author="Jean Serge NGAIMA" w:date="2025-10-08T22:18:00Z">
              <w:r w:rsidRPr="4EF77C7B">
                <w:rPr>
                  <w:sz w:val="20"/>
                  <w:szCs w:val="20"/>
                  <w:lang w:val="en-US"/>
                </w:rPr>
                <w:t xml:space="preserve">3.2. </w:t>
              </w:r>
              <w:proofErr w:type="spellStart"/>
              <w:r w:rsidRPr="4EF77C7B">
                <w:rPr>
                  <w:sz w:val="20"/>
                  <w:szCs w:val="20"/>
                  <w:lang w:val="en-US"/>
                </w:rPr>
                <w:t>Inéligibilité</w:t>
              </w:r>
              <w:proofErr w:type="spellEnd"/>
              <w:r w:rsidRPr="4EF77C7B">
                <w:rPr>
                  <w:sz w:val="20"/>
                  <w:szCs w:val="20"/>
                  <w:lang w:val="en-US"/>
                </w:rPr>
                <w:t xml:space="preserve"> aux </w:t>
              </w:r>
              <w:proofErr w:type="spellStart"/>
              <w:r w:rsidRPr="4EF77C7B">
                <w:rPr>
                  <w:sz w:val="20"/>
                  <w:szCs w:val="20"/>
                  <w:lang w:val="en-US"/>
                </w:rPr>
                <w:t>financements</w:t>
              </w:r>
              <w:proofErr w:type="spellEnd"/>
              <w:r w:rsidRPr="4EF77C7B">
                <w:rPr>
                  <w:sz w:val="20"/>
                  <w:szCs w:val="20"/>
                  <w:lang w:val="en-US"/>
                </w:rPr>
                <w:t xml:space="preserve"> </w:t>
              </w:r>
              <w:proofErr w:type="spellStart"/>
              <w:r w:rsidRPr="4EF77C7B">
                <w:rPr>
                  <w:sz w:val="20"/>
                  <w:szCs w:val="20"/>
                  <w:lang w:val="en-US"/>
                </w:rPr>
                <w:t>internationaux</w:t>
              </w:r>
            </w:ins>
            <w:proofErr w:type="spellEnd"/>
          </w:p>
        </w:tc>
        <w:tc>
          <w:tcPr>
            <w:tcW w:w="1701" w:type="dxa"/>
          </w:tcPr>
          <w:p w14:paraId="4A1310D5" w14:textId="1F34F4F6" w:rsidR="00E35443" w:rsidRPr="002C6345" w:rsidRDefault="00E35443" w:rsidP="4EF77C7B">
            <w:pPr>
              <w:rPr>
                <w:ins w:id="1147" w:author="Jean Serge NGAIMA" w:date="2025-10-08T22:18:00Z" w16du:dateUtc="2025-10-08T21:18:00Z"/>
                <w:sz w:val="20"/>
                <w:szCs w:val="20"/>
                <w:lang w:val="en-US"/>
              </w:rPr>
            </w:pPr>
            <w:ins w:id="1148" w:author="Jean Serge NGAIMA" w:date="2025-10-08T22:18:00Z">
              <w:del w:id="1149" w:author="Cyril Nogier" w:date="2025-10-09T13:48:00Z">
                <w:r w:rsidRPr="4EF77C7B" w:rsidDel="0159C3D0">
                  <w:rPr>
                    <w:sz w:val="20"/>
                    <w:szCs w:val="20"/>
                    <w:lang w:val="en-US"/>
                  </w:rPr>
                  <w:delText>Elevé</w:delText>
                </w:r>
              </w:del>
            </w:ins>
            <w:ins w:id="1150" w:author="Cyril Nogier" w:date="2025-10-09T13:48:00Z">
              <w:r w:rsidR="516F3A5B" w:rsidRPr="4EF77C7B">
                <w:rPr>
                  <w:sz w:val="20"/>
                  <w:szCs w:val="20"/>
                  <w:lang w:val="en-US"/>
                </w:rPr>
                <w:t xml:space="preserve">Critique </w:t>
              </w:r>
            </w:ins>
          </w:p>
        </w:tc>
        <w:tc>
          <w:tcPr>
            <w:tcW w:w="5670" w:type="dxa"/>
          </w:tcPr>
          <w:p w14:paraId="58798FD2" w14:textId="07192E3F" w:rsidR="00E35443" w:rsidRPr="002C6345" w:rsidRDefault="0159C3D0">
            <w:pPr>
              <w:rPr>
                <w:ins w:id="1151" w:author="Jean Serge NGAIMA" w:date="2025-10-08T22:18:00Z" w16du:dateUtc="2025-10-08T21:18:00Z"/>
                <w:sz w:val="20"/>
                <w:szCs w:val="20"/>
                <w:lang w:val="fr-CD"/>
              </w:rPr>
            </w:pPr>
            <w:ins w:id="1152" w:author="Jean Serge NGAIMA" w:date="2025-10-08T22:18:00Z">
              <w:r w:rsidRPr="4EF77C7B">
                <w:rPr>
                  <w:sz w:val="20"/>
                  <w:szCs w:val="20"/>
                  <w:lang w:val="fr-CD"/>
                </w:rPr>
                <w:t>Voir 1.1.1.</w:t>
              </w:r>
            </w:ins>
          </w:p>
          <w:p w14:paraId="4A8F6054" w14:textId="77777777" w:rsidR="00E35443" w:rsidRPr="002C6345" w:rsidRDefault="00E35443">
            <w:pPr>
              <w:rPr>
                <w:ins w:id="1153" w:author="Jean Serge NGAIMA" w:date="2025-10-08T22:18:00Z" w16du:dateUtc="2025-10-08T21:18:00Z"/>
                <w:sz w:val="20"/>
                <w:szCs w:val="20"/>
              </w:rPr>
            </w:pPr>
          </w:p>
          <w:p w14:paraId="796F45B6" w14:textId="77777777" w:rsidR="00E35443" w:rsidRPr="002C6345" w:rsidRDefault="00E35443">
            <w:pPr>
              <w:rPr>
                <w:ins w:id="1154" w:author="Jean Serge NGAIMA" w:date="2025-10-08T22:18:00Z" w16du:dateUtc="2025-10-08T21:18:00Z"/>
                <w:sz w:val="20"/>
                <w:szCs w:val="20"/>
              </w:rPr>
            </w:pPr>
          </w:p>
        </w:tc>
      </w:tr>
      <w:tr w:rsidR="00E35443" w:rsidRPr="002C6345" w14:paraId="4E448F32" w14:textId="77777777" w:rsidTr="4EF77C7B">
        <w:trPr>
          <w:trHeight w:val="300"/>
          <w:ins w:id="1155" w:author="Jean Serge NGAIMA" w:date="2025-10-08T22:18:00Z"/>
        </w:trPr>
        <w:tc>
          <w:tcPr>
            <w:tcW w:w="2830" w:type="dxa"/>
          </w:tcPr>
          <w:p w14:paraId="6C6416D9" w14:textId="77777777" w:rsidR="00E35443" w:rsidRPr="002C6345" w:rsidRDefault="0159C3D0" w:rsidP="4EF77C7B">
            <w:pPr>
              <w:rPr>
                <w:ins w:id="1156" w:author="Jean Serge NGAIMA" w:date="2025-10-08T22:18:00Z" w16du:dateUtc="2025-10-08T21:18:00Z"/>
                <w:b/>
                <w:bCs/>
                <w:sz w:val="20"/>
                <w:szCs w:val="20"/>
                <w:lang w:val="en-US"/>
              </w:rPr>
            </w:pPr>
            <w:ins w:id="1157" w:author="Jean Serge NGAIMA" w:date="2025-10-08T22:18:00Z">
              <w:r w:rsidRPr="4EF77C7B">
                <w:rPr>
                  <w:b/>
                  <w:bCs/>
                  <w:sz w:val="20"/>
                  <w:szCs w:val="20"/>
                  <w:lang w:val="en-US"/>
                </w:rPr>
                <w:t xml:space="preserve">4.Système </w:t>
              </w:r>
              <w:proofErr w:type="spellStart"/>
              <w:r w:rsidRPr="4EF77C7B">
                <w:rPr>
                  <w:b/>
                  <w:bCs/>
                  <w:sz w:val="20"/>
                  <w:szCs w:val="20"/>
                  <w:lang w:val="en-US"/>
                </w:rPr>
                <w:t>d’information</w:t>
              </w:r>
              <w:proofErr w:type="spellEnd"/>
              <w:r w:rsidRPr="4EF77C7B">
                <w:rPr>
                  <w:b/>
                  <w:bCs/>
                  <w:sz w:val="20"/>
                  <w:szCs w:val="20"/>
                  <w:lang w:val="en-US"/>
                </w:rPr>
                <w:t xml:space="preserve"> sanitaire</w:t>
              </w:r>
            </w:ins>
          </w:p>
        </w:tc>
        <w:tc>
          <w:tcPr>
            <w:tcW w:w="3544" w:type="dxa"/>
          </w:tcPr>
          <w:p w14:paraId="56CD6895" w14:textId="77777777" w:rsidR="00E35443" w:rsidRPr="002C6345" w:rsidRDefault="0159C3D0" w:rsidP="4EF77C7B">
            <w:pPr>
              <w:rPr>
                <w:ins w:id="1158" w:author="Jean Serge NGAIMA" w:date="2025-10-08T22:18:00Z" w16du:dateUtc="2025-10-08T21:18:00Z"/>
                <w:sz w:val="20"/>
                <w:szCs w:val="20"/>
                <w:lang w:val="en-US"/>
              </w:rPr>
            </w:pPr>
            <w:ins w:id="1159" w:author="Jean Serge NGAIMA" w:date="2025-10-08T22:18:00Z">
              <w:r w:rsidRPr="4EF77C7B">
                <w:rPr>
                  <w:sz w:val="20"/>
                  <w:szCs w:val="20"/>
                  <w:lang w:val="en-US"/>
                </w:rPr>
                <w:t xml:space="preserve">4.1. Données de </w:t>
              </w:r>
              <w:proofErr w:type="spellStart"/>
              <w:r w:rsidRPr="4EF77C7B">
                <w:rPr>
                  <w:sz w:val="20"/>
                  <w:szCs w:val="20"/>
                  <w:lang w:val="en-US"/>
                </w:rPr>
                <w:t>mauvaise</w:t>
              </w:r>
              <w:proofErr w:type="spellEnd"/>
              <w:r w:rsidRPr="4EF77C7B">
                <w:rPr>
                  <w:sz w:val="20"/>
                  <w:szCs w:val="20"/>
                  <w:lang w:val="en-US"/>
                </w:rPr>
                <w:t xml:space="preserve"> </w:t>
              </w:r>
              <w:proofErr w:type="spellStart"/>
              <w:r w:rsidRPr="4EF77C7B">
                <w:rPr>
                  <w:sz w:val="20"/>
                  <w:szCs w:val="20"/>
                  <w:lang w:val="en-US"/>
                </w:rPr>
                <w:t>qualité</w:t>
              </w:r>
              <w:proofErr w:type="spellEnd"/>
              <w:r w:rsidRPr="4EF77C7B">
                <w:rPr>
                  <w:sz w:val="20"/>
                  <w:szCs w:val="20"/>
                  <w:lang w:val="en-US"/>
                </w:rPr>
                <w:t xml:space="preserve"> suite aux </w:t>
              </w:r>
              <w:proofErr w:type="spellStart"/>
              <w:r w:rsidRPr="4EF77C7B">
                <w:rPr>
                  <w:sz w:val="20"/>
                  <w:szCs w:val="20"/>
                  <w:lang w:val="en-US"/>
                </w:rPr>
                <w:t>erreurs</w:t>
              </w:r>
              <w:proofErr w:type="spellEnd"/>
              <w:r w:rsidRPr="4EF77C7B">
                <w:rPr>
                  <w:sz w:val="20"/>
                  <w:szCs w:val="20"/>
                  <w:lang w:val="en-US"/>
                </w:rPr>
                <w:t xml:space="preserve"> </w:t>
              </w:r>
              <w:proofErr w:type="spellStart"/>
              <w:r w:rsidRPr="4EF77C7B">
                <w:rPr>
                  <w:sz w:val="20"/>
                  <w:szCs w:val="20"/>
                  <w:lang w:val="en-US"/>
                </w:rPr>
                <w:t>d’encodage</w:t>
              </w:r>
              <w:proofErr w:type="spellEnd"/>
              <w:r w:rsidRPr="4EF77C7B">
                <w:rPr>
                  <w:sz w:val="20"/>
                  <w:szCs w:val="20"/>
                  <w:lang w:val="en-US"/>
                </w:rPr>
                <w:t xml:space="preserve"> et à la faiblesse </w:t>
              </w:r>
              <w:proofErr w:type="spellStart"/>
              <w:r w:rsidRPr="4EF77C7B">
                <w:rPr>
                  <w:sz w:val="20"/>
                  <w:szCs w:val="20"/>
                  <w:lang w:val="en-US"/>
                </w:rPr>
                <w:t>d’analyse</w:t>
              </w:r>
            </w:ins>
            <w:proofErr w:type="spellEnd"/>
          </w:p>
        </w:tc>
        <w:tc>
          <w:tcPr>
            <w:tcW w:w="1701" w:type="dxa"/>
          </w:tcPr>
          <w:p w14:paraId="21320FBF" w14:textId="77777777" w:rsidR="00E35443" w:rsidRPr="002C6345" w:rsidRDefault="0159C3D0" w:rsidP="4EF77C7B">
            <w:pPr>
              <w:rPr>
                <w:ins w:id="1160" w:author="Jean Serge NGAIMA" w:date="2025-10-08T22:18:00Z" w16du:dateUtc="2025-10-08T21:18:00Z"/>
                <w:sz w:val="20"/>
                <w:szCs w:val="20"/>
                <w:lang w:val="en-US"/>
              </w:rPr>
            </w:pPr>
            <w:proofErr w:type="spellStart"/>
            <w:ins w:id="1161" w:author="Jean Serge NGAIMA" w:date="2025-10-08T22:18:00Z">
              <w:r w:rsidRPr="4EF77C7B">
                <w:rPr>
                  <w:sz w:val="20"/>
                  <w:szCs w:val="20"/>
                  <w:lang w:val="en-US"/>
                </w:rPr>
                <w:t>Elevé</w:t>
              </w:r>
            </w:ins>
            <w:proofErr w:type="spellEnd"/>
          </w:p>
        </w:tc>
        <w:tc>
          <w:tcPr>
            <w:tcW w:w="5670" w:type="dxa"/>
          </w:tcPr>
          <w:p w14:paraId="1892D048" w14:textId="77777777" w:rsidR="00E35443" w:rsidRPr="002C6345" w:rsidRDefault="00E35443">
            <w:pPr>
              <w:jc w:val="both"/>
              <w:rPr>
                <w:ins w:id="1162" w:author="Jean Serge NGAIMA" w:date="2025-10-08T22:18:00Z" w16du:dateUtc="2025-10-08T21:18:00Z"/>
                <w:sz w:val="20"/>
                <w:szCs w:val="20"/>
                <w:lang w:val="fr-CD"/>
              </w:rPr>
            </w:pPr>
            <w:ins w:id="1163" w:author="Jean Serge NGAIMA" w:date="2025-10-08T22:18:00Z" w16du:dateUtc="2025-10-08T21:18:00Z">
              <w:r w:rsidRPr="002C6345">
                <w:rPr>
                  <w:sz w:val="20"/>
                  <w:szCs w:val="20"/>
                  <w:lang w:val="fr-CD"/>
                </w:rPr>
                <w:t>Améliorer la gouvernance et le suivi par des tableaux de bord en temps réel</w:t>
              </w:r>
            </w:ins>
          </w:p>
          <w:p w14:paraId="534D0EFB" w14:textId="77777777" w:rsidR="00E35443" w:rsidRPr="002C6345" w:rsidRDefault="00E35443">
            <w:pPr>
              <w:rPr>
                <w:ins w:id="1164" w:author="Jean Serge NGAIMA" w:date="2025-10-08T22:18:00Z" w16du:dateUtc="2025-10-08T21:18:00Z"/>
                <w:sz w:val="20"/>
                <w:szCs w:val="20"/>
                <w:lang w:val="fr-CD"/>
              </w:rPr>
            </w:pPr>
          </w:p>
        </w:tc>
      </w:tr>
      <w:tr w:rsidR="00E35443" w:rsidRPr="002C6345" w14:paraId="00917251" w14:textId="77777777" w:rsidTr="4EF77C7B">
        <w:trPr>
          <w:trHeight w:val="300"/>
          <w:ins w:id="1165" w:author="Jean Serge NGAIMA" w:date="2025-10-08T22:18:00Z"/>
        </w:trPr>
        <w:tc>
          <w:tcPr>
            <w:tcW w:w="2830" w:type="dxa"/>
            <w:vMerge w:val="restart"/>
          </w:tcPr>
          <w:p w14:paraId="37364D1A" w14:textId="77777777" w:rsidR="00E35443" w:rsidRPr="002C6345" w:rsidRDefault="0159C3D0" w:rsidP="4EF77C7B">
            <w:pPr>
              <w:rPr>
                <w:ins w:id="1166" w:author="Jean Serge NGAIMA" w:date="2025-10-08T22:18:00Z" w16du:dateUtc="2025-10-08T21:18:00Z"/>
                <w:b/>
                <w:bCs/>
                <w:sz w:val="20"/>
                <w:szCs w:val="20"/>
                <w:lang w:val="en-US"/>
              </w:rPr>
            </w:pPr>
            <w:ins w:id="1167" w:author="Jean Serge NGAIMA" w:date="2025-10-08T22:18:00Z">
              <w:r w:rsidRPr="4EF77C7B">
                <w:rPr>
                  <w:b/>
                  <w:bCs/>
                  <w:sz w:val="20"/>
                  <w:szCs w:val="20"/>
                  <w:lang w:val="en-US"/>
                </w:rPr>
                <w:t xml:space="preserve">5.Surveillance des maladies </w:t>
              </w:r>
              <w:proofErr w:type="spellStart"/>
              <w:r w:rsidRPr="4EF77C7B">
                <w:rPr>
                  <w:b/>
                  <w:bCs/>
                  <w:sz w:val="20"/>
                  <w:szCs w:val="20"/>
                  <w:lang w:val="en-US"/>
                </w:rPr>
                <w:t>évitables</w:t>
              </w:r>
              <w:proofErr w:type="spellEnd"/>
              <w:r w:rsidRPr="4EF77C7B">
                <w:rPr>
                  <w:b/>
                  <w:bCs/>
                  <w:sz w:val="20"/>
                  <w:szCs w:val="20"/>
                  <w:lang w:val="en-US"/>
                </w:rPr>
                <w:t xml:space="preserve"> par la vaccination</w:t>
              </w:r>
            </w:ins>
          </w:p>
        </w:tc>
        <w:tc>
          <w:tcPr>
            <w:tcW w:w="3544" w:type="dxa"/>
          </w:tcPr>
          <w:p w14:paraId="3938B36A" w14:textId="77777777" w:rsidR="00E35443" w:rsidRPr="002C6345" w:rsidRDefault="0159C3D0" w:rsidP="4EF77C7B">
            <w:pPr>
              <w:rPr>
                <w:ins w:id="1168" w:author="Jean Serge NGAIMA" w:date="2025-10-08T22:18:00Z" w16du:dateUtc="2025-10-08T21:18:00Z"/>
                <w:sz w:val="20"/>
                <w:szCs w:val="20"/>
                <w:lang w:val="en-US"/>
              </w:rPr>
            </w:pPr>
            <w:ins w:id="1169" w:author="Jean Serge NGAIMA" w:date="2025-10-08T22:18:00Z">
              <w:r w:rsidRPr="4EF77C7B">
                <w:rPr>
                  <w:sz w:val="20"/>
                  <w:szCs w:val="20"/>
                  <w:lang w:val="en-US"/>
                </w:rPr>
                <w:t xml:space="preserve">5.1. Perte de vigilance à la base des </w:t>
              </w:r>
              <w:proofErr w:type="spellStart"/>
              <w:r w:rsidRPr="4EF77C7B">
                <w:rPr>
                  <w:sz w:val="20"/>
                  <w:szCs w:val="20"/>
                  <w:lang w:val="en-US"/>
                </w:rPr>
                <w:t>détections</w:t>
              </w:r>
              <w:proofErr w:type="spellEnd"/>
              <w:r w:rsidRPr="4EF77C7B">
                <w:rPr>
                  <w:sz w:val="20"/>
                  <w:szCs w:val="20"/>
                  <w:lang w:val="en-US"/>
                </w:rPr>
                <w:t xml:space="preserve"> et </w:t>
              </w:r>
              <w:proofErr w:type="spellStart"/>
              <w:r w:rsidRPr="4EF77C7B">
                <w:rPr>
                  <w:sz w:val="20"/>
                  <w:szCs w:val="20"/>
                  <w:lang w:val="en-US"/>
                </w:rPr>
                <w:t>déclarations</w:t>
              </w:r>
              <w:proofErr w:type="spellEnd"/>
              <w:r w:rsidRPr="4EF77C7B">
                <w:rPr>
                  <w:sz w:val="20"/>
                  <w:szCs w:val="20"/>
                  <w:lang w:val="en-US"/>
                </w:rPr>
                <w:t xml:space="preserve"> </w:t>
              </w:r>
              <w:proofErr w:type="spellStart"/>
              <w:r w:rsidRPr="4EF77C7B">
                <w:rPr>
                  <w:sz w:val="20"/>
                  <w:szCs w:val="20"/>
                  <w:lang w:val="en-US"/>
                </w:rPr>
                <w:t>tardives</w:t>
              </w:r>
              <w:proofErr w:type="spellEnd"/>
              <w:r w:rsidRPr="4EF77C7B">
                <w:rPr>
                  <w:sz w:val="20"/>
                  <w:szCs w:val="20"/>
                  <w:lang w:val="en-US"/>
                </w:rPr>
                <w:t xml:space="preserve"> des </w:t>
              </w:r>
              <w:proofErr w:type="spellStart"/>
              <w:r w:rsidRPr="4EF77C7B">
                <w:rPr>
                  <w:sz w:val="20"/>
                  <w:szCs w:val="20"/>
                  <w:lang w:val="en-US"/>
                </w:rPr>
                <w:t>épidémies</w:t>
              </w:r>
            </w:ins>
            <w:proofErr w:type="spellEnd"/>
          </w:p>
          <w:p w14:paraId="4F47C299" w14:textId="77777777" w:rsidR="00E35443" w:rsidRPr="002C6345" w:rsidRDefault="00E35443">
            <w:pPr>
              <w:rPr>
                <w:ins w:id="1170" w:author="Jean Serge NGAIMA" w:date="2025-10-08T22:18:00Z" w16du:dateUtc="2025-10-08T21:18:00Z"/>
                <w:sz w:val="20"/>
                <w:szCs w:val="20"/>
              </w:rPr>
            </w:pPr>
          </w:p>
        </w:tc>
        <w:tc>
          <w:tcPr>
            <w:tcW w:w="1701" w:type="dxa"/>
          </w:tcPr>
          <w:p w14:paraId="0F01404D" w14:textId="77777777" w:rsidR="00E35443" w:rsidRPr="002C6345" w:rsidRDefault="0159C3D0" w:rsidP="4EF77C7B">
            <w:pPr>
              <w:rPr>
                <w:ins w:id="1171" w:author="Jean Serge NGAIMA" w:date="2025-10-08T22:18:00Z" w16du:dateUtc="2025-10-08T21:18:00Z"/>
                <w:sz w:val="20"/>
                <w:szCs w:val="20"/>
                <w:lang w:val="en-US"/>
              </w:rPr>
            </w:pPr>
            <w:proofErr w:type="spellStart"/>
            <w:ins w:id="1172" w:author="Jean Serge NGAIMA" w:date="2025-10-08T22:18:00Z">
              <w:r w:rsidRPr="4EF77C7B">
                <w:rPr>
                  <w:sz w:val="20"/>
                  <w:szCs w:val="20"/>
                  <w:lang w:val="en-US"/>
                </w:rPr>
                <w:t>Elevé</w:t>
              </w:r>
            </w:ins>
            <w:proofErr w:type="spellEnd"/>
          </w:p>
        </w:tc>
        <w:tc>
          <w:tcPr>
            <w:tcW w:w="5670" w:type="dxa"/>
          </w:tcPr>
          <w:p w14:paraId="3E0C7FD9" w14:textId="77777777" w:rsidR="00E35443" w:rsidRPr="002C6345" w:rsidRDefault="00E35443">
            <w:pPr>
              <w:rPr>
                <w:ins w:id="1173" w:author="Jean Serge NGAIMA" w:date="2025-10-08T22:18:00Z" w16du:dateUtc="2025-10-08T21:18:00Z"/>
                <w:sz w:val="20"/>
                <w:szCs w:val="20"/>
              </w:rPr>
            </w:pPr>
            <w:proofErr w:type="spellStart"/>
            <w:ins w:id="1174"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7C651DB1" w14:textId="77777777" w:rsidTr="4EF77C7B">
        <w:trPr>
          <w:trHeight w:val="300"/>
          <w:ins w:id="1175" w:author="Jean Serge NGAIMA" w:date="2025-10-08T22:18:00Z"/>
        </w:trPr>
        <w:tc>
          <w:tcPr>
            <w:tcW w:w="2830" w:type="dxa"/>
            <w:vMerge/>
          </w:tcPr>
          <w:p w14:paraId="66DB2FAA" w14:textId="77777777" w:rsidR="00E35443" w:rsidRPr="002C6345" w:rsidRDefault="00E35443">
            <w:pPr>
              <w:rPr>
                <w:ins w:id="1176" w:author="Jean Serge NGAIMA" w:date="2025-10-08T22:18:00Z" w16du:dateUtc="2025-10-08T21:18:00Z"/>
                <w:sz w:val="20"/>
                <w:szCs w:val="20"/>
              </w:rPr>
            </w:pPr>
          </w:p>
        </w:tc>
        <w:tc>
          <w:tcPr>
            <w:tcW w:w="3544" w:type="dxa"/>
          </w:tcPr>
          <w:p w14:paraId="01C08D57" w14:textId="77777777" w:rsidR="00E35443" w:rsidRPr="002C6345" w:rsidRDefault="0159C3D0" w:rsidP="4EF77C7B">
            <w:pPr>
              <w:rPr>
                <w:ins w:id="1177" w:author="Jean Serge NGAIMA" w:date="2025-10-08T22:18:00Z" w16du:dateUtc="2025-10-08T21:18:00Z"/>
                <w:sz w:val="20"/>
                <w:szCs w:val="20"/>
                <w:lang w:val="en-US"/>
              </w:rPr>
            </w:pPr>
            <w:ins w:id="1178" w:author="Jean Serge NGAIMA" w:date="2025-10-08T22:18:00Z">
              <w:r w:rsidRPr="4EF77C7B">
                <w:rPr>
                  <w:sz w:val="20"/>
                  <w:szCs w:val="20"/>
                  <w:lang w:val="en-US"/>
                </w:rPr>
                <w:t xml:space="preserve">5.2. Pilotage </w:t>
              </w:r>
              <w:proofErr w:type="spellStart"/>
              <w:r w:rsidRPr="4EF77C7B">
                <w:rPr>
                  <w:sz w:val="20"/>
                  <w:szCs w:val="20"/>
                  <w:lang w:val="en-US"/>
                </w:rPr>
                <w:t>inefficace</w:t>
              </w:r>
              <w:proofErr w:type="spellEnd"/>
              <w:r w:rsidRPr="4EF77C7B">
                <w:rPr>
                  <w:sz w:val="20"/>
                  <w:szCs w:val="20"/>
                  <w:lang w:val="en-US"/>
                </w:rPr>
                <w:t xml:space="preserve"> des </w:t>
              </w:r>
              <w:proofErr w:type="spellStart"/>
              <w:r w:rsidRPr="4EF77C7B">
                <w:rPr>
                  <w:sz w:val="20"/>
                  <w:szCs w:val="20"/>
                  <w:lang w:val="en-US"/>
                </w:rPr>
                <w:t>activités</w:t>
              </w:r>
              <w:proofErr w:type="spellEnd"/>
              <w:r w:rsidRPr="4EF77C7B">
                <w:rPr>
                  <w:sz w:val="20"/>
                  <w:szCs w:val="20"/>
                  <w:lang w:val="en-US"/>
                </w:rPr>
                <w:t xml:space="preserve"> de </w:t>
              </w:r>
              <w:proofErr w:type="spellStart"/>
              <w:r w:rsidRPr="4EF77C7B">
                <w:rPr>
                  <w:sz w:val="20"/>
                  <w:szCs w:val="20"/>
                  <w:lang w:val="en-US"/>
                </w:rPr>
                <w:t>lutte</w:t>
              </w:r>
              <w:proofErr w:type="spellEnd"/>
              <w:r w:rsidRPr="4EF77C7B">
                <w:rPr>
                  <w:sz w:val="20"/>
                  <w:szCs w:val="20"/>
                  <w:lang w:val="en-US"/>
                </w:rPr>
                <w:t xml:space="preserve"> </w:t>
              </w:r>
              <w:proofErr w:type="spellStart"/>
              <w:r w:rsidRPr="4EF77C7B">
                <w:rPr>
                  <w:sz w:val="20"/>
                  <w:szCs w:val="20"/>
                  <w:lang w:val="en-US"/>
                </w:rPr>
                <w:t>contre</w:t>
              </w:r>
              <w:proofErr w:type="spellEnd"/>
              <w:r w:rsidRPr="4EF77C7B">
                <w:rPr>
                  <w:sz w:val="20"/>
                  <w:szCs w:val="20"/>
                  <w:lang w:val="en-US"/>
                </w:rPr>
                <w:t xml:space="preserve"> les </w:t>
              </w:r>
              <w:proofErr w:type="spellStart"/>
              <w:r w:rsidRPr="4EF77C7B">
                <w:rPr>
                  <w:sz w:val="20"/>
                  <w:szCs w:val="20"/>
                  <w:lang w:val="en-US"/>
                </w:rPr>
                <w:t>épidémies</w:t>
              </w:r>
              <w:proofErr w:type="spellEnd"/>
              <w:r w:rsidRPr="4EF77C7B">
                <w:rPr>
                  <w:sz w:val="20"/>
                  <w:szCs w:val="20"/>
                  <w:lang w:val="en-US"/>
                </w:rPr>
                <w:t xml:space="preserve"> </w:t>
              </w:r>
            </w:ins>
          </w:p>
        </w:tc>
        <w:tc>
          <w:tcPr>
            <w:tcW w:w="1701" w:type="dxa"/>
          </w:tcPr>
          <w:p w14:paraId="52FAF5DB" w14:textId="77777777" w:rsidR="00E35443" w:rsidRPr="002C6345" w:rsidRDefault="0159C3D0" w:rsidP="4EF77C7B">
            <w:pPr>
              <w:rPr>
                <w:ins w:id="1179" w:author="Jean Serge NGAIMA" w:date="2025-10-08T22:18:00Z" w16du:dateUtc="2025-10-08T21:18:00Z"/>
                <w:sz w:val="20"/>
                <w:szCs w:val="20"/>
                <w:lang w:val="en-US"/>
              </w:rPr>
            </w:pPr>
            <w:proofErr w:type="spellStart"/>
            <w:ins w:id="1180" w:author="Jean Serge NGAIMA" w:date="2025-10-08T22:18:00Z">
              <w:r w:rsidRPr="4EF77C7B">
                <w:rPr>
                  <w:sz w:val="20"/>
                  <w:szCs w:val="20"/>
                  <w:lang w:val="en-US"/>
                </w:rPr>
                <w:t>Elevé</w:t>
              </w:r>
            </w:ins>
            <w:proofErr w:type="spellEnd"/>
          </w:p>
        </w:tc>
        <w:tc>
          <w:tcPr>
            <w:tcW w:w="5670" w:type="dxa"/>
          </w:tcPr>
          <w:p w14:paraId="00B6B5B2" w14:textId="77777777" w:rsidR="00E35443" w:rsidRPr="002C6345" w:rsidRDefault="00E35443">
            <w:pPr>
              <w:rPr>
                <w:ins w:id="1181" w:author="Jean Serge NGAIMA" w:date="2025-10-08T22:18:00Z" w16du:dateUtc="2025-10-08T21:18:00Z"/>
                <w:sz w:val="20"/>
                <w:szCs w:val="20"/>
              </w:rPr>
            </w:pPr>
            <w:proofErr w:type="spellStart"/>
            <w:ins w:id="1182"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08EC2907" w14:textId="77777777" w:rsidTr="4EF77C7B">
        <w:trPr>
          <w:trHeight w:val="300"/>
          <w:ins w:id="1183" w:author="Jean Serge NGAIMA" w:date="2025-10-08T22:18:00Z"/>
        </w:trPr>
        <w:tc>
          <w:tcPr>
            <w:tcW w:w="2830" w:type="dxa"/>
          </w:tcPr>
          <w:p w14:paraId="4E30F9B3" w14:textId="77777777" w:rsidR="00E35443" w:rsidRPr="002C6345" w:rsidRDefault="0159C3D0" w:rsidP="4EF77C7B">
            <w:pPr>
              <w:rPr>
                <w:ins w:id="1184" w:author="Jean Serge NGAIMA" w:date="2025-10-08T22:18:00Z" w16du:dateUtc="2025-10-08T21:18:00Z"/>
                <w:b/>
                <w:bCs/>
                <w:sz w:val="20"/>
                <w:szCs w:val="20"/>
                <w:lang w:val="en-US"/>
              </w:rPr>
            </w:pPr>
            <w:ins w:id="1185" w:author="Jean Serge NGAIMA" w:date="2025-10-08T22:18:00Z">
              <w:r w:rsidRPr="4EF77C7B">
                <w:rPr>
                  <w:b/>
                  <w:bCs/>
                  <w:sz w:val="20"/>
                  <w:szCs w:val="20"/>
                  <w:lang w:val="en-US"/>
                </w:rPr>
                <w:t xml:space="preserve">6.Génération de la de la </w:t>
              </w:r>
              <w:proofErr w:type="spellStart"/>
              <w:r w:rsidRPr="4EF77C7B">
                <w:rPr>
                  <w:b/>
                  <w:bCs/>
                  <w:sz w:val="20"/>
                  <w:szCs w:val="20"/>
                  <w:lang w:val="en-US"/>
                </w:rPr>
                <w:t>demande</w:t>
              </w:r>
              <w:proofErr w:type="spellEnd"/>
              <w:r w:rsidRPr="4EF77C7B">
                <w:rPr>
                  <w:b/>
                  <w:bCs/>
                  <w:sz w:val="20"/>
                  <w:szCs w:val="20"/>
                  <w:lang w:val="en-US"/>
                </w:rPr>
                <w:t xml:space="preserve"> et engagement </w:t>
              </w:r>
              <w:proofErr w:type="spellStart"/>
              <w:r w:rsidRPr="4EF77C7B">
                <w:rPr>
                  <w:b/>
                  <w:bCs/>
                  <w:sz w:val="20"/>
                  <w:szCs w:val="20"/>
                  <w:lang w:val="en-US"/>
                </w:rPr>
                <w:t>communautaire</w:t>
              </w:r>
            </w:ins>
            <w:proofErr w:type="spellEnd"/>
          </w:p>
        </w:tc>
        <w:tc>
          <w:tcPr>
            <w:tcW w:w="3544" w:type="dxa"/>
          </w:tcPr>
          <w:p w14:paraId="47E82AB5" w14:textId="77777777" w:rsidR="00E35443" w:rsidRDefault="0159C3D0" w:rsidP="4EF77C7B">
            <w:pPr>
              <w:rPr>
                <w:ins w:id="1186" w:author="Jean Serge NGAIMA" w:date="2025-10-08T22:18:00Z" w16du:dateUtc="2025-10-08T21:18:00Z"/>
                <w:sz w:val="20"/>
                <w:szCs w:val="20"/>
                <w:lang w:val="en-US"/>
              </w:rPr>
            </w:pPr>
            <w:ins w:id="1187" w:author="Jean Serge NGAIMA" w:date="2025-10-08T22:18:00Z">
              <w:r w:rsidRPr="4EF77C7B">
                <w:rPr>
                  <w:sz w:val="20"/>
                  <w:szCs w:val="20"/>
                  <w:lang w:val="en-US"/>
                </w:rPr>
                <w:t>6.</w:t>
              </w:r>
              <w:proofErr w:type="gramStart"/>
              <w:r w:rsidRPr="4EF77C7B">
                <w:rPr>
                  <w:sz w:val="20"/>
                  <w:szCs w:val="20"/>
                  <w:lang w:val="en-US"/>
                </w:rPr>
                <w:t>1.Faible</w:t>
              </w:r>
              <w:proofErr w:type="gramEnd"/>
              <w:r w:rsidRPr="4EF77C7B">
                <w:rPr>
                  <w:sz w:val="20"/>
                  <w:szCs w:val="20"/>
                  <w:lang w:val="en-US"/>
                </w:rPr>
                <w:t xml:space="preserve"> </w:t>
              </w:r>
              <w:proofErr w:type="spellStart"/>
              <w:r w:rsidRPr="4EF77C7B">
                <w:rPr>
                  <w:sz w:val="20"/>
                  <w:szCs w:val="20"/>
                  <w:lang w:val="en-US"/>
                </w:rPr>
                <w:t>capacité</w:t>
              </w:r>
              <w:proofErr w:type="spellEnd"/>
              <w:r w:rsidRPr="4EF77C7B">
                <w:rPr>
                  <w:sz w:val="20"/>
                  <w:szCs w:val="20"/>
                  <w:lang w:val="en-US"/>
                </w:rPr>
                <w:t xml:space="preserve"> </w:t>
              </w:r>
              <w:proofErr w:type="spellStart"/>
              <w:r w:rsidRPr="4EF77C7B">
                <w:rPr>
                  <w:sz w:val="20"/>
                  <w:szCs w:val="20"/>
                  <w:lang w:val="en-US"/>
                </w:rPr>
                <w:t>d’adaptation</w:t>
              </w:r>
              <w:proofErr w:type="spellEnd"/>
              <w:r w:rsidRPr="4EF77C7B">
                <w:rPr>
                  <w:sz w:val="20"/>
                  <w:szCs w:val="20"/>
                  <w:lang w:val="en-US"/>
                </w:rPr>
                <w:t xml:space="preserve"> du </w:t>
              </w:r>
              <w:proofErr w:type="spellStart"/>
              <w:r w:rsidRPr="4EF77C7B">
                <w:rPr>
                  <w:sz w:val="20"/>
                  <w:szCs w:val="20"/>
                  <w:lang w:val="en-US"/>
                </w:rPr>
                <w:t>système</w:t>
              </w:r>
              <w:proofErr w:type="spellEnd"/>
              <w:r w:rsidRPr="4EF77C7B">
                <w:rPr>
                  <w:sz w:val="20"/>
                  <w:szCs w:val="20"/>
                  <w:lang w:val="en-US"/>
                </w:rPr>
                <w:t xml:space="preserve"> à </w:t>
              </w:r>
              <w:proofErr w:type="spellStart"/>
              <w:r w:rsidRPr="4EF77C7B">
                <w:rPr>
                  <w:sz w:val="20"/>
                  <w:szCs w:val="20"/>
                  <w:lang w:val="en-US"/>
                </w:rPr>
                <w:t>interagir</w:t>
              </w:r>
              <w:proofErr w:type="spellEnd"/>
              <w:r w:rsidRPr="4EF77C7B">
                <w:rPr>
                  <w:sz w:val="20"/>
                  <w:szCs w:val="20"/>
                  <w:lang w:val="en-US"/>
                </w:rPr>
                <w:t xml:space="preserve"> avec les </w:t>
              </w:r>
              <w:proofErr w:type="spellStart"/>
              <w:r w:rsidRPr="4EF77C7B">
                <w:rPr>
                  <w:sz w:val="20"/>
                  <w:szCs w:val="20"/>
                  <w:lang w:val="en-US"/>
                </w:rPr>
                <w:t>communautés</w:t>
              </w:r>
            </w:ins>
            <w:proofErr w:type="spellEnd"/>
          </w:p>
          <w:p w14:paraId="30BB4410" w14:textId="77777777" w:rsidR="00E35443" w:rsidRDefault="00E35443">
            <w:pPr>
              <w:rPr>
                <w:ins w:id="1188" w:author="Jean Serge NGAIMA" w:date="2025-10-08T22:18:00Z" w16du:dateUtc="2025-10-08T21:18:00Z"/>
                <w:sz w:val="20"/>
                <w:szCs w:val="20"/>
              </w:rPr>
            </w:pPr>
          </w:p>
          <w:p w14:paraId="1B2ED948" w14:textId="77777777" w:rsidR="00E35443" w:rsidRPr="002C6345" w:rsidRDefault="00E35443">
            <w:pPr>
              <w:rPr>
                <w:ins w:id="1189" w:author="Jean Serge NGAIMA" w:date="2025-10-08T22:18:00Z" w16du:dateUtc="2025-10-08T21:18:00Z"/>
                <w:sz w:val="20"/>
                <w:szCs w:val="20"/>
              </w:rPr>
            </w:pPr>
          </w:p>
        </w:tc>
        <w:tc>
          <w:tcPr>
            <w:tcW w:w="1701" w:type="dxa"/>
          </w:tcPr>
          <w:p w14:paraId="6F524CDC" w14:textId="77777777" w:rsidR="00E35443" w:rsidRPr="002C6345" w:rsidRDefault="0159C3D0" w:rsidP="4EF77C7B">
            <w:pPr>
              <w:rPr>
                <w:ins w:id="1190" w:author="Jean Serge NGAIMA" w:date="2025-10-08T22:18:00Z" w16du:dateUtc="2025-10-08T21:18:00Z"/>
                <w:sz w:val="20"/>
                <w:szCs w:val="20"/>
                <w:lang w:val="en-US"/>
              </w:rPr>
            </w:pPr>
            <w:proofErr w:type="spellStart"/>
            <w:ins w:id="1191" w:author="Jean Serge NGAIMA" w:date="2025-10-08T22:18:00Z">
              <w:r w:rsidRPr="4EF77C7B">
                <w:rPr>
                  <w:sz w:val="20"/>
                  <w:szCs w:val="20"/>
                  <w:lang w:val="en-US"/>
                </w:rPr>
                <w:lastRenderedPageBreak/>
                <w:t>Elevé</w:t>
              </w:r>
            </w:ins>
            <w:proofErr w:type="spellEnd"/>
          </w:p>
        </w:tc>
        <w:tc>
          <w:tcPr>
            <w:tcW w:w="5670" w:type="dxa"/>
          </w:tcPr>
          <w:p w14:paraId="435B8C7B" w14:textId="77777777" w:rsidR="00E35443" w:rsidRPr="002C6345" w:rsidRDefault="00E35443">
            <w:pPr>
              <w:spacing w:line="276" w:lineRule="auto"/>
              <w:jc w:val="both"/>
              <w:rPr>
                <w:ins w:id="1192" w:author="Jean Serge NGAIMA" w:date="2025-10-08T22:18:00Z" w16du:dateUtc="2025-10-08T21:18:00Z"/>
                <w:sz w:val="20"/>
                <w:szCs w:val="20"/>
                <w:lang w:val="fr-CD"/>
              </w:rPr>
            </w:pPr>
            <w:ins w:id="1193" w:author="Jean Serge NGAIMA" w:date="2025-10-08T22:18:00Z" w16du:dateUtc="2025-10-08T21:18:00Z">
              <w:r w:rsidRPr="002C6345">
                <w:rPr>
                  <w:sz w:val="20"/>
                  <w:szCs w:val="20"/>
                  <w:lang w:val="fr-CD"/>
                </w:rPr>
                <w:t xml:space="preserve">6.1.1. Renforcement de la communication et de l’engagement communautaire en recourant également aux Partenaires Non Traditionnels du PEV. </w:t>
              </w:r>
            </w:ins>
          </w:p>
          <w:p w14:paraId="2A292E91" w14:textId="77777777" w:rsidR="00E35443" w:rsidRPr="002C6345" w:rsidRDefault="00E35443">
            <w:pPr>
              <w:rPr>
                <w:ins w:id="1194" w:author="Jean Serge NGAIMA" w:date="2025-10-08T22:18:00Z" w16du:dateUtc="2025-10-08T21:18:00Z"/>
                <w:sz w:val="20"/>
                <w:szCs w:val="20"/>
                <w:lang w:val="fr-CD"/>
              </w:rPr>
            </w:pPr>
          </w:p>
        </w:tc>
      </w:tr>
      <w:tr w:rsidR="00E35443" w:rsidRPr="002C6345" w14:paraId="65FF0E07" w14:textId="77777777" w:rsidTr="4EF77C7B">
        <w:trPr>
          <w:trHeight w:val="300"/>
          <w:ins w:id="1195" w:author="Jean Serge NGAIMA" w:date="2025-10-08T22:18:00Z"/>
        </w:trPr>
        <w:tc>
          <w:tcPr>
            <w:tcW w:w="2830" w:type="dxa"/>
            <w:vMerge w:val="restart"/>
          </w:tcPr>
          <w:p w14:paraId="66EE956E" w14:textId="77777777" w:rsidR="00E35443" w:rsidRPr="002C6345" w:rsidRDefault="00E35443">
            <w:pPr>
              <w:rPr>
                <w:ins w:id="1196" w:author="Jean Serge NGAIMA" w:date="2025-10-08T22:18:00Z" w16du:dateUtc="2025-10-08T21:18:00Z"/>
                <w:b/>
                <w:bCs/>
                <w:sz w:val="20"/>
                <w:szCs w:val="20"/>
              </w:rPr>
            </w:pPr>
            <w:ins w:id="1197" w:author="Jean Serge NGAIMA" w:date="2025-10-08T22:18:00Z" w16du:dateUtc="2025-10-08T21:18:00Z">
              <w:r w:rsidRPr="002C6345">
                <w:rPr>
                  <w:b/>
                  <w:bCs/>
                  <w:sz w:val="20"/>
                  <w:szCs w:val="20"/>
                </w:rPr>
                <w:lastRenderedPageBreak/>
                <w:t>7.Gouvernance</w:t>
              </w:r>
            </w:ins>
          </w:p>
        </w:tc>
        <w:tc>
          <w:tcPr>
            <w:tcW w:w="3544" w:type="dxa"/>
          </w:tcPr>
          <w:p w14:paraId="69E79D63" w14:textId="77777777" w:rsidR="00E35443" w:rsidRPr="002C6345" w:rsidRDefault="0159C3D0" w:rsidP="4EF77C7B">
            <w:pPr>
              <w:rPr>
                <w:ins w:id="1198" w:author="Jean Serge NGAIMA" w:date="2025-10-08T22:18:00Z" w16du:dateUtc="2025-10-08T21:18:00Z"/>
                <w:sz w:val="20"/>
                <w:szCs w:val="20"/>
                <w:lang w:val="en-US"/>
              </w:rPr>
            </w:pPr>
            <w:ins w:id="1199" w:author="Jean Serge NGAIMA" w:date="2025-10-08T22:18:00Z">
              <w:r w:rsidRPr="4EF77C7B">
                <w:rPr>
                  <w:sz w:val="20"/>
                  <w:szCs w:val="20"/>
                  <w:lang w:val="en-US"/>
                </w:rPr>
                <w:t xml:space="preserve">7.1. </w:t>
              </w:r>
              <w:proofErr w:type="spellStart"/>
              <w:r w:rsidRPr="4EF77C7B">
                <w:rPr>
                  <w:sz w:val="20"/>
                  <w:szCs w:val="20"/>
                  <w:lang w:val="en-US"/>
                </w:rPr>
                <w:t>Faible</w:t>
              </w:r>
              <w:proofErr w:type="spellEnd"/>
              <w:r w:rsidRPr="4EF77C7B">
                <w:rPr>
                  <w:sz w:val="20"/>
                  <w:szCs w:val="20"/>
                  <w:lang w:val="en-US"/>
                </w:rPr>
                <w:t xml:space="preserve"> performance du PEV</w:t>
              </w:r>
            </w:ins>
          </w:p>
        </w:tc>
        <w:tc>
          <w:tcPr>
            <w:tcW w:w="1701" w:type="dxa"/>
          </w:tcPr>
          <w:p w14:paraId="758DC58A" w14:textId="77777777" w:rsidR="00E35443" w:rsidRPr="002C6345" w:rsidRDefault="0159C3D0" w:rsidP="4EF77C7B">
            <w:pPr>
              <w:rPr>
                <w:ins w:id="1200" w:author="Jean Serge NGAIMA" w:date="2025-10-08T22:18:00Z" w16du:dateUtc="2025-10-08T21:18:00Z"/>
                <w:sz w:val="20"/>
                <w:szCs w:val="20"/>
                <w:lang w:val="en-US"/>
              </w:rPr>
            </w:pPr>
            <w:proofErr w:type="spellStart"/>
            <w:ins w:id="1201" w:author="Jean Serge NGAIMA" w:date="2025-10-08T22:18:00Z">
              <w:r w:rsidRPr="4EF77C7B">
                <w:rPr>
                  <w:sz w:val="20"/>
                  <w:szCs w:val="20"/>
                  <w:lang w:val="en-US"/>
                </w:rPr>
                <w:t>Elevé</w:t>
              </w:r>
            </w:ins>
            <w:proofErr w:type="spellEnd"/>
          </w:p>
        </w:tc>
        <w:tc>
          <w:tcPr>
            <w:tcW w:w="5670" w:type="dxa"/>
          </w:tcPr>
          <w:p w14:paraId="5AE03285" w14:textId="77777777" w:rsidR="00E35443" w:rsidRPr="002C6345" w:rsidRDefault="00E35443">
            <w:pPr>
              <w:rPr>
                <w:ins w:id="1202" w:author="Jean Serge NGAIMA" w:date="2025-10-08T22:18:00Z" w16du:dateUtc="2025-10-08T21:18:00Z"/>
                <w:sz w:val="20"/>
                <w:szCs w:val="20"/>
              </w:rPr>
            </w:pPr>
            <w:proofErr w:type="spellStart"/>
            <w:ins w:id="1203"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7800BD3B" w14:textId="77777777" w:rsidTr="4EF77C7B">
        <w:trPr>
          <w:trHeight w:val="300"/>
          <w:ins w:id="1204" w:author="Jean Serge NGAIMA" w:date="2025-10-08T22:18:00Z"/>
        </w:trPr>
        <w:tc>
          <w:tcPr>
            <w:tcW w:w="2830" w:type="dxa"/>
            <w:vMerge/>
          </w:tcPr>
          <w:p w14:paraId="04CA0A19" w14:textId="77777777" w:rsidR="00E35443" w:rsidRPr="002C6345" w:rsidRDefault="00E35443">
            <w:pPr>
              <w:rPr>
                <w:ins w:id="1205" w:author="Jean Serge NGAIMA" w:date="2025-10-08T22:18:00Z" w16du:dateUtc="2025-10-08T21:18:00Z"/>
                <w:b/>
                <w:bCs/>
                <w:sz w:val="20"/>
                <w:szCs w:val="20"/>
              </w:rPr>
            </w:pPr>
          </w:p>
        </w:tc>
        <w:tc>
          <w:tcPr>
            <w:tcW w:w="3544" w:type="dxa"/>
          </w:tcPr>
          <w:p w14:paraId="55F2159B" w14:textId="77777777" w:rsidR="00E35443" w:rsidRPr="002C6345" w:rsidRDefault="0159C3D0" w:rsidP="4EF77C7B">
            <w:pPr>
              <w:rPr>
                <w:ins w:id="1206" w:author="Jean Serge NGAIMA" w:date="2025-10-08T22:18:00Z" w16du:dateUtc="2025-10-08T21:18:00Z"/>
                <w:sz w:val="20"/>
                <w:szCs w:val="20"/>
                <w:lang w:val="en-US"/>
              </w:rPr>
            </w:pPr>
            <w:ins w:id="1207" w:author="Jean Serge NGAIMA" w:date="2025-10-08T22:18:00Z">
              <w:r w:rsidRPr="4EF77C7B">
                <w:rPr>
                  <w:sz w:val="20"/>
                  <w:szCs w:val="20"/>
                  <w:lang w:val="en-US"/>
                </w:rPr>
                <w:t>7.</w:t>
              </w:r>
              <w:proofErr w:type="gramStart"/>
              <w:r w:rsidRPr="4EF77C7B">
                <w:rPr>
                  <w:sz w:val="20"/>
                  <w:szCs w:val="20"/>
                  <w:lang w:val="en-US"/>
                </w:rPr>
                <w:t>2.Rupture</w:t>
              </w:r>
              <w:proofErr w:type="gramEnd"/>
              <w:r w:rsidRPr="4EF77C7B">
                <w:rPr>
                  <w:sz w:val="20"/>
                  <w:szCs w:val="20"/>
                  <w:lang w:val="en-US"/>
                </w:rPr>
                <w:t xml:space="preserve"> de </w:t>
              </w:r>
              <w:proofErr w:type="spellStart"/>
              <w:r w:rsidRPr="4EF77C7B">
                <w:rPr>
                  <w:sz w:val="20"/>
                  <w:szCs w:val="20"/>
                  <w:lang w:val="en-US"/>
                </w:rPr>
                <w:t>financement</w:t>
              </w:r>
              <w:proofErr w:type="spellEnd"/>
              <w:r w:rsidRPr="4EF77C7B">
                <w:rPr>
                  <w:sz w:val="20"/>
                  <w:szCs w:val="20"/>
                  <w:lang w:val="en-US"/>
                </w:rPr>
                <w:t xml:space="preserve"> suite à la </w:t>
              </w:r>
              <w:proofErr w:type="spellStart"/>
              <w:r w:rsidRPr="4EF77C7B">
                <w:rPr>
                  <w:sz w:val="20"/>
                  <w:szCs w:val="20"/>
                  <w:lang w:val="en-US"/>
                </w:rPr>
                <w:t>faible</w:t>
              </w:r>
              <w:proofErr w:type="spellEnd"/>
              <w:r w:rsidRPr="4EF77C7B">
                <w:rPr>
                  <w:sz w:val="20"/>
                  <w:szCs w:val="20"/>
                  <w:lang w:val="en-US"/>
                </w:rPr>
                <w:t xml:space="preserve"> </w:t>
              </w:r>
              <w:proofErr w:type="spellStart"/>
              <w:r w:rsidRPr="4EF77C7B">
                <w:rPr>
                  <w:sz w:val="20"/>
                  <w:szCs w:val="20"/>
                  <w:lang w:val="en-US"/>
                </w:rPr>
                <w:t>capacité</w:t>
              </w:r>
              <w:proofErr w:type="spellEnd"/>
              <w:r w:rsidRPr="4EF77C7B">
                <w:rPr>
                  <w:sz w:val="20"/>
                  <w:szCs w:val="20"/>
                  <w:lang w:val="en-US"/>
                </w:rPr>
                <w:t xml:space="preserve"> </w:t>
              </w:r>
              <w:proofErr w:type="spellStart"/>
              <w:r w:rsidRPr="4EF77C7B">
                <w:rPr>
                  <w:sz w:val="20"/>
                  <w:szCs w:val="20"/>
                  <w:lang w:val="en-US"/>
                </w:rPr>
                <w:t>d’intervention</w:t>
              </w:r>
            </w:ins>
            <w:proofErr w:type="spellEnd"/>
          </w:p>
        </w:tc>
        <w:tc>
          <w:tcPr>
            <w:tcW w:w="1701" w:type="dxa"/>
          </w:tcPr>
          <w:p w14:paraId="4333C1D0" w14:textId="77777777" w:rsidR="00E35443" w:rsidRPr="002C6345" w:rsidRDefault="00E35443">
            <w:pPr>
              <w:rPr>
                <w:ins w:id="1208" w:author="Jean Serge NGAIMA" w:date="2025-10-08T22:18:00Z" w16du:dateUtc="2025-10-08T21:18:00Z"/>
                <w:sz w:val="20"/>
                <w:szCs w:val="20"/>
              </w:rPr>
            </w:pPr>
            <w:ins w:id="1209" w:author="Jean Serge NGAIMA" w:date="2025-10-08T22:18:00Z" w16du:dateUtc="2025-10-08T21:18:00Z">
              <w:r w:rsidRPr="002C6345">
                <w:rPr>
                  <w:sz w:val="20"/>
                  <w:szCs w:val="20"/>
                </w:rPr>
                <w:t>Critique</w:t>
              </w:r>
            </w:ins>
          </w:p>
        </w:tc>
        <w:tc>
          <w:tcPr>
            <w:tcW w:w="5670" w:type="dxa"/>
          </w:tcPr>
          <w:p w14:paraId="339F0E9F" w14:textId="77777777" w:rsidR="00E35443" w:rsidRPr="002C6345" w:rsidRDefault="00E35443">
            <w:pPr>
              <w:rPr>
                <w:ins w:id="1210" w:author="Jean Serge NGAIMA" w:date="2025-10-08T22:18:00Z" w16du:dateUtc="2025-10-08T21:18:00Z"/>
                <w:sz w:val="20"/>
                <w:szCs w:val="20"/>
              </w:rPr>
            </w:pPr>
            <w:proofErr w:type="spellStart"/>
            <w:ins w:id="1211"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0BBA3BBC" w14:textId="77777777" w:rsidTr="4EF77C7B">
        <w:trPr>
          <w:trHeight w:val="300"/>
          <w:ins w:id="1212" w:author="Jean Serge NGAIMA" w:date="2025-10-08T22:18:00Z"/>
        </w:trPr>
        <w:tc>
          <w:tcPr>
            <w:tcW w:w="2830" w:type="dxa"/>
            <w:vMerge/>
          </w:tcPr>
          <w:p w14:paraId="4F68679C" w14:textId="77777777" w:rsidR="00E35443" w:rsidRPr="002C6345" w:rsidRDefault="00E35443">
            <w:pPr>
              <w:rPr>
                <w:ins w:id="1213" w:author="Jean Serge NGAIMA" w:date="2025-10-08T22:18:00Z" w16du:dateUtc="2025-10-08T21:18:00Z"/>
                <w:b/>
                <w:bCs/>
                <w:sz w:val="20"/>
                <w:szCs w:val="20"/>
              </w:rPr>
            </w:pPr>
          </w:p>
        </w:tc>
        <w:tc>
          <w:tcPr>
            <w:tcW w:w="3544" w:type="dxa"/>
          </w:tcPr>
          <w:p w14:paraId="735BAA27" w14:textId="77777777" w:rsidR="00E35443" w:rsidRPr="002C6345" w:rsidRDefault="0159C3D0" w:rsidP="4EF77C7B">
            <w:pPr>
              <w:rPr>
                <w:ins w:id="1214" w:author="Jean Serge NGAIMA" w:date="2025-10-08T22:18:00Z" w16du:dateUtc="2025-10-08T21:18:00Z"/>
                <w:sz w:val="20"/>
                <w:szCs w:val="20"/>
                <w:lang w:val="en-US"/>
              </w:rPr>
            </w:pPr>
            <w:ins w:id="1215" w:author="Jean Serge NGAIMA" w:date="2025-10-08T22:18:00Z">
              <w:r w:rsidRPr="4EF77C7B">
                <w:rPr>
                  <w:sz w:val="20"/>
                  <w:szCs w:val="20"/>
                  <w:lang w:val="en-US"/>
                </w:rPr>
                <w:t xml:space="preserve">7.3. Fragmentation de la coordination locale et </w:t>
              </w:r>
              <w:proofErr w:type="spellStart"/>
              <w:r w:rsidRPr="4EF77C7B">
                <w:rPr>
                  <w:sz w:val="20"/>
                  <w:szCs w:val="20"/>
                  <w:lang w:val="en-US"/>
                </w:rPr>
                <w:t>Faible</w:t>
              </w:r>
              <w:proofErr w:type="spellEnd"/>
              <w:r w:rsidRPr="4EF77C7B">
                <w:rPr>
                  <w:sz w:val="20"/>
                  <w:szCs w:val="20"/>
                  <w:lang w:val="en-US"/>
                </w:rPr>
                <w:t xml:space="preserve"> coordination des </w:t>
              </w:r>
              <w:proofErr w:type="spellStart"/>
              <w:r w:rsidRPr="4EF77C7B">
                <w:rPr>
                  <w:sz w:val="20"/>
                  <w:szCs w:val="20"/>
                  <w:lang w:val="en-US"/>
                </w:rPr>
                <w:t>partenaires</w:t>
              </w:r>
            </w:ins>
            <w:proofErr w:type="spellEnd"/>
          </w:p>
        </w:tc>
        <w:tc>
          <w:tcPr>
            <w:tcW w:w="1701" w:type="dxa"/>
          </w:tcPr>
          <w:p w14:paraId="1E9B9C3F" w14:textId="77777777" w:rsidR="00E35443" w:rsidRPr="002C6345" w:rsidRDefault="0159C3D0" w:rsidP="4EF77C7B">
            <w:pPr>
              <w:rPr>
                <w:ins w:id="1216" w:author="Jean Serge NGAIMA" w:date="2025-10-08T22:18:00Z" w16du:dateUtc="2025-10-08T21:18:00Z"/>
                <w:sz w:val="20"/>
                <w:szCs w:val="20"/>
                <w:lang w:val="en-US"/>
              </w:rPr>
            </w:pPr>
            <w:proofErr w:type="spellStart"/>
            <w:ins w:id="1217" w:author="Jean Serge NGAIMA" w:date="2025-10-08T22:18:00Z">
              <w:r w:rsidRPr="4EF77C7B">
                <w:rPr>
                  <w:sz w:val="20"/>
                  <w:szCs w:val="20"/>
                  <w:lang w:val="en-US"/>
                </w:rPr>
                <w:t>Elevé</w:t>
              </w:r>
            </w:ins>
            <w:proofErr w:type="spellEnd"/>
          </w:p>
        </w:tc>
        <w:tc>
          <w:tcPr>
            <w:tcW w:w="5670" w:type="dxa"/>
          </w:tcPr>
          <w:p w14:paraId="52C5DCF3" w14:textId="77777777" w:rsidR="00E35443" w:rsidRPr="002C6345" w:rsidRDefault="00E35443">
            <w:pPr>
              <w:rPr>
                <w:ins w:id="1218" w:author="Jean Serge NGAIMA" w:date="2025-10-08T22:18:00Z" w16du:dateUtc="2025-10-08T21:18:00Z"/>
                <w:sz w:val="20"/>
                <w:szCs w:val="20"/>
              </w:rPr>
            </w:pPr>
            <w:proofErr w:type="spellStart"/>
            <w:ins w:id="1219"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1FD18393" w14:textId="77777777" w:rsidTr="4EF77C7B">
        <w:trPr>
          <w:trHeight w:val="300"/>
          <w:ins w:id="1220" w:author="Jean Serge NGAIMA" w:date="2025-10-08T22:18:00Z"/>
        </w:trPr>
        <w:tc>
          <w:tcPr>
            <w:tcW w:w="2830" w:type="dxa"/>
            <w:vMerge/>
          </w:tcPr>
          <w:p w14:paraId="02924C87" w14:textId="77777777" w:rsidR="00E35443" w:rsidRPr="002C6345" w:rsidRDefault="00E35443">
            <w:pPr>
              <w:rPr>
                <w:ins w:id="1221" w:author="Jean Serge NGAIMA" w:date="2025-10-08T22:18:00Z" w16du:dateUtc="2025-10-08T21:18:00Z"/>
                <w:b/>
                <w:bCs/>
                <w:sz w:val="20"/>
                <w:szCs w:val="20"/>
              </w:rPr>
            </w:pPr>
          </w:p>
        </w:tc>
        <w:tc>
          <w:tcPr>
            <w:tcW w:w="3544" w:type="dxa"/>
          </w:tcPr>
          <w:p w14:paraId="418E977B" w14:textId="77777777" w:rsidR="00E35443" w:rsidRPr="002C6345" w:rsidRDefault="0159C3D0" w:rsidP="4EF77C7B">
            <w:pPr>
              <w:rPr>
                <w:ins w:id="1222" w:author="Jean Serge NGAIMA" w:date="2025-10-08T22:18:00Z" w16du:dateUtc="2025-10-08T21:18:00Z"/>
                <w:sz w:val="20"/>
                <w:szCs w:val="20"/>
                <w:lang w:val="en-US"/>
              </w:rPr>
            </w:pPr>
            <w:ins w:id="1223" w:author="Jean Serge NGAIMA" w:date="2025-10-08T22:18:00Z">
              <w:r w:rsidRPr="4EF77C7B">
                <w:rPr>
                  <w:sz w:val="20"/>
                  <w:szCs w:val="20"/>
                  <w:lang w:val="en-US"/>
                </w:rPr>
                <w:t xml:space="preserve">7.4. Perte des </w:t>
              </w:r>
              <w:proofErr w:type="spellStart"/>
              <w:r w:rsidRPr="4EF77C7B">
                <w:rPr>
                  <w:sz w:val="20"/>
                  <w:szCs w:val="20"/>
                  <w:lang w:val="en-US"/>
                </w:rPr>
                <w:t>capacités</w:t>
              </w:r>
              <w:proofErr w:type="spellEnd"/>
              <w:r w:rsidRPr="4EF77C7B">
                <w:rPr>
                  <w:sz w:val="20"/>
                  <w:szCs w:val="20"/>
                  <w:lang w:val="en-US"/>
                </w:rPr>
                <w:t xml:space="preserve"> de prendre des </w:t>
              </w:r>
              <w:proofErr w:type="spellStart"/>
              <w:r w:rsidRPr="4EF77C7B">
                <w:rPr>
                  <w:sz w:val="20"/>
                  <w:szCs w:val="20"/>
                  <w:lang w:val="en-US"/>
                </w:rPr>
                <w:t>décisions</w:t>
              </w:r>
              <w:proofErr w:type="spellEnd"/>
              <w:r w:rsidRPr="4EF77C7B">
                <w:rPr>
                  <w:sz w:val="20"/>
                  <w:szCs w:val="20"/>
                  <w:lang w:val="en-US"/>
                </w:rPr>
                <w:t xml:space="preserve"> </w:t>
              </w:r>
              <w:proofErr w:type="spellStart"/>
              <w:r w:rsidRPr="4EF77C7B">
                <w:rPr>
                  <w:sz w:val="20"/>
                  <w:szCs w:val="20"/>
                  <w:lang w:val="en-US"/>
                </w:rPr>
                <w:t>stratégiques</w:t>
              </w:r>
              <w:proofErr w:type="spellEnd"/>
              <w:r w:rsidRPr="4EF77C7B">
                <w:rPr>
                  <w:sz w:val="20"/>
                  <w:szCs w:val="20"/>
                  <w:lang w:val="en-US"/>
                </w:rPr>
                <w:t xml:space="preserve"> </w:t>
              </w:r>
              <w:proofErr w:type="spellStart"/>
              <w:r w:rsidRPr="4EF77C7B">
                <w:rPr>
                  <w:sz w:val="20"/>
                  <w:szCs w:val="20"/>
                  <w:lang w:val="en-US"/>
                </w:rPr>
                <w:t>en</w:t>
              </w:r>
              <w:proofErr w:type="spellEnd"/>
              <w:r w:rsidRPr="4EF77C7B">
                <w:rPr>
                  <w:sz w:val="20"/>
                  <w:szCs w:val="20"/>
                  <w:lang w:val="en-US"/>
                </w:rPr>
                <w:t xml:space="preserve"> temps </w:t>
              </w:r>
              <w:proofErr w:type="spellStart"/>
              <w:r w:rsidRPr="4EF77C7B">
                <w:rPr>
                  <w:sz w:val="20"/>
                  <w:szCs w:val="20"/>
                  <w:lang w:val="en-US"/>
                </w:rPr>
                <w:t>opportun</w:t>
              </w:r>
            </w:ins>
            <w:proofErr w:type="spellEnd"/>
          </w:p>
        </w:tc>
        <w:tc>
          <w:tcPr>
            <w:tcW w:w="1701" w:type="dxa"/>
          </w:tcPr>
          <w:p w14:paraId="16562B9F" w14:textId="77777777" w:rsidR="00E35443" w:rsidRPr="002C6345" w:rsidRDefault="0159C3D0" w:rsidP="4EF77C7B">
            <w:pPr>
              <w:rPr>
                <w:ins w:id="1224" w:author="Jean Serge NGAIMA" w:date="2025-10-08T22:18:00Z" w16du:dateUtc="2025-10-08T21:18:00Z"/>
                <w:sz w:val="20"/>
                <w:szCs w:val="20"/>
                <w:lang w:val="en-US"/>
              </w:rPr>
            </w:pPr>
            <w:proofErr w:type="spellStart"/>
            <w:ins w:id="1225" w:author="Jean Serge NGAIMA" w:date="2025-10-08T22:18:00Z">
              <w:r w:rsidRPr="4EF77C7B">
                <w:rPr>
                  <w:sz w:val="20"/>
                  <w:szCs w:val="20"/>
                  <w:lang w:val="en-US"/>
                </w:rPr>
                <w:t>Elevé</w:t>
              </w:r>
            </w:ins>
            <w:proofErr w:type="spellEnd"/>
          </w:p>
        </w:tc>
        <w:tc>
          <w:tcPr>
            <w:tcW w:w="5670" w:type="dxa"/>
          </w:tcPr>
          <w:p w14:paraId="02D42664" w14:textId="77777777" w:rsidR="00E35443" w:rsidRPr="002C6345" w:rsidRDefault="00E35443">
            <w:pPr>
              <w:rPr>
                <w:ins w:id="1226" w:author="Jean Serge NGAIMA" w:date="2025-10-08T22:18:00Z" w16du:dateUtc="2025-10-08T21:18:00Z"/>
                <w:sz w:val="20"/>
                <w:szCs w:val="20"/>
              </w:rPr>
            </w:pPr>
            <w:proofErr w:type="spellStart"/>
            <w:ins w:id="1227"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35FB02D6" w14:textId="77777777" w:rsidTr="4EF77C7B">
        <w:trPr>
          <w:trHeight w:val="300"/>
          <w:ins w:id="1228" w:author="Jean Serge NGAIMA" w:date="2025-10-08T22:18:00Z"/>
        </w:trPr>
        <w:tc>
          <w:tcPr>
            <w:tcW w:w="2830" w:type="dxa"/>
            <w:vMerge w:val="restart"/>
          </w:tcPr>
          <w:p w14:paraId="43B16F8D" w14:textId="77777777" w:rsidR="00E35443" w:rsidRPr="002C6345" w:rsidRDefault="00E35443">
            <w:pPr>
              <w:rPr>
                <w:ins w:id="1229" w:author="Jean Serge NGAIMA" w:date="2025-10-08T22:18:00Z" w16du:dateUtc="2025-10-08T21:18:00Z"/>
                <w:b/>
                <w:bCs/>
                <w:sz w:val="20"/>
                <w:szCs w:val="20"/>
              </w:rPr>
            </w:pPr>
            <w:ins w:id="1230" w:author="Jean Serge NGAIMA" w:date="2025-10-08T22:18:00Z" w16du:dateUtc="2025-10-08T21:18:00Z">
              <w:r w:rsidRPr="002C6345">
                <w:rPr>
                  <w:b/>
                  <w:bCs/>
                  <w:sz w:val="20"/>
                  <w:szCs w:val="20"/>
                </w:rPr>
                <w:t>8.Financement</w:t>
              </w:r>
            </w:ins>
          </w:p>
        </w:tc>
        <w:tc>
          <w:tcPr>
            <w:tcW w:w="3544" w:type="dxa"/>
          </w:tcPr>
          <w:p w14:paraId="09115A34" w14:textId="77777777" w:rsidR="00E35443" w:rsidRPr="002C6345" w:rsidRDefault="0159C3D0" w:rsidP="4EF77C7B">
            <w:pPr>
              <w:rPr>
                <w:ins w:id="1231" w:author="Jean Serge NGAIMA" w:date="2025-10-08T22:18:00Z" w16du:dateUtc="2025-10-08T21:18:00Z"/>
                <w:sz w:val="20"/>
                <w:szCs w:val="20"/>
                <w:lang w:val="en-US"/>
              </w:rPr>
            </w:pPr>
            <w:ins w:id="1232" w:author="Jean Serge NGAIMA" w:date="2025-10-08T22:18:00Z">
              <w:r w:rsidRPr="4EF77C7B">
                <w:rPr>
                  <w:sz w:val="20"/>
                  <w:szCs w:val="20"/>
                  <w:lang w:val="en-US"/>
                </w:rPr>
                <w:t xml:space="preserve">8.1. Perte de </w:t>
              </w:r>
              <w:proofErr w:type="spellStart"/>
              <w:r w:rsidRPr="4EF77C7B">
                <w:rPr>
                  <w:sz w:val="20"/>
                  <w:szCs w:val="20"/>
                  <w:lang w:val="en-US"/>
                </w:rPr>
                <w:t>contrôle</w:t>
              </w:r>
              <w:proofErr w:type="spellEnd"/>
              <w:r w:rsidRPr="4EF77C7B">
                <w:rPr>
                  <w:sz w:val="20"/>
                  <w:szCs w:val="20"/>
                  <w:lang w:val="en-US"/>
                </w:rPr>
                <w:t xml:space="preserve"> de </w:t>
              </w:r>
              <w:proofErr w:type="spellStart"/>
              <w:r w:rsidRPr="4EF77C7B">
                <w:rPr>
                  <w:sz w:val="20"/>
                  <w:szCs w:val="20"/>
                  <w:lang w:val="en-US"/>
                </w:rPr>
                <w:t>financement</w:t>
              </w:r>
            </w:ins>
            <w:proofErr w:type="spellEnd"/>
          </w:p>
        </w:tc>
        <w:tc>
          <w:tcPr>
            <w:tcW w:w="1701" w:type="dxa"/>
          </w:tcPr>
          <w:p w14:paraId="79BE3888" w14:textId="77777777" w:rsidR="00E35443" w:rsidRPr="002C6345" w:rsidRDefault="00E35443">
            <w:pPr>
              <w:rPr>
                <w:ins w:id="1233" w:author="Jean Serge NGAIMA" w:date="2025-10-08T22:18:00Z" w16du:dateUtc="2025-10-08T21:18:00Z"/>
                <w:sz w:val="20"/>
                <w:szCs w:val="20"/>
              </w:rPr>
            </w:pPr>
            <w:ins w:id="1234" w:author="Jean Serge NGAIMA" w:date="2025-10-08T22:18:00Z" w16du:dateUtc="2025-10-08T21:18:00Z">
              <w:r w:rsidRPr="002C6345">
                <w:rPr>
                  <w:sz w:val="20"/>
                  <w:szCs w:val="20"/>
                </w:rPr>
                <w:t>Critique</w:t>
              </w:r>
            </w:ins>
          </w:p>
        </w:tc>
        <w:tc>
          <w:tcPr>
            <w:tcW w:w="5670" w:type="dxa"/>
          </w:tcPr>
          <w:p w14:paraId="118BA9BA" w14:textId="77777777" w:rsidR="00E35443" w:rsidRPr="002C6345" w:rsidRDefault="00E35443">
            <w:pPr>
              <w:rPr>
                <w:ins w:id="1235" w:author="Jean Serge NGAIMA" w:date="2025-10-08T22:18:00Z" w16du:dateUtc="2025-10-08T21:18:00Z"/>
                <w:sz w:val="20"/>
                <w:szCs w:val="20"/>
              </w:rPr>
            </w:pPr>
            <w:ins w:id="1236" w:author="Jean Serge NGAIMA" w:date="2025-10-08T22:18:00Z" w16du:dateUtc="2025-10-08T21:18:00Z">
              <w:r w:rsidRPr="002C6345">
                <w:rPr>
                  <w:sz w:val="20"/>
                  <w:szCs w:val="20"/>
                  <w:lang w:val="fr-CD"/>
                </w:rPr>
                <w:t>8.1.1. Diversifier les sources de financement et prioriser les activités essentielles non négociables (sécurité des vaccins, continuité des services)</w:t>
              </w:r>
            </w:ins>
          </w:p>
        </w:tc>
      </w:tr>
      <w:tr w:rsidR="00E35443" w:rsidRPr="002C6345" w14:paraId="70D07488" w14:textId="77777777" w:rsidTr="4EF77C7B">
        <w:trPr>
          <w:trHeight w:val="300"/>
          <w:ins w:id="1237" w:author="Jean Serge NGAIMA" w:date="2025-10-08T22:18:00Z"/>
        </w:trPr>
        <w:tc>
          <w:tcPr>
            <w:tcW w:w="2830" w:type="dxa"/>
            <w:vMerge/>
          </w:tcPr>
          <w:p w14:paraId="79A8A368" w14:textId="77777777" w:rsidR="00E35443" w:rsidRPr="002C6345" w:rsidRDefault="00E35443">
            <w:pPr>
              <w:rPr>
                <w:ins w:id="1238" w:author="Jean Serge NGAIMA" w:date="2025-10-08T22:18:00Z" w16du:dateUtc="2025-10-08T21:18:00Z"/>
                <w:b/>
                <w:bCs/>
                <w:sz w:val="20"/>
                <w:szCs w:val="20"/>
              </w:rPr>
            </w:pPr>
          </w:p>
        </w:tc>
        <w:tc>
          <w:tcPr>
            <w:tcW w:w="3544" w:type="dxa"/>
          </w:tcPr>
          <w:p w14:paraId="5591BA8D" w14:textId="77777777" w:rsidR="00E35443" w:rsidRPr="002C6345" w:rsidRDefault="0159C3D0" w:rsidP="4EF77C7B">
            <w:pPr>
              <w:rPr>
                <w:ins w:id="1239" w:author="Jean Serge NGAIMA" w:date="2025-10-08T22:18:00Z" w16du:dateUtc="2025-10-08T21:18:00Z"/>
                <w:sz w:val="20"/>
                <w:szCs w:val="20"/>
                <w:lang w:val="en-US"/>
              </w:rPr>
            </w:pPr>
            <w:ins w:id="1240" w:author="Jean Serge NGAIMA" w:date="2025-10-08T22:18:00Z">
              <w:r w:rsidRPr="4EF77C7B">
                <w:rPr>
                  <w:sz w:val="20"/>
                  <w:szCs w:val="20"/>
                  <w:lang w:val="en-US"/>
                </w:rPr>
                <w:t xml:space="preserve">8.2. Perte de </w:t>
              </w:r>
              <w:proofErr w:type="spellStart"/>
              <w:r w:rsidRPr="4EF77C7B">
                <w:rPr>
                  <w:sz w:val="20"/>
                  <w:szCs w:val="20"/>
                  <w:lang w:val="en-US"/>
                </w:rPr>
                <w:t>confiance</w:t>
              </w:r>
              <w:proofErr w:type="spellEnd"/>
              <w:r w:rsidRPr="4EF77C7B">
                <w:rPr>
                  <w:sz w:val="20"/>
                  <w:szCs w:val="20"/>
                  <w:lang w:val="en-US"/>
                </w:rPr>
                <w:t xml:space="preserve"> </w:t>
              </w:r>
              <w:proofErr w:type="spellStart"/>
              <w:r w:rsidRPr="4EF77C7B">
                <w:rPr>
                  <w:sz w:val="20"/>
                  <w:szCs w:val="20"/>
                  <w:lang w:val="en-US"/>
                </w:rPr>
                <w:t>auprès</w:t>
              </w:r>
              <w:proofErr w:type="spellEnd"/>
              <w:r w:rsidRPr="4EF77C7B">
                <w:rPr>
                  <w:sz w:val="20"/>
                  <w:szCs w:val="20"/>
                  <w:lang w:val="en-US"/>
                </w:rPr>
                <w:t xml:space="preserve"> des </w:t>
              </w:r>
              <w:proofErr w:type="spellStart"/>
              <w:r w:rsidRPr="4EF77C7B">
                <w:rPr>
                  <w:sz w:val="20"/>
                  <w:szCs w:val="20"/>
                  <w:lang w:val="en-US"/>
                </w:rPr>
                <w:t>bailleurs</w:t>
              </w:r>
              <w:proofErr w:type="spellEnd"/>
              <w:r w:rsidRPr="4EF77C7B">
                <w:rPr>
                  <w:sz w:val="20"/>
                  <w:szCs w:val="20"/>
                  <w:lang w:val="en-US"/>
                </w:rPr>
                <w:t xml:space="preserve"> et des </w:t>
              </w:r>
              <w:proofErr w:type="spellStart"/>
              <w:r w:rsidRPr="4EF77C7B">
                <w:rPr>
                  <w:sz w:val="20"/>
                  <w:szCs w:val="20"/>
                  <w:lang w:val="en-US"/>
                </w:rPr>
                <w:t>communautés</w:t>
              </w:r>
            </w:ins>
            <w:proofErr w:type="spellEnd"/>
          </w:p>
        </w:tc>
        <w:tc>
          <w:tcPr>
            <w:tcW w:w="1701" w:type="dxa"/>
          </w:tcPr>
          <w:p w14:paraId="52AE911B" w14:textId="77777777" w:rsidR="00E35443" w:rsidRPr="002C6345" w:rsidRDefault="0159C3D0" w:rsidP="4EF77C7B">
            <w:pPr>
              <w:rPr>
                <w:ins w:id="1241" w:author="Jean Serge NGAIMA" w:date="2025-10-08T22:18:00Z" w16du:dateUtc="2025-10-08T21:18:00Z"/>
                <w:sz w:val="20"/>
                <w:szCs w:val="20"/>
                <w:lang w:val="en-US"/>
              </w:rPr>
            </w:pPr>
            <w:proofErr w:type="spellStart"/>
            <w:ins w:id="1242" w:author="Jean Serge NGAIMA" w:date="2025-10-08T22:18:00Z">
              <w:r w:rsidRPr="4EF77C7B">
                <w:rPr>
                  <w:sz w:val="20"/>
                  <w:szCs w:val="20"/>
                  <w:lang w:val="en-US"/>
                </w:rPr>
                <w:t>Elevé</w:t>
              </w:r>
            </w:ins>
            <w:proofErr w:type="spellEnd"/>
          </w:p>
        </w:tc>
        <w:tc>
          <w:tcPr>
            <w:tcW w:w="5670" w:type="dxa"/>
          </w:tcPr>
          <w:p w14:paraId="0E01A981" w14:textId="77777777" w:rsidR="00E35443" w:rsidRPr="002C6345" w:rsidRDefault="00E35443">
            <w:pPr>
              <w:rPr>
                <w:ins w:id="1243" w:author="Jean Serge NGAIMA" w:date="2025-10-08T22:18:00Z" w16du:dateUtc="2025-10-08T21:18:00Z"/>
                <w:sz w:val="20"/>
                <w:szCs w:val="20"/>
              </w:rPr>
            </w:pPr>
            <w:proofErr w:type="spellStart"/>
            <w:ins w:id="1244" w:author="Jean Serge NGAIMA" w:date="2025-10-08T22:18:00Z" w16du:dateUtc="2025-10-08T21:18:00Z">
              <w:r w:rsidRPr="002C6345">
                <w:rPr>
                  <w:sz w:val="20"/>
                  <w:szCs w:val="20"/>
                </w:rPr>
                <w:t>Voir</w:t>
              </w:r>
              <w:proofErr w:type="spellEnd"/>
              <w:r w:rsidRPr="002C6345">
                <w:rPr>
                  <w:sz w:val="20"/>
                  <w:szCs w:val="20"/>
                </w:rPr>
                <w:t xml:space="preserve"> 8.1.1.</w:t>
              </w:r>
            </w:ins>
          </w:p>
        </w:tc>
      </w:tr>
      <w:tr w:rsidR="00E35443" w:rsidRPr="002C6345" w14:paraId="73B689B6" w14:textId="77777777" w:rsidTr="4EF77C7B">
        <w:trPr>
          <w:trHeight w:val="300"/>
          <w:ins w:id="1245" w:author="Jean Serge NGAIMA" w:date="2025-10-08T22:18:00Z"/>
        </w:trPr>
        <w:tc>
          <w:tcPr>
            <w:tcW w:w="2830" w:type="dxa"/>
            <w:vMerge/>
          </w:tcPr>
          <w:p w14:paraId="081367DE" w14:textId="77777777" w:rsidR="00E35443" w:rsidRPr="002C6345" w:rsidRDefault="00E35443">
            <w:pPr>
              <w:rPr>
                <w:ins w:id="1246" w:author="Jean Serge NGAIMA" w:date="2025-10-08T22:18:00Z" w16du:dateUtc="2025-10-08T21:18:00Z"/>
                <w:b/>
                <w:bCs/>
                <w:sz w:val="20"/>
                <w:szCs w:val="20"/>
              </w:rPr>
            </w:pPr>
          </w:p>
        </w:tc>
        <w:tc>
          <w:tcPr>
            <w:tcW w:w="3544" w:type="dxa"/>
          </w:tcPr>
          <w:p w14:paraId="6B8456D5" w14:textId="77777777" w:rsidR="00E35443" w:rsidRPr="002C6345" w:rsidRDefault="0159C3D0" w:rsidP="4EF77C7B">
            <w:pPr>
              <w:rPr>
                <w:ins w:id="1247" w:author="Jean Serge NGAIMA" w:date="2025-10-08T22:18:00Z" w16du:dateUtc="2025-10-08T21:18:00Z"/>
                <w:sz w:val="20"/>
                <w:szCs w:val="20"/>
                <w:lang w:val="en-US"/>
              </w:rPr>
            </w:pPr>
            <w:ins w:id="1248" w:author="Jean Serge NGAIMA" w:date="2025-10-08T22:18:00Z">
              <w:r w:rsidRPr="4EF77C7B">
                <w:rPr>
                  <w:sz w:val="20"/>
                  <w:szCs w:val="20"/>
                  <w:lang w:val="en-US"/>
                </w:rPr>
                <w:t xml:space="preserve">8.3. </w:t>
              </w:r>
              <w:proofErr w:type="spellStart"/>
              <w:r w:rsidRPr="4EF77C7B">
                <w:rPr>
                  <w:sz w:val="20"/>
                  <w:szCs w:val="20"/>
                  <w:lang w:val="en-US"/>
                </w:rPr>
                <w:t>Mauvaise</w:t>
              </w:r>
              <w:proofErr w:type="spellEnd"/>
              <w:r w:rsidRPr="4EF77C7B">
                <w:rPr>
                  <w:sz w:val="20"/>
                  <w:szCs w:val="20"/>
                  <w:lang w:val="en-US"/>
                </w:rPr>
                <w:t xml:space="preserve"> gestion des fonds</w:t>
              </w:r>
            </w:ins>
          </w:p>
        </w:tc>
        <w:tc>
          <w:tcPr>
            <w:tcW w:w="1701" w:type="dxa"/>
          </w:tcPr>
          <w:p w14:paraId="4F042981" w14:textId="77777777" w:rsidR="00E35443" w:rsidRPr="002C6345" w:rsidRDefault="0159C3D0" w:rsidP="4EF77C7B">
            <w:pPr>
              <w:rPr>
                <w:ins w:id="1249" w:author="Jean Serge NGAIMA" w:date="2025-10-08T22:18:00Z" w16du:dateUtc="2025-10-08T21:18:00Z"/>
                <w:sz w:val="20"/>
                <w:szCs w:val="20"/>
                <w:lang w:val="en-US"/>
              </w:rPr>
            </w:pPr>
            <w:proofErr w:type="spellStart"/>
            <w:ins w:id="1250" w:author="Jean Serge NGAIMA" w:date="2025-10-08T22:18:00Z">
              <w:r w:rsidRPr="4EF77C7B">
                <w:rPr>
                  <w:sz w:val="20"/>
                  <w:szCs w:val="20"/>
                  <w:lang w:val="en-US"/>
                </w:rPr>
                <w:t>Elevé</w:t>
              </w:r>
            </w:ins>
            <w:proofErr w:type="spellEnd"/>
          </w:p>
        </w:tc>
        <w:tc>
          <w:tcPr>
            <w:tcW w:w="5670" w:type="dxa"/>
          </w:tcPr>
          <w:p w14:paraId="6DB92B14" w14:textId="77777777" w:rsidR="00E35443" w:rsidRPr="002C6345" w:rsidRDefault="00E35443">
            <w:pPr>
              <w:rPr>
                <w:ins w:id="1251" w:author="Jean Serge NGAIMA" w:date="2025-10-08T22:18:00Z" w16du:dateUtc="2025-10-08T21:18:00Z"/>
                <w:sz w:val="20"/>
                <w:szCs w:val="20"/>
              </w:rPr>
            </w:pPr>
            <w:proofErr w:type="spellStart"/>
            <w:ins w:id="1252" w:author="Jean Serge NGAIMA" w:date="2025-10-08T22:18:00Z" w16du:dateUtc="2025-10-08T21:18:00Z">
              <w:r w:rsidRPr="002C6345">
                <w:rPr>
                  <w:sz w:val="20"/>
                  <w:szCs w:val="20"/>
                </w:rPr>
                <w:t>Voir</w:t>
              </w:r>
              <w:proofErr w:type="spellEnd"/>
              <w:r w:rsidRPr="002C6345">
                <w:rPr>
                  <w:sz w:val="20"/>
                  <w:szCs w:val="20"/>
                </w:rPr>
                <w:t xml:space="preserve"> 1.1.1.</w:t>
              </w:r>
            </w:ins>
          </w:p>
        </w:tc>
      </w:tr>
      <w:tr w:rsidR="00E35443" w:rsidRPr="002C6345" w14:paraId="014463F6" w14:textId="77777777" w:rsidTr="4EF77C7B">
        <w:trPr>
          <w:trHeight w:val="300"/>
          <w:ins w:id="1253" w:author="Jean Serge NGAIMA" w:date="2025-10-08T22:18:00Z"/>
        </w:trPr>
        <w:tc>
          <w:tcPr>
            <w:tcW w:w="2830" w:type="dxa"/>
            <w:vMerge/>
          </w:tcPr>
          <w:p w14:paraId="3CCDF73D" w14:textId="77777777" w:rsidR="00E35443" w:rsidRPr="002C6345" w:rsidRDefault="00E35443">
            <w:pPr>
              <w:rPr>
                <w:ins w:id="1254" w:author="Jean Serge NGAIMA" w:date="2025-10-08T22:18:00Z" w16du:dateUtc="2025-10-08T21:18:00Z"/>
                <w:b/>
                <w:bCs/>
                <w:sz w:val="20"/>
                <w:szCs w:val="20"/>
              </w:rPr>
            </w:pPr>
          </w:p>
        </w:tc>
        <w:tc>
          <w:tcPr>
            <w:tcW w:w="3544" w:type="dxa"/>
          </w:tcPr>
          <w:p w14:paraId="4492BD32" w14:textId="77777777" w:rsidR="00E35443" w:rsidRPr="002C6345" w:rsidRDefault="0159C3D0" w:rsidP="4EF77C7B">
            <w:pPr>
              <w:rPr>
                <w:ins w:id="1255" w:author="Jean Serge NGAIMA" w:date="2025-10-08T22:18:00Z" w16du:dateUtc="2025-10-08T21:18:00Z"/>
                <w:sz w:val="20"/>
                <w:szCs w:val="20"/>
                <w:lang w:val="en-US"/>
              </w:rPr>
            </w:pPr>
            <w:ins w:id="1256" w:author="Jean Serge NGAIMA" w:date="2025-10-08T22:18:00Z">
              <w:r w:rsidRPr="4EF77C7B">
                <w:rPr>
                  <w:sz w:val="20"/>
                  <w:szCs w:val="20"/>
                  <w:lang w:val="en-US"/>
                </w:rPr>
                <w:t xml:space="preserve">8.4. </w:t>
              </w:r>
              <w:proofErr w:type="spellStart"/>
              <w:r w:rsidRPr="4EF77C7B">
                <w:rPr>
                  <w:sz w:val="20"/>
                  <w:szCs w:val="20"/>
                  <w:lang w:val="en-US"/>
                </w:rPr>
                <w:t>Démotivation</w:t>
              </w:r>
              <w:proofErr w:type="spellEnd"/>
              <w:r w:rsidRPr="4EF77C7B">
                <w:rPr>
                  <w:sz w:val="20"/>
                  <w:szCs w:val="20"/>
                  <w:lang w:val="en-US"/>
                </w:rPr>
                <w:t xml:space="preserve"> des équipes </w:t>
              </w:r>
              <w:proofErr w:type="spellStart"/>
              <w:r w:rsidRPr="4EF77C7B">
                <w:rPr>
                  <w:sz w:val="20"/>
                  <w:szCs w:val="20"/>
                  <w:lang w:val="en-US"/>
                </w:rPr>
                <w:t>opérationnelles</w:t>
              </w:r>
            </w:ins>
            <w:proofErr w:type="spellEnd"/>
          </w:p>
        </w:tc>
        <w:tc>
          <w:tcPr>
            <w:tcW w:w="1701" w:type="dxa"/>
          </w:tcPr>
          <w:p w14:paraId="4C70FF6E" w14:textId="77777777" w:rsidR="00E35443" w:rsidRPr="002C6345" w:rsidRDefault="0159C3D0" w:rsidP="4EF77C7B">
            <w:pPr>
              <w:rPr>
                <w:ins w:id="1257" w:author="Jean Serge NGAIMA" w:date="2025-10-08T22:18:00Z" w16du:dateUtc="2025-10-08T21:18:00Z"/>
                <w:sz w:val="20"/>
                <w:szCs w:val="20"/>
                <w:lang w:val="en-US"/>
              </w:rPr>
            </w:pPr>
            <w:proofErr w:type="spellStart"/>
            <w:ins w:id="1258" w:author="Jean Serge NGAIMA" w:date="2025-10-08T22:18:00Z">
              <w:r w:rsidRPr="4EF77C7B">
                <w:rPr>
                  <w:sz w:val="20"/>
                  <w:szCs w:val="20"/>
                  <w:lang w:val="en-US"/>
                </w:rPr>
                <w:t>Modéré</w:t>
              </w:r>
              <w:proofErr w:type="spellEnd"/>
              <w:del w:id="1259" w:author="Clarisse Veylon (Consultant)" w:date="2025-10-09T13:00:00Z">
                <w:r w:rsidR="00E35443" w:rsidRPr="4EF77C7B" w:rsidDel="0159C3D0">
                  <w:rPr>
                    <w:sz w:val="20"/>
                    <w:szCs w:val="20"/>
                    <w:lang w:val="en-US"/>
                  </w:rPr>
                  <w:delText>e</w:delText>
                </w:r>
              </w:del>
              <w:r w:rsidRPr="4EF77C7B">
                <w:rPr>
                  <w:sz w:val="20"/>
                  <w:szCs w:val="20"/>
                  <w:lang w:val="en-US"/>
                </w:rPr>
                <w:t xml:space="preserve"> </w:t>
              </w:r>
            </w:ins>
          </w:p>
        </w:tc>
        <w:tc>
          <w:tcPr>
            <w:tcW w:w="5670" w:type="dxa"/>
          </w:tcPr>
          <w:p w14:paraId="2603F7C1" w14:textId="77777777" w:rsidR="00E35443" w:rsidRPr="002C6345" w:rsidRDefault="00E35443">
            <w:pPr>
              <w:rPr>
                <w:ins w:id="1260" w:author="Jean Serge NGAIMA" w:date="2025-10-08T22:18:00Z" w16du:dateUtc="2025-10-08T21:18:00Z"/>
                <w:sz w:val="20"/>
                <w:szCs w:val="20"/>
              </w:rPr>
            </w:pPr>
            <w:proofErr w:type="spellStart"/>
            <w:ins w:id="1261" w:author="Jean Serge NGAIMA" w:date="2025-10-08T22:18:00Z" w16du:dateUtc="2025-10-08T21:18:00Z">
              <w:r w:rsidRPr="002C6345">
                <w:rPr>
                  <w:sz w:val="20"/>
                  <w:szCs w:val="20"/>
                </w:rPr>
                <w:t>Voir</w:t>
              </w:r>
              <w:proofErr w:type="spellEnd"/>
              <w:r w:rsidRPr="002C6345">
                <w:rPr>
                  <w:sz w:val="20"/>
                  <w:szCs w:val="20"/>
                </w:rPr>
                <w:t xml:space="preserve"> 1.1.2.</w:t>
              </w:r>
            </w:ins>
          </w:p>
        </w:tc>
      </w:tr>
    </w:tbl>
    <w:p w14:paraId="7C6A79D0" w14:textId="77777777" w:rsidR="00E35443" w:rsidRDefault="00E35443" w:rsidP="00E35443">
      <w:pPr>
        <w:rPr>
          <w:ins w:id="1262" w:author="Jean Serge NGAIMA" w:date="2025-10-08T22:18:00Z" w16du:dateUtc="2025-10-08T21:18:00Z"/>
          <w:lang w:val="fr-CH"/>
        </w:rPr>
      </w:pPr>
    </w:p>
    <w:p w14:paraId="1D3E0184" w14:textId="77777777" w:rsidR="00E35443" w:rsidRPr="002C6345" w:rsidRDefault="0159C3D0" w:rsidP="4EF77C7B">
      <w:pPr>
        <w:rPr>
          <w:ins w:id="1263" w:author="Jean Serge NGAIMA" w:date="2025-10-08T22:18:00Z" w16du:dateUtc="2025-10-08T21:18:00Z"/>
          <w:b/>
          <w:bCs/>
          <w:sz w:val="20"/>
          <w:szCs w:val="20"/>
          <w:lang w:val="en-US"/>
        </w:rPr>
      </w:pPr>
      <w:ins w:id="1264" w:author="Jean Serge NGAIMA" w:date="2025-10-08T22:18:00Z">
        <w:r w:rsidRPr="4EF77C7B">
          <w:rPr>
            <w:b/>
            <w:bCs/>
            <w:sz w:val="20"/>
            <w:szCs w:val="20"/>
            <w:lang w:val="en-US"/>
          </w:rPr>
          <w:t xml:space="preserve">Echelle des </w:t>
        </w:r>
        <w:proofErr w:type="spellStart"/>
        <w:proofErr w:type="gramStart"/>
        <w:r w:rsidRPr="4EF77C7B">
          <w:rPr>
            <w:b/>
            <w:bCs/>
            <w:sz w:val="20"/>
            <w:szCs w:val="20"/>
            <w:lang w:val="en-US"/>
          </w:rPr>
          <w:t>risques</w:t>
        </w:r>
        <w:proofErr w:type="spellEnd"/>
        <w:r w:rsidRPr="4EF77C7B">
          <w:rPr>
            <w:b/>
            <w:bCs/>
            <w:sz w:val="20"/>
            <w:szCs w:val="20"/>
            <w:lang w:val="en-US"/>
          </w:rPr>
          <w:t> :</w:t>
        </w:r>
      </w:ins>
      <w:commentRangeStart w:id="1265"/>
      <w:commentRangeEnd w:id="1265"/>
      <w:proofErr w:type="gramEnd"/>
      <w:r w:rsidR="00E35443">
        <w:rPr>
          <w:rStyle w:val="Marquedecommentaire"/>
        </w:rPr>
        <w:commentReference w:id="1265"/>
      </w:r>
    </w:p>
    <w:tbl>
      <w:tblPr>
        <w:tblStyle w:val="Grilledutableau"/>
        <w:tblW w:w="6363" w:type="dxa"/>
        <w:tblLook w:val="04A0" w:firstRow="1" w:lastRow="0" w:firstColumn="1" w:lastColumn="0" w:noHBand="0" w:noVBand="1"/>
        <w:tblPrChange w:id="1266" w:author="Cyril Nogier" w:date="2025-10-09T13:43:00Z">
          <w:tblPr>
            <w:tblStyle w:val="Grilledutableau"/>
            <w:tblW w:w="0" w:type="auto"/>
            <w:tblLook w:val="04A0" w:firstRow="1" w:lastRow="0" w:firstColumn="1" w:lastColumn="0" w:noHBand="0" w:noVBand="1"/>
          </w:tblPr>
        </w:tblPrChange>
      </w:tblPr>
      <w:tblGrid>
        <w:gridCol w:w="4485"/>
        <w:gridCol w:w="1878"/>
        <w:tblGridChange w:id="1267">
          <w:tblGrid>
            <w:gridCol w:w="4248"/>
            <w:gridCol w:w="237"/>
            <w:gridCol w:w="1180"/>
            <w:gridCol w:w="698"/>
          </w:tblGrid>
        </w:tblGridChange>
      </w:tblGrid>
      <w:tr w:rsidR="00E35443" w:rsidRPr="002C6345" w14:paraId="0EBB2F07" w14:textId="77777777" w:rsidTr="4EF77C7B">
        <w:trPr>
          <w:trHeight w:val="300"/>
          <w:ins w:id="1268" w:author="Jean Serge NGAIMA" w:date="2025-10-08T22:18:00Z"/>
          <w:trPrChange w:id="1269" w:author="Cyril Nogier" w:date="2025-10-09T13:43:00Z">
            <w:trPr>
              <w:gridAfter w:val="0"/>
              <w:trHeight w:val="300"/>
            </w:trPr>
          </w:trPrChange>
        </w:trPr>
        <w:tc>
          <w:tcPr>
            <w:tcW w:w="4485" w:type="dxa"/>
            <w:shd w:val="clear" w:color="auto" w:fill="0B83FF"/>
            <w:tcPrChange w:id="1270" w:author="Cyril Nogier" w:date="2025-10-09T13:43:00Z">
              <w:tcPr>
                <w:tcW w:w="4248" w:type="dxa"/>
                <w:shd w:val="clear" w:color="auto" w:fill="0B83FF"/>
              </w:tcPr>
            </w:tcPrChange>
          </w:tcPr>
          <w:p w14:paraId="6ECCE504" w14:textId="77777777" w:rsidR="00E35443" w:rsidRPr="002C6345" w:rsidRDefault="0159C3D0" w:rsidP="4EF77C7B">
            <w:pPr>
              <w:rPr>
                <w:ins w:id="1271" w:author="Jean Serge NGAIMA" w:date="2025-10-08T22:18:00Z" w16du:dateUtc="2025-10-08T21:18:00Z"/>
                <w:b/>
                <w:bCs/>
                <w:color w:val="FFFFFF" w:themeColor="background1"/>
                <w:sz w:val="20"/>
                <w:szCs w:val="20"/>
                <w:lang w:val="en-US"/>
              </w:rPr>
            </w:pPr>
            <w:proofErr w:type="spellStart"/>
            <w:ins w:id="1272" w:author="Jean Serge NGAIMA" w:date="2025-10-08T22:18:00Z">
              <w:r w:rsidRPr="4EF77C7B">
                <w:rPr>
                  <w:b/>
                  <w:bCs/>
                  <w:color w:val="FFFFFF" w:themeColor="background1"/>
                  <w:sz w:val="20"/>
                  <w:szCs w:val="20"/>
                  <w:lang w:val="en-US"/>
                </w:rPr>
                <w:t>Appréciation</w:t>
              </w:r>
              <w:proofErr w:type="spellEnd"/>
              <w:r w:rsidRPr="4EF77C7B">
                <w:rPr>
                  <w:b/>
                  <w:bCs/>
                  <w:color w:val="FFFFFF" w:themeColor="background1"/>
                  <w:sz w:val="20"/>
                  <w:szCs w:val="20"/>
                  <w:lang w:val="en-US"/>
                </w:rPr>
                <w:t xml:space="preserve"> qualitative</w:t>
              </w:r>
            </w:ins>
          </w:p>
        </w:tc>
        <w:tc>
          <w:tcPr>
            <w:tcW w:w="1878" w:type="dxa"/>
            <w:shd w:val="clear" w:color="auto" w:fill="0B83FF"/>
            <w:tcPrChange w:id="1273" w:author="Cyril Nogier" w:date="2025-10-09T13:43:00Z">
              <w:tcPr>
                <w:tcW w:w="1417" w:type="dxa"/>
                <w:gridSpan w:val="2"/>
                <w:shd w:val="clear" w:color="auto" w:fill="0B83FF"/>
              </w:tcPr>
            </w:tcPrChange>
          </w:tcPr>
          <w:p w14:paraId="457AAFE8" w14:textId="77777777" w:rsidR="00E35443" w:rsidRPr="002C6345" w:rsidRDefault="0159C3D0" w:rsidP="4EF77C7B">
            <w:pPr>
              <w:rPr>
                <w:ins w:id="1274" w:author="Jean Serge NGAIMA" w:date="2025-10-08T22:18:00Z" w16du:dateUtc="2025-10-08T21:18:00Z"/>
                <w:b/>
                <w:bCs/>
                <w:color w:val="FFFFFF" w:themeColor="background1"/>
                <w:sz w:val="20"/>
                <w:szCs w:val="20"/>
                <w:lang w:val="en-US"/>
              </w:rPr>
            </w:pPr>
            <w:ins w:id="1275" w:author="Jean Serge NGAIMA" w:date="2025-10-08T22:18:00Z">
              <w:r w:rsidRPr="4EF77C7B">
                <w:rPr>
                  <w:b/>
                  <w:bCs/>
                  <w:color w:val="FFFFFF" w:themeColor="background1"/>
                  <w:sz w:val="20"/>
                  <w:szCs w:val="20"/>
                  <w:lang w:val="en-US"/>
                </w:rPr>
                <w:t xml:space="preserve">Echelle de </w:t>
              </w:r>
              <w:proofErr w:type="spellStart"/>
              <w:r w:rsidRPr="4EF77C7B">
                <w:rPr>
                  <w:b/>
                  <w:bCs/>
                  <w:color w:val="FFFFFF" w:themeColor="background1"/>
                  <w:sz w:val="20"/>
                  <w:szCs w:val="20"/>
                  <w:lang w:val="en-US"/>
                </w:rPr>
                <w:t>risque</w:t>
              </w:r>
            </w:ins>
            <w:proofErr w:type="spellEnd"/>
          </w:p>
        </w:tc>
      </w:tr>
      <w:tr w:rsidR="00E35443" w:rsidRPr="002C6345" w14:paraId="7269A387" w14:textId="77777777" w:rsidTr="4EF77C7B">
        <w:trPr>
          <w:trHeight w:val="300"/>
          <w:ins w:id="1276" w:author="Jean Serge NGAIMA" w:date="2025-10-08T22:18:00Z"/>
          <w:trPrChange w:id="1277" w:author="Cyril Nogier" w:date="2025-10-09T13:43:00Z">
            <w:trPr>
              <w:gridAfter w:val="0"/>
              <w:trHeight w:val="300"/>
            </w:trPr>
          </w:trPrChange>
        </w:trPr>
        <w:tc>
          <w:tcPr>
            <w:tcW w:w="4485" w:type="dxa"/>
            <w:vAlign w:val="bottom"/>
            <w:tcPrChange w:id="1278" w:author="Cyril Nogier" w:date="2025-10-09T13:43:00Z">
              <w:tcPr>
                <w:tcW w:w="4248" w:type="dxa"/>
                <w:vAlign w:val="bottom"/>
              </w:tcPr>
            </w:tcPrChange>
          </w:tcPr>
          <w:p w14:paraId="3E07C78E" w14:textId="6520BF47" w:rsidR="00E35443" w:rsidRPr="002C6345" w:rsidRDefault="19E704ED" w:rsidP="4EF77C7B">
            <w:pPr>
              <w:rPr>
                <w:ins w:id="1279" w:author="Jean Serge NGAIMA" w:date="2025-10-08T22:18:00Z" w16du:dateUtc="2025-10-08T21:18:00Z"/>
                <w:sz w:val="20"/>
                <w:szCs w:val="20"/>
                <w:lang w:val="fr-FR"/>
              </w:rPr>
            </w:pPr>
            <w:ins w:id="1280" w:author="Clarisse Veylon (Consultant)" w:date="2025-10-09T12:55:00Z">
              <w:r w:rsidRPr="4EF77C7B">
                <w:rPr>
                  <w:sz w:val="20"/>
                  <w:szCs w:val="20"/>
                  <w:lang w:val="fr-FR"/>
                </w:rPr>
                <w:t>Risque mineur nécessitant une s</w:t>
              </w:r>
            </w:ins>
            <w:ins w:id="1281" w:author="Jean Serge NGAIMA" w:date="2025-10-08T22:18:00Z">
              <w:del w:id="1282" w:author="Clarisse Veylon (Consultant)" w:date="2025-10-09T12:55:00Z">
                <w:r w:rsidR="00E35443" w:rsidRPr="4EF77C7B" w:rsidDel="0159C3D0">
                  <w:rPr>
                    <w:sz w:val="20"/>
                    <w:szCs w:val="20"/>
                    <w:lang w:val="fr-FR"/>
                  </w:rPr>
                  <w:delText>S</w:delText>
                </w:r>
              </w:del>
              <w:r w:rsidR="0159C3D0" w:rsidRPr="4EF77C7B">
                <w:rPr>
                  <w:sz w:val="20"/>
                  <w:szCs w:val="20"/>
                  <w:lang w:val="fr-FR"/>
                </w:rPr>
                <w:t>urveillance simple</w:t>
              </w:r>
            </w:ins>
            <w:ins w:id="1283" w:author="Clarisse Veylon (Consultant)" w:date="2025-10-09T12:55:00Z">
              <w:r w:rsidR="217216AE" w:rsidRPr="4EF77C7B">
                <w:rPr>
                  <w:sz w:val="20"/>
                  <w:szCs w:val="20"/>
                  <w:lang w:val="fr-FR"/>
                </w:rPr>
                <w:t xml:space="preserve">. </w:t>
              </w:r>
            </w:ins>
            <w:ins w:id="1284" w:author="Jean Serge NGAIMA" w:date="2025-10-08T22:18:00Z">
              <w:del w:id="1285" w:author="Clarisse Veylon (Consultant)" w:date="2025-10-09T12:55:00Z">
                <w:r w:rsidR="00E35443" w:rsidRPr="4EF77C7B" w:rsidDel="0159C3D0">
                  <w:rPr>
                    <w:sz w:val="20"/>
                    <w:szCs w:val="20"/>
                    <w:lang w:val="fr-FR"/>
                  </w:rPr>
                  <w:delText>, peu de</w:delText>
                </w:r>
              </w:del>
              <w:r w:rsidR="0159C3D0" w:rsidRPr="4EF77C7B">
                <w:rPr>
                  <w:sz w:val="20"/>
                  <w:szCs w:val="20"/>
                  <w:lang w:val="fr-FR"/>
                </w:rPr>
                <w:t xml:space="preserve"> </w:t>
              </w:r>
            </w:ins>
            <w:ins w:id="1286" w:author="Clarisse Veylon (Consultant)" w:date="2025-10-09T12:55:00Z">
              <w:r w:rsidR="618D060C" w:rsidRPr="4EF77C7B">
                <w:rPr>
                  <w:sz w:val="20"/>
                  <w:szCs w:val="20"/>
                  <w:lang w:val="fr-FR"/>
                </w:rPr>
                <w:t>C</w:t>
              </w:r>
            </w:ins>
            <w:ins w:id="1287" w:author="Jean Serge NGAIMA" w:date="2025-10-08T22:18:00Z">
              <w:del w:id="1288" w:author="Clarisse Veylon (Consultant)" w:date="2025-10-09T12:55:00Z">
                <w:r w:rsidR="00E35443" w:rsidRPr="4EF77C7B" w:rsidDel="0159C3D0">
                  <w:rPr>
                    <w:sz w:val="20"/>
                    <w:szCs w:val="20"/>
                    <w:lang w:val="fr-FR"/>
                  </w:rPr>
                  <w:delText>c</w:delText>
                </w:r>
              </w:del>
              <w:r w:rsidR="0159C3D0" w:rsidRPr="4EF77C7B">
                <w:rPr>
                  <w:sz w:val="20"/>
                  <w:szCs w:val="20"/>
                  <w:lang w:val="fr-FR"/>
                </w:rPr>
                <w:t>onséquence</w:t>
              </w:r>
            </w:ins>
            <w:ins w:id="1289" w:author="Clarisse Veylon (Consultant)" w:date="2025-10-09T12:55:00Z">
              <w:r w:rsidR="14E72855" w:rsidRPr="4EF77C7B">
                <w:rPr>
                  <w:sz w:val="20"/>
                  <w:szCs w:val="20"/>
                  <w:lang w:val="fr-FR"/>
                </w:rPr>
                <w:t>s potentielles limitées et peu susceptibles d’a</w:t>
              </w:r>
            </w:ins>
            <w:ins w:id="1290" w:author="Clarisse Veylon (Consultant)" w:date="2025-10-09T12:56:00Z">
              <w:r w:rsidR="14E72855" w:rsidRPr="4EF77C7B">
                <w:rPr>
                  <w:sz w:val="20"/>
                  <w:szCs w:val="20"/>
                  <w:lang w:val="fr-FR"/>
                </w:rPr>
                <w:t>ffecter significativement le projet</w:t>
              </w:r>
            </w:ins>
            <w:ins w:id="1291" w:author="Jean Serge NGAIMA" w:date="2025-10-08T22:18:00Z">
              <w:del w:id="1292" w:author="Clarisse Veylon (Consultant)" w:date="2025-10-09T12:55:00Z">
                <w:r w:rsidR="00E35443" w:rsidRPr="4EF77C7B" w:rsidDel="0159C3D0">
                  <w:rPr>
                    <w:sz w:val="20"/>
                    <w:szCs w:val="20"/>
                    <w:lang w:val="fr-FR"/>
                  </w:rPr>
                  <w:delText xml:space="preserve"> à prévoir</w:delText>
                </w:r>
              </w:del>
            </w:ins>
          </w:p>
        </w:tc>
        <w:tc>
          <w:tcPr>
            <w:tcW w:w="1878" w:type="dxa"/>
            <w:tcPrChange w:id="1293" w:author="Cyril Nogier" w:date="2025-10-09T13:43:00Z">
              <w:tcPr>
                <w:tcW w:w="1417" w:type="dxa"/>
                <w:gridSpan w:val="2"/>
              </w:tcPr>
            </w:tcPrChange>
          </w:tcPr>
          <w:p w14:paraId="4B7F6C46" w14:textId="77777777" w:rsidR="00E35443" w:rsidRPr="002C6345" w:rsidRDefault="0159C3D0" w:rsidP="4EF77C7B">
            <w:pPr>
              <w:rPr>
                <w:ins w:id="1294" w:author="Jean Serge NGAIMA" w:date="2025-10-08T22:18:00Z" w16du:dateUtc="2025-10-08T21:18:00Z"/>
                <w:sz w:val="20"/>
                <w:szCs w:val="20"/>
                <w:lang w:val="en-US"/>
              </w:rPr>
            </w:pPr>
            <w:proofErr w:type="spellStart"/>
            <w:ins w:id="1295" w:author="Jean Serge NGAIMA" w:date="2025-10-08T22:18:00Z">
              <w:r w:rsidRPr="4EF77C7B">
                <w:rPr>
                  <w:sz w:val="20"/>
                  <w:szCs w:val="20"/>
                  <w:lang w:val="en-US"/>
                </w:rPr>
                <w:t>Faible</w:t>
              </w:r>
            </w:ins>
            <w:proofErr w:type="spellEnd"/>
          </w:p>
        </w:tc>
      </w:tr>
      <w:tr w:rsidR="00E35443" w:rsidRPr="002C6345" w14:paraId="76DCDFD1" w14:textId="77777777" w:rsidTr="4EF77C7B">
        <w:trPr>
          <w:trHeight w:val="300"/>
          <w:ins w:id="1296" w:author="Jean Serge NGAIMA" w:date="2025-10-08T22:18:00Z"/>
          <w:trPrChange w:id="1297" w:author="Cyril Nogier" w:date="2025-10-09T13:43:00Z">
            <w:trPr>
              <w:gridAfter w:val="0"/>
              <w:trHeight w:val="300"/>
            </w:trPr>
          </w:trPrChange>
        </w:trPr>
        <w:tc>
          <w:tcPr>
            <w:tcW w:w="4485" w:type="dxa"/>
            <w:vAlign w:val="bottom"/>
            <w:tcPrChange w:id="1298" w:author="Cyril Nogier" w:date="2025-10-09T13:43:00Z">
              <w:tcPr>
                <w:tcW w:w="4248" w:type="dxa"/>
                <w:vAlign w:val="bottom"/>
              </w:tcPr>
            </w:tcPrChange>
          </w:tcPr>
          <w:p w14:paraId="59B353AC" w14:textId="238A2CCE" w:rsidR="00E35443" w:rsidRPr="002C6345" w:rsidRDefault="546DAE8F" w:rsidP="4EF77C7B">
            <w:pPr>
              <w:rPr>
                <w:ins w:id="1299" w:author="Jean Serge NGAIMA" w:date="2025-10-08T22:18:00Z" w16du:dateUtc="2025-10-08T21:18:00Z"/>
                <w:sz w:val="20"/>
                <w:szCs w:val="20"/>
                <w:lang w:val="en-US"/>
              </w:rPr>
            </w:pPr>
            <w:ins w:id="1300" w:author="Clarisse Veylon (Consultant)" w:date="2025-10-09T12:56:00Z">
              <w:r w:rsidRPr="4EF77C7B">
                <w:rPr>
                  <w:sz w:val="20"/>
                  <w:szCs w:val="20"/>
                  <w:lang w:val="en-US"/>
                </w:rPr>
                <w:t xml:space="preserve">Risque </w:t>
              </w:r>
              <w:proofErr w:type="spellStart"/>
              <w:r w:rsidRPr="4EF77C7B">
                <w:rPr>
                  <w:sz w:val="20"/>
                  <w:szCs w:val="20"/>
                  <w:lang w:val="en-US"/>
                </w:rPr>
                <w:t>pouvant</w:t>
              </w:r>
              <w:proofErr w:type="spellEnd"/>
              <w:r w:rsidRPr="4EF77C7B">
                <w:rPr>
                  <w:sz w:val="20"/>
                  <w:szCs w:val="20"/>
                  <w:lang w:val="en-US"/>
                </w:rPr>
                <w:t xml:space="preserve"> </w:t>
              </w:r>
              <w:proofErr w:type="spellStart"/>
              <w:r w:rsidRPr="4EF77C7B">
                <w:rPr>
                  <w:sz w:val="20"/>
                  <w:szCs w:val="20"/>
                  <w:lang w:val="en-US"/>
                </w:rPr>
                <w:t>avoir</w:t>
              </w:r>
              <w:proofErr w:type="spellEnd"/>
              <w:r w:rsidRPr="4EF77C7B">
                <w:rPr>
                  <w:sz w:val="20"/>
                  <w:szCs w:val="20"/>
                  <w:lang w:val="en-US"/>
                </w:rPr>
                <w:t xml:space="preserve"> un impact sur </w:t>
              </w:r>
              <w:proofErr w:type="spellStart"/>
              <w:r w:rsidRPr="4EF77C7B">
                <w:rPr>
                  <w:sz w:val="20"/>
                  <w:szCs w:val="20"/>
                  <w:lang w:val="en-US"/>
                </w:rPr>
                <w:t>certaines</w:t>
              </w:r>
              <w:proofErr w:type="spellEnd"/>
              <w:r w:rsidRPr="4EF77C7B">
                <w:rPr>
                  <w:sz w:val="20"/>
                  <w:szCs w:val="20"/>
                  <w:lang w:val="en-US"/>
                </w:rPr>
                <w:t xml:space="preserve"> </w:t>
              </w:r>
              <w:proofErr w:type="spellStart"/>
              <w:r w:rsidRPr="4EF77C7B">
                <w:rPr>
                  <w:sz w:val="20"/>
                  <w:szCs w:val="20"/>
                  <w:lang w:val="en-US"/>
                </w:rPr>
                <w:t>composantes</w:t>
              </w:r>
              <w:proofErr w:type="spellEnd"/>
              <w:r w:rsidRPr="4EF77C7B">
                <w:rPr>
                  <w:sz w:val="20"/>
                  <w:szCs w:val="20"/>
                  <w:lang w:val="en-US"/>
                </w:rPr>
                <w:t xml:space="preserve"> </w:t>
              </w:r>
            </w:ins>
            <w:ins w:id="1301" w:author="Clarisse Veylon (Consultant)" w:date="2025-10-09T12:57:00Z">
              <w:r w:rsidR="3C4CB139" w:rsidRPr="4EF77C7B">
                <w:rPr>
                  <w:sz w:val="20"/>
                  <w:szCs w:val="20"/>
                  <w:lang w:val="en-US"/>
                </w:rPr>
                <w:t>de la subvention</w:t>
              </w:r>
            </w:ins>
            <w:ins w:id="1302" w:author="Clarisse Veylon (Consultant)" w:date="2025-10-09T12:56:00Z">
              <w:r w:rsidRPr="4EF77C7B">
                <w:rPr>
                  <w:sz w:val="20"/>
                  <w:szCs w:val="20"/>
                  <w:lang w:val="en-US"/>
                </w:rPr>
                <w:t xml:space="preserve">. Un </w:t>
              </w:r>
              <w:proofErr w:type="spellStart"/>
              <w:r w:rsidRPr="4EF77C7B">
                <w:rPr>
                  <w:sz w:val="20"/>
                  <w:szCs w:val="20"/>
                  <w:lang w:val="en-US"/>
                </w:rPr>
                <w:t>suivi</w:t>
              </w:r>
              <w:proofErr w:type="spellEnd"/>
              <w:r w:rsidRPr="4EF77C7B">
                <w:rPr>
                  <w:sz w:val="20"/>
                  <w:szCs w:val="20"/>
                  <w:lang w:val="en-US"/>
                </w:rPr>
                <w:t xml:space="preserve"> </w:t>
              </w:r>
              <w:proofErr w:type="spellStart"/>
              <w:r w:rsidRPr="4EF77C7B">
                <w:rPr>
                  <w:sz w:val="20"/>
                  <w:szCs w:val="20"/>
                  <w:lang w:val="en-US"/>
                </w:rPr>
                <w:t>régulier</w:t>
              </w:r>
              <w:proofErr w:type="spellEnd"/>
              <w:r w:rsidRPr="4EF77C7B">
                <w:rPr>
                  <w:sz w:val="20"/>
                  <w:szCs w:val="20"/>
                  <w:lang w:val="en-US"/>
                </w:rPr>
                <w:t xml:space="preserve"> </w:t>
              </w:r>
              <w:proofErr w:type="spellStart"/>
              <w:r w:rsidRPr="4EF77C7B">
                <w:rPr>
                  <w:sz w:val="20"/>
                  <w:szCs w:val="20"/>
                  <w:lang w:val="en-US"/>
                </w:rPr>
                <w:t>est</w:t>
              </w:r>
              <w:proofErr w:type="spellEnd"/>
              <w:r w:rsidRPr="4EF77C7B">
                <w:rPr>
                  <w:sz w:val="20"/>
                  <w:szCs w:val="20"/>
                  <w:lang w:val="en-US"/>
                </w:rPr>
                <w:t xml:space="preserve"> </w:t>
              </w:r>
              <w:proofErr w:type="spellStart"/>
              <w:r w:rsidRPr="4EF77C7B">
                <w:rPr>
                  <w:sz w:val="20"/>
                  <w:szCs w:val="20"/>
                  <w:lang w:val="en-US"/>
                </w:rPr>
                <w:t>requis</w:t>
              </w:r>
              <w:proofErr w:type="spellEnd"/>
              <w:r w:rsidRPr="4EF77C7B">
                <w:rPr>
                  <w:sz w:val="20"/>
                  <w:szCs w:val="20"/>
                  <w:lang w:val="en-US"/>
                </w:rPr>
                <w:t xml:space="preserve">, avec des </w:t>
              </w:r>
              <w:proofErr w:type="spellStart"/>
              <w:r w:rsidRPr="4EF77C7B">
                <w:rPr>
                  <w:sz w:val="20"/>
                  <w:szCs w:val="20"/>
                  <w:lang w:val="en-US"/>
                </w:rPr>
                <w:t>mesures</w:t>
              </w:r>
              <w:proofErr w:type="spellEnd"/>
              <w:r w:rsidRPr="4EF77C7B">
                <w:rPr>
                  <w:sz w:val="20"/>
                  <w:szCs w:val="20"/>
                  <w:lang w:val="en-US"/>
                </w:rPr>
                <w:t xml:space="preserve"> </w:t>
              </w:r>
              <w:proofErr w:type="spellStart"/>
              <w:r w:rsidRPr="4EF77C7B">
                <w:rPr>
                  <w:sz w:val="20"/>
                  <w:szCs w:val="20"/>
                  <w:lang w:val="en-US"/>
                </w:rPr>
                <w:t>préventives</w:t>
              </w:r>
              <w:proofErr w:type="spellEnd"/>
              <w:r w:rsidRPr="4EF77C7B">
                <w:rPr>
                  <w:sz w:val="20"/>
                  <w:szCs w:val="20"/>
                  <w:lang w:val="en-US"/>
                </w:rPr>
                <w:t xml:space="preserve"> à </w:t>
              </w:r>
              <w:proofErr w:type="spellStart"/>
              <w:r w:rsidRPr="4EF77C7B">
                <w:rPr>
                  <w:sz w:val="20"/>
                  <w:szCs w:val="20"/>
                  <w:lang w:val="en-US"/>
                </w:rPr>
                <w:t>envisager</w:t>
              </w:r>
              <w:proofErr w:type="spellEnd"/>
              <w:r w:rsidRPr="4EF77C7B">
                <w:rPr>
                  <w:sz w:val="20"/>
                  <w:szCs w:val="20"/>
                  <w:lang w:val="en-US"/>
                </w:rPr>
                <w:t xml:space="preserve"> </w:t>
              </w:r>
              <w:proofErr w:type="spellStart"/>
              <w:r w:rsidRPr="4EF77C7B">
                <w:rPr>
                  <w:sz w:val="20"/>
                  <w:szCs w:val="20"/>
                  <w:lang w:val="en-US"/>
                </w:rPr>
                <w:t>selon</w:t>
              </w:r>
              <w:proofErr w:type="spellEnd"/>
              <w:r w:rsidRPr="4EF77C7B">
                <w:rPr>
                  <w:sz w:val="20"/>
                  <w:szCs w:val="20"/>
                  <w:lang w:val="en-US"/>
                </w:rPr>
                <w:t xml:space="preserve"> </w:t>
              </w:r>
              <w:proofErr w:type="spellStart"/>
              <w:r w:rsidRPr="4EF77C7B">
                <w:rPr>
                  <w:sz w:val="20"/>
                  <w:szCs w:val="20"/>
                  <w:lang w:val="en-US"/>
                </w:rPr>
                <w:t>l’évolution</w:t>
              </w:r>
              <w:proofErr w:type="spellEnd"/>
              <w:r w:rsidRPr="4EF77C7B">
                <w:rPr>
                  <w:sz w:val="20"/>
                  <w:szCs w:val="20"/>
                  <w:lang w:val="en-US"/>
                </w:rPr>
                <w:t xml:space="preserve"> du </w:t>
              </w:r>
              <w:proofErr w:type="spellStart"/>
              <w:r w:rsidRPr="4EF77C7B">
                <w:rPr>
                  <w:sz w:val="20"/>
                  <w:szCs w:val="20"/>
                  <w:lang w:val="en-US"/>
                </w:rPr>
                <w:t>contexte</w:t>
              </w:r>
              <w:proofErr w:type="spellEnd"/>
              <w:r w:rsidRPr="4EF77C7B">
                <w:rPr>
                  <w:sz w:val="20"/>
                  <w:szCs w:val="20"/>
                  <w:lang w:val="en-US"/>
                </w:rPr>
                <w:t>.</w:t>
              </w:r>
            </w:ins>
            <w:ins w:id="1303" w:author="Jean Serge NGAIMA" w:date="2025-10-08T22:18:00Z">
              <w:del w:id="1304" w:author="Clarisse Veylon (Consultant)" w:date="2025-10-09T12:57:00Z">
                <w:r w:rsidR="00E35443" w:rsidRPr="4EF77C7B" w:rsidDel="0159C3D0">
                  <w:rPr>
                    <w:sz w:val="20"/>
                    <w:szCs w:val="20"/>
                    <w:lang w:val="en-US"/>
                  </w:rPr>
                  <w:delText>Nécessitent un suivi et, si besoin, des actions préventives à intégrer au plan de gestion des risques. Peut dépendre de plusieurs facteurs.</w:delText>
                </w:r>
              </w:del>
            </w:ins>
          </w:p>
        </w:tc>
        <w:tc>
          <w:tcPr>
            <w:tcW w:w="1878" w:type="dxa"/>
            <w:tcPrChange w:id="1305" w:author="Cyril Nogier" w:date="2025-10-09T13:43:00Z">
              <w:tcPr>
                <w:tcW w:w="1417" w:type="dxa"/>
                <w:gridSpan w:val="2"/>
              </w:tcPr>
            </w:tcPrChange>
          </w:tcPr>
          <w:p w14:paraId="4F9DE166" w14:textId="77777777" w:rsidR="00E35443" w:rsidRPr="002C6345" w:rsidRDefault="0159C3D0" w:rsidP="4EF77C7B">
            <w:pPr>
              <w:rPr>
                <w:ins w:id="1306" w:author="Jean Serge NGAIMA" w:date="2025-10-08T22:18:00Z" w16du:dateUtc="2025-10-08T21:18:00Z"/>
                <w:sz w:val="20"/>
                <w:szCs w:val="20"/>
                <w:lang w:val="en-US"/>
              </w:rPr>
            </w:pPr>
            <w:proofErr w:type="spellStart"/>
            <w:ins w:id="1307" w:author="Jean Serge NGAIMA" w:date="2025-10-08T22:18:00Z">
              <w:r w:rsidRPr="4EF77C7B">
                <w:rPr>
                  <w:sz w:val="20"/>
                  <w:szCs w:val="20"/>
                  <w:lang w:val="en-US"/>
                </w:rPr>
                <w:t>Modéré</w:t>
              </w:r>
              <w:proofErr w:type="spellEnd"/>
              <w:del w:id="1308" w:author="Clarisse Veylon (Consultant)" w:date="2025-10-09T12:52:00Z">
                <w:r w:rsidR="00E35443" w:rsidRPr="4EF77C7B" w:rsidDel="0159C3D0">
                  <w:rPr>
                    <w:sz w:val="20"/>
                    <w:szCs w:val="20"/>
                    <w:lang w:val="en-US"/>
                  </w:rPr>
                  <w:delText>e</w:delText>
                </w:r>
              </w:del>
            </w:ins>
          </w:p>
        </w:tc>
      </w:tr>
      <w:tr w:rsidR="00E35443" w:rsidRPr="002C6345" w14:paraId="79DE12BD" w14:textId="77777777" w:rsidTr="4EF77C7B">
        <w:trPr>
          <w:trHeight w:val="300"/>
          <w:ins w:id="1309" w:author="Jean Serge NGAIMA" w:date="2025-10-08T22:18:00Z"/>
          <w:trPrChange w:id="1310" w:author="Cyril Nogier" w:date="2025-10-09T13:43:00Z">
            <w:trPr>
              <w:gridAfter w:val="0"/>
              <w:trHeight w:val="300"/>
            </w:trPr>
          </w:trPrChange>
        </w:trPr>
        <w:tc>
          <w:tcPr>
            <w:tcW w:w="4485" w:type="dxa"/>
            <w:vAlign w:val="bottom"/>
            <w:tcPrChange w:id="1311" w:author="Cyril Nogier" w:date="2025-10-09T13:43:00Z">
              <w:tcPr>
                <w:tcW w:w="4248" w:type="dxa"/>
                <w:vAlign w:val="bottom"/>
              </w:tcPr>
            </w:tcPrChange>
          </w:tcPr>
          <w:p w14:paraId="128345FF" w14:textId="34096F71" w:rsidR="00E35443" w:rsidRPr="002C6345" w:rsidRDefault="4D6BB271" w:rsidP="4EF77C7B">
            <w:pPr>
              <w:rPr>
                <w:ins w:id="1312" w:author="Jean Serge NGAIMA" w:date="2025-10-08T22:18:00Z" w16du:dateUtc="2025-10-08T21:18:00Z"/>
                <w:sz w:val="20"/>
                <w:szCs w:val="20"/>
                <w:lang w:val="en-US"/>
              </w:rPr>
            </w:pPr>
            <w:ins w:id="1313" w:author="Clarisse Veylon (Consultant)" w:date="2025-10-09T12:57:00Z">
              <w:r w:rsidRPr="4EF77C7B">
                <w:rPr>
                  <w:sz w:val="20"/>
                  <w:szCs w:val="20"/>
                  <w:lang w:val="en-US"/>
                </w:rPr>
                <w:lastRenderedPageBreak/>
                <w:t xml:space="preserve">Risque susceptible de </w:t>
              </w:r>
              <w:proofErr w:type="spellStart"/>
              <w:r w:rsidRPr="4EF77C7B">
                <w:rPr>
                  <w:sz w:val="20"/>
                  <w:szCs w:val="20"/>
                  <w:lang w:val="en-US"/>
                </w:rPr>
                <w:t>compromettre</w:t>
              </w:r>
              <w:proofErr w:type="spellEnd"/>
              <w:r w:rsidRPr="4EF77C7B">
                <w:rPr>
                  <w:sz w:val="20"/>
                  <w:szCs w:val="20"/>
                  <w:lang w:val="en-US"/>
                </w:rPr>
                <w:t xml:space="preserve"> </w:t>
              </w:r>
              <w:proofErr w:type="spellStart"/>
              <w:r w:rsidRPr="4EF77C7B">
                <w:rPr>
                  <w:sz w:val="20"/>
                  <w:szCs w:val="20"/>
                  <w:lang w:val="en-US"/>
                </w:rPr>
                <w:t>l</w:t>
              </w:r>
            </w:ins>
            <w:ins w:id="1314" w:author="Clarisse Veylon (Consultant)" w:date="2025-10-09T12:58:00Z">
              <w:r w:rsidRPr="4EF77C7B">
                <w:rPr>
                  <w:sz w:val="20"/>
                  <w:szCs w:val="20"/>
                  <w:lang w:val="en-US"/>
                </w:rPr>
                <w:t>’atteinte</w:t>
              </w:r>
              <w:proofErr w:type="spellEnd"/>
              <w:r w:rsidRPr="4EF77C7B">
                <w:rPr>
                  <w:sz w:val="20"/>
                  <w:szCs w:val="20"/>
                  <w:lang w:val="en-US"/>
                </w:rPr>
                <w:t xml:space="preserve"> des </w:t>
              </w:r>
              <w:proofErr w:type="spellStart"/>
              <w:r w:rsidRPr="4EF77C7B">
                <w:rPr>
                  <w:sz w:val="20"/>
                  <w:szCs w:val="20"/>
                  <w:lang w:val="en-US"/>
                </w:rPr>
                <w:t>objectifs</w:t>
              </w:r>
              <w:proofErr w:type="spellEnd"/>
              <w:r w:rsidRPr="4EF77C7B">
                <w:rPr>
                  <w:sz w:val="20"/>
                  <w:szCs w:val="20"/>
                  <w:lang w:val="en-US"/>
                </w:rPr>
                <w:t xml:space="preserve">. Doit </w:t>
              </w:r>
              <w:proofErr w:type="spellStart"/>
              <w:r w:rsidRPr="4EF77C7B">
                <w:rPr>
                  <w:sz w:val="20"/>
                  <w:szCs w:val="20"/>
                  <w:lang w:val="en-US"/>
                </w:rPr>
                <w:t>être</w:t>
              </w:r>
              <w:proofErr w:type="spellEnd"/>
              <w:r w:rsidRPr="4EF77C7B">
                <w:rPr>
                  <w:sz w:val="20"/>
                  <w:szCs w:val="20"/>
                  <w:lang w:val="en-US"/>
                </w:rPr>
                <w:t xml:space="preserve"> </w:t>
              </w:r>
              <w:proofErr w:type="spellStart"/>
              <w:r w:rsidRPr="4EF77C7B">
                <w:rPr>
                  <w:sz w:val="20"/>
                  <w:szCs w:val="20"/>
                  <w:lang w:val="en-US"/>
                </w:rPr>
                <w:t>traité</w:t>
              </w:r>
              <w:proofErr w:type="spellEnd"/>
              <w:r w:rsidRPr="4EF77C7B">
                <w:rPr>
                  <w:sz w:val="20"/>
                  <w:szCs w:val="20"/>
                  <w:lang w:val="en-US"/>
                </w:rPr>
                <w:t xml:space="preserve"> </w:t>
              </w:r>
              <w:proofErr w:type="spellStart"/>
              <w:r w:rsidRPr="4EF77C7B">
                <w:rPr>
                  <w:sz w:val="20"/>
                  <w:szCs w:val="20"/>
                  <w:lang w:val="en-US"/>
                </w:rPr>
                <w:t>en</w:t>
              </w:r>
              <w:proofErr w:type="spellEnd"/>
              <w:r w:rsidRPr="4EF77C7B">
                <w:rPr>
                  <w:sz w:val="20"/>
                  <w:szCs w:val="20"/>
                  <w:lang w:val="en-US"/>
                </w:rPr>
                <w:t xml:space="preserve"> </w:t>
              </w:r>
              <w:proofErr w:type="spellStart"/>
              <w:r w:rsidRPr="4EF77C7B">
                <w:rPr>
                  <w:sz w:val="20"/>
                  <w:szCs w:val="20"/>
                  <w:lang w:val="en-US"/>
                </w:rPr>
                <w:t>priorit</w:t>
              </w:r>
              <w:r w:rsidR="15BB2FFC" w:rsidRPr="4EF77C7B">
                <w:rPr>
                  <w:sz w:val="20"/>
                  <w:szCs w:val="20"/>
                  <w:lang w:val="en-US"/>
                </w:rPr>
                <w:t>é</w:t>
              </w:r>
              <w:proofErr w:type="spellEnd"/>
              <w:r w:rsidR="15BB2FFC" w:rsidRPr="4EF77C7B">
                <w:rPr>
                  <w:sz w:val="20"/>
                  <w:szCs w:val="20"/>
                  <w:lang w:val="en-US"/>
                </w:rPr>
                <w:t xml:space="preserve"> dans le plan de gestion des </w:t>
              </w:r>
              <w:proofErr w:type="spellStart"/>
              <w:r w:rsidR="15BB2FFC" w:rsidRPr="4EF77C7B">
                <w:rPr>
                  <w:sz w:val="20"/>
                  <w:szCs w:val="20"/>
                  <w:lang w:val="en-US"/>
                </w:rPr>
                <w:t>risques</w:t>
              </w:r>
              <w:proofErr w:type="spellEnd"/>
              <w:r w:rsidR="15BB2FFC" w:rsidRPr="4EF77C7B">
                <w:rPr>
                  <w:sz w:val="20"/>
                  <w:szCs w:val="20"/>
                  <w:lang w:val="en-US"/>
                </w:rPr>
                <w:t xml:space="preserve">, avec des actions correctives </w:t>
              </w:r>
              <w:proofErr w:type="spellStart"/>
              <w:r w:rsidR="15BB2FFC" w:rsidRPr="4EF77C7B">
                <w:rPr>
                  <w:sz w:val="20"/>
                  <w:szCs w:val="20"/>
                  <w:lang w:val="en-US"/>
                </w:rPr>
                <w:t>clairement</w:t>
              </w:r>
              <w:proofErr w:type="spellEnd"/>
              <w:r w:rsidR="15BB2FFC" w:rsidRPr="4EF77C7B">
                <w:rPr>
                  <w:sz w:val="20"/>
                  <w:szCs w:val="20"/>
                  <w:lang w:val="en-US"/>
                </w:rPr>
                <w:t xml:space="preserve"> </w:t>
              </w:r>
              <w:proofErr w:type="spellStart"/>
              <w:r w:rsidR="15BB2FFC" w:rsidRPr="4EF77C7B">
                <w:rPr>
                  <w:sz w:val="20"/>
                  <w:szCs w:val="20"/>
                  <w:lang w:val="en-US"/>
                </w:rPr>
                <w:t>définis</w:t>
              </w:r>
              <w:proofErr w:type="spellEnd"/>
              <w:r w:rsidR="15BB2FFC" w:rsidRPr="4EF77C7B">
                <w:rPr>
                  <w:sz w:val="20"/>
                  <w:szCs w:val="20"/>
                  <w:lang w:val="en-US"/>
                </w:rPr>
                <w:t xml:space="preserve">. </w:t>
              </w:r>
            </w:ins>
            <w:ins w:id="1315" w:author="Jean Serge NGAIMA" w:date="2025-10-08T22:18:00Z">
              <w:del w:id="1316" w:author="Clarisse Veylon (Consultant)" w:date="2025-10-09T12:58:00Z">
                <w:r w:rsidR="00E35443" w:rsidRPr="4EF77C7B" w:rsidDel="0159C3D0">
                  <w:rPr>
                    <w:sz w:val="20"/>
                    <w:szCs w:val="20"/>
                    <w:lang w:val="en-US"/>
                  </w:rPr>
                  <w:delText>Peuvent mettre en péril le projet et doivent être prioritaires dans votre plan d’action.</w:delText>
                </w:r>
              </w:del>
            </w:ins>
          </w:p>
        </w:tc>
        <w:tc>
          <w:tcPr>
            <w:tcW w:w="1878" w:type="dxa"/>
            <w:tcPrChange w:id="1317" w:author="Cyril Nogier" w:date="2025-10-09T13:43:00Z">
              <w:tcPr>
                <w:tcW w:w="1417" w:type="dxa"/>
                <w:gridSpan w:val="2"/>
              </w:tcPr>
            </w:tcPrChange>
          </w:tcPr>
          <w:p w14:paraId="5120FEDC" w14:textId="77777777" w:rsidR="00E35443" w:rsidRPr="002C6345" w:rsidRDefault="0159C3D0" w:rsidP="4EF77C7B">
            <w:pPr>
              <w:rPr>
                <w:ins w:id="1318" w:author="Jean Serge NGAIMA" w:date="2025-10-08T22:18:00Z" w16du:dateUtc="2025-10-08T21:18:00Z"/>
                <w:sz w:val="20"/>
                <w:szCs w:val="20"/>
                <w:lang w:val="en-US"/>
              </w:rPr>
            </w:pPr>
            <w:proofErr w:type="spellStart"/>
            <w:ins w:id="1319" w:author="Jean Serge NGAIMA" w:date="2025-10-08T22:18:00Z">
              <w:r w:rsidRPr="4EF77C7B">
                <w:rPr>
                  <w:sz w:val="20"/>
                  <w:szCs w:val="20"/>
                  <w:lang w:val="en-US"/>
                </w:rPr>
                <w:t>Elevé</w:t>
              </w:r>
            </w:ins>
            <w:proofErr w:type="spellEnd"/>
          </w:p>
        </w:tc>
      </w:tr>
      <w:tr w:rsidR="00E35443" w:rsidRPr="002C6345" w14:paraId="16D6ECB2" w14:textId="77777777" w:rsidTr="4EF77C7B">
        <w:trPr>
          <w:trHeight w:val="300"/>
          <w:ins w:id="1320" w:author="Jean Serge NGAIMA" w:date="2025-10-08T22:18:00Z"/>
          <w:trPrChange w:id="1321" w:author="Cyril Nogier" w:date="2025-10-09T13:43:00Z">
            <w:trPr>
              <w:gridAfter w:val="0"/>
              <w:trHeight w:val="300"/>
            </w:trPr>
          </w:trPrChange>
        </w:trPr>
        <w:tc>
          <w:tcPr>
            <w:tcW w:w="4485" w:type="dxa"/>
            <w:vAlign w:val="bottom"/>
            <w:tcPrChange w:id="1322" w:author="Cyril Nogier" w:date="2025-10-09T13:43:00Z">
              <w:tcPr>
                <w:tcW w:w="4248" w:type="dxa"/>
                <w:vAlign w:val="bottom"/>
              </w:tcPr>
            </w:tcPrChange>
          </w:tcPr>
          <w:p w14:paraId="5781CE2D" w14:textId="0D76143B" w:rsidR="00E35443" w:rsidRPr="002C6345" w:rsidRDefault="325F983F" w:rsidP="4EF77C7B">
            <w:pPr>
              <w:rPr>
                <w:ins w:id="1323" w:author="Jean Serge NGAIMA" w:date="2025-10-08T22:18:00Z" w16du:dateUtc="2025-10-08T21:18:00Z"/>
                <w:sz w:val="20"/>
                <w:szCs w:val="20"/>
                <w:lang w:val="fr-FR"/>
              </w:rPr>
            </w:pPr>
            <w:ins w:id="1324" w:author="Clarisse Veylon (Consultant)" w:date="2025-10-09T12:59:00Z">
              <w:r w:rsidRPr="4EF77C7B">
                <w:rPr>
                  <w:sz w:val="20"/>
                  <w:szCs w:val="20"/>
                  <w:lang w:val="fr-FR"/>
                </w:rPr>
                <w:t>Risque majeur pouvant entrainer l’arrêt brutal ou l’</w:t>
              </w:r>
              <w:proofErr w:type="spellStart"/>
              <w:r w:rsidRPr="4EF77C7B">
                <w:rPr>
                  <w:sz w:val="20"/>
                  <w:szCs w:val="20"/>
                  <w:lang w:val="fr-FR"/>
                </w:rPr>
                <w:t>echec</w:t>
              </w:r>
              <w:proofErr w:type="spellEnd"/>
              <w:r w:rsidRPr="4EF77C7B">
                <w:rPr>
                  <w:sz w:val="20"/>
                  <w:szCs w:val="20"/>
                  <w:lang w:val="fr-FR"/>
                </w:rPr>
                <w:t>. Une réponse immédiate est nécessaire</w:t>
              </w:r>
            </w:ins>
            <w:ins w:id="1325" w:author="Clarisse Veylon (Consultant)" w:date="2025-10-09T13:00:00Z">
              <w:r w:rsidR="3F42A2C6" w:rsidRPr="4EF77C7B">
                <w:rPr>
                  <w:sz w:val="20"/>
                  <w:szCs w:val="20"/>
                  <w:lang w:val="fr-FR"/>
                </w:rPr>
                <w:t xml:space="preserve">. </w:t>
              </w:r>
            </w:ins>
            <w:ins w:id="1326" w:author="Jean Serge NGAIMA" w:date="2025-10-08T22:18:00Z">
              <w:del w:id="1327" w:author="Clarisse Veylon (Consultant)" w:date="2025-10-09T13:00:00Z">
                <w:r w:rsidR="00E35443" w:rsidRPr="4EF77C7B" w:rsidDel="0159C3D0">
                  <w:rPr>
                    <w:sz w:val="20"/>
                    <w:szCs w:val="20"/>
                    <w:lang w:val="fr-FR"/>
                  </w:rPr>
                  <w:delText>Nécessitent une action immédiate risque d’arrêt brutal du projet</w:delText>
                </w:r>
              </w:del>
            </w:ins>
          </w:p>
        </w:tc>
        <w:tc>
          <w:tcPr>
            <w:tcW w:w="1878" w:type="dxa"/>
            <w:tcPrChange w:id="1328" w:author="Cyril Nogier" w:date="2025-10-09T13:43:00Z">
              <w:tcPr>
                <w:tcW w:w="1417" w:type="dxa"/>
                <w:gridSpan w:val="2"/>
              </w:tcPr>
            </w:tcPrChange>
          </w:tcPr>
          <w:p w14:paraId="29CF7562" w14:textId="77777777" w:rsidR="00E35443" w:rsidRPr="002C6345" w:rsidRDefault="00E35443">
            <w:pPr>
              <w:rPr>
                <w:ins w:id="1329" w:author="Jean Serge NGAIMA" w:date="2025-10-08T22:18:00Z" w16du:dateUtc="2025-10-08T21:18:00Z"/>
                <w:sz w:val="20"/>
                <w:szCs w:val="20"/>
              </w:rPr>
            </w:pPr>
            <w:ins w:id="1330" w:author="Jean Serge NGAIMA" w:date="2025-10-08T22:18:00Z" w16du:dateUtc="2025-10-08T21:18:00Z">
              <w:r w:rsidRPr="002C6345">
                <w:rPr>
                  <w:sz w:val="20"/>
                  <w:szCs w:val="20"/>
                </w:rPr>
                <w:t>Critique</w:t>
              </w:r>
            </w:ins>
          </w:p>
        </w:tc>
      </w:tr>
      <w:bookmarkEnd w:id="1090"/>
    </w:tbl>
    <w:p w14:paraId="460F46C6" w14:textId="77777777" w:rsidR="003452E6" w:rsidRDefault="003452E6" w:rsidP="00DD06C9">
      <w:pPr>
        <w:pStyle w:val="Titre2"/>
        <w:jc w:val="both"/>
        <w:rPr>
          <w:ins w:id="1331" w:author="Jean Serge NGAIMA" w:date="2025-10-08T22:14:00Z" w16du:dateUtc="2025-10-08T21:14:00Z"/>
          <w:b/>
          <w:bCs/>
          <w:sz w:val="20"/>
          <w:szCs w:val="20"/>
          <w:lang w:val="fr-CH"/>
        </w:rPr>
      </w:pPr>
    </w:p>
    <w:p w14:paraId="4C069E3D" w14:textId="77777777" w:rsidR="003452E6" w:rsidRDefault="003452E6" w:rsidP="00DD06C9">
      <w:pPr>
        <w:pStyle w:val="Titre2"/>
        <w:jc w:val="both"/>
        <w:rPr>
          <w:ins w:id="1332" w:author="Jean Serge NGAIMA" w:date="2025-10-08T22:14:00Z" w16du:dateUtc="2025-10-08T21:14:00Z"/>
          <w:b/>
          <w:bCs/>
          <w:sz w:val="20"/>
          <w:szCs w:val="20"/>
          <w:lang w:val="fr-CH"/>
        </w:rPr>
      </w:pPr>
    </w:p>
    <w:p w14:paraId="2B84E673" w14:textId="77777777" w:rsidR="003452E6" w:rsidRDefault="003452E6" w:rsidP="00DD06C9">
      <w:pPr>
        <w:pStyle w:val="Titre2"/>
        <w:jc w:val="both"/>
        <w:rPr>
          <w:ins w:id="1333" w:author="Jean Serge NGAIMA" w:date="2025-10-08T22:14:00Z" w16du:dateUtc="2025-10-08T21:14:00Z"/>
          <w:b/>
          <w:bCs/>
          <w:sz w:val="20"/>
          <w:szCs w:val="20"/>
          <w:lang w:val="fr-CH"/>
        </w:rPr>
      </w:pPr>
    </w:p>
    <w:p w14:paraId="4D3A4E62" w14:textId="77777777" w:rsidR="003452E6" w:rsidRDefault="003452E6" w:rsidP="00DD06C9">
      <w:pPr>
        <w:pStyle w:val="Titre2"/>
        <w:jc w:val="both"/>
        <w:rPr>
          <w:ins w:id="1334" w:author="Jean Serge NGAIMA" w:date="2025-10-08T22:14:00Z" w16du:dateUtc="2025-10-08T21:14:00Z"/>
          <w:b/>
          <w:bCs/>
          <w:sz w:val="20"/>
          <w:szCs w:val="20"/>
          <w:lang w:val="fr-CH"/>
        </w:rPr>
      </w:pPr>
    </w:p>
    <w:p w14:paraId="6BDFF790" w14:textId="77777777" w:rsidR="003452E6" w:rsidRDefault="003452E6" w:rsidP="00DD06C9">
      <w:pPr>
        <w:pStyle w:val="Titre2"/>
        <w:jc w:val="both"/>
        <w:rPr>
          <w:ins w:id="1335" w:author="Jean Serge NGAIMA" w:date="2025-10-08T22:14:00Z" w16du:dateUtc="2025-10-08T21:14:00Z"/>
          <w:b/>
          <w:bCs/>
          <w:sz w:val="20"/>
          <w:szCs w:val="20"/>
          <w:lang w:val="fr-CH"/>
        </w:rPr>
      </w:pPr>
    </w:p>
    <w:p w14:paraId="6D3B53F1" w14:textId="77777777" w:rsidR="003452E6" w:rsidRDefault="003452E6" w:rsidP="00DD06C9">
      <w:pPr>
        <w:pStyle w:val="Titre2"/>
        <w:jc w:val="both"/>
        <w:rPr>
          <w:ins w:id="1336" w:author="Jean Serge NGAIMA" w:date="2025-10-08T22:14:00Z" w16du:dateUtc="2025-10-08T21:14:00Z"/>
          <w:b/>
          <w:bCs/>
          <w:sz w:val="20"/>
          <w:szCs w:val="20"/>
          <w:lang w:val="fr-CH"/>
        </w:rPr>
      </w:pPr>
    </w:p>
    <w:p w14:paraId="3E7BC7DD" w14:textId="77777777" w:rsidR="003452E6" w:rsidRDefault="003452E6" w:rsidP="00DD06C9">
      <w:pPr>
        <w:pStyle w:val="Titre2"/>
        <w:jc w:val="both"/>
        <w:rPr>
          <w:ins w:id="1337" w:author="Jean Serge NGAIMA" w:date="2025-10-08T22:14:00Z" w16du:dateUtc="2025-10-08T21:14:00Z"/>
          <w:b/>
          <w:bCs/>
          <w:sz w:val="20"/>
          <w:szCs w:val="20"/>
          <w:lang w:val="fr-CH"/>
        </w:rPr>
      </w:pPr>
    </w:p>
    <w:p w14:paraId="38868A99" w14:textId="77777777" w:rsidR="003452E6" w:rsidRDefault="003452E6" w:rsidP="00DD06C9">
      <w:pPr>
        <w:pStyle w:val="Titre2"/>
        <w:jc w:val="both"/>
        <w:rPr>
          <w:ins w:id="1338" w:author="Jean Serge NGAIMA" w:date="2025-10-08T22:14:00Z" w16du:dateUtc="2025-10-08T21:14:00Z"/>
          <w:b/>
          <w:bCs/>
          <w:sz w:val="20"/>
          <w:szCs w:val="20"/>
          <w:lang w:val="fr-CH"/>
        </w:rPr>
      </w:pPr>
    </w:p>
    <w:p w14:paraId="71C60A6E" w14:textId="77777777" w:rsidR="003452E6" w:rsidRDefault="003452E6" w:rsidP="00DD06C9">
      <w:pPr>
        <w:pStyle w:val="Titre2"/>
        <w:jc w:val="both"/>
        <w:rPr>
          <w:ins w:id="1339" w:author="Jean Serge NGAIMA" w:date="2025-10-08T22:14:00Z" w16du:dateUtc="2025-10-08T21:14:00Z"/>
          <w:b/>
          <w:bCs/>
          <w:sz w:val="20"/>
          <w:szCs w:val="20"/>
          <w:lang w:val="fr-CH"/>
        </w:rPr>
      </w:pPr>
    </w:p>
    <w:p w14:paraId="539E33C3" w14:textId="77777777" w:rsidR="003452E6" w:rsidRDefault="003452E6" w:rsidP="00DD06C9">
      <w:pPr>
        <w:pStyle w:val="Titre2"/>
        <w:jc w:val="both"/>
        <w:rPr>
          <w:ins w:id="1340" w:author="Jean Serge NGAIMA" w:date="2025-10-08T22:14:00Z" w16du:dateUtc="2025-10-08T21:14:00Z"/>
          <w:b/>
          <w:bCs/>
          <w:sz w:val="20"/>
          <w:szCs w:val="20"/>
          <w:lang w:val="fr-CH"/>
        </w:rPr>
      </w:pPr>
    </w:p>
    <w:p w14:paraId="392C0C0C" w14:textId="77777777" w:rsidR="003452E6" w:rsidRDefault="003452E6" w:rsidP="00DD06C9">
      <w:pPr>
        <w:pStyle w:val="Titre2"/>
        <w:jc w:val="both"/>
        <w:rPr>
          <w:ins w:id="1341" w:author="Jean Serge NGAIMA" w:date="2025-10-08T22:14:00Z" w16du:dateUtc="2025-10-08T21:14:00Z"/>
          <w:b/>
          <w:bCs/>
          <w:sz w:val="20"/>
          <w:szCs w:val="20"/>
          <w:lang w:val="fr-CH"/>
        </w:rPr>
      </w:pPr>
    </w:p>
    <w:p w14:paraId="75969190" w14:textId="77777777" w:rsidR="003452E6" w:rsidRDefault="003452E6" w:rsidP="00DD06C9">
      <w:pPr>
        <w:pStyle w:val="Titre2"/>
        <w:jc w:val="both"/>
        <w:rPr>
          <w:ins w:id="1342" w:author="Jean Serge NGAIMA" w:date="2025-10-08T22:14:00Z" w16du:dateUtc="2025-10-08T21:14:00Z"/>
          <w:b/>
          <w:bCs/>
          <w:sz w:val="20"/>
          <w:szCs w:val="20"/>
          <w:lang w:val="fr-CH"/>
        </w:rPr>
      </w:pPr>
    </w:p>
    <w:p w14:paraId="42384A5C" w14:textId="77777777" w:rsidR="003452E6" w:rsidRDefault="003452E6" w:rsidP="00DD06C9">
      <w:pPr>
        <w:pStyle w:val="Titre2"/>
        <w:jc w:val="both"/>
        <w:rPr>
          <w:ins w:id="1343" w:author="Jean Serge NGAIMA" w:date="2025-10-08T22:14:00Z" w16du:dateUtc="2025-10-08T21:14:00Z"/>
          <w:b/>
          <w:bCs/>
          <w:sz w:val="20"/>
          <w:szCs w:val="20"/>
          <w:lang w:val="fr-CH"/>
        </w:rPr>
      </w:pPr>
    </w:p>
    <w:p w14:paraId="2DFBBB40" w14:textId="77777777" w:rsidR="003452E6" w:rsidRDefault="003452E6" w:rsidP="00DD06C9">
      <w:pPr>
        <w:pStyle w:val="Titre2"/>
        <w:jc w:val="both"/>
        <w:rPr>
          <w:ins w:id="1344" w:author="Jean Serge NGAIMA" w:date="2025-10-08T22:15:00Z" w16du:dateUtc="2025-10-08T21:15:00Z"/>
          <w:b/>
          <w:bCs/>
          <w:sz w:val="20"/>
          <w:szCs w:val="20"/>
          <w:lang w:val="fr-CH"/>
        </w:rPr>
        <w:sectPr w:rsidR="003452E6" w:rsidSect="003452E6">
          <w:pgSz w:w="16838" w:h="11906" w:orient="landscape" w:code="9"/>
          <w:pgMar w:top="1440" w:right="992" w:bottom="1440" w:left="1440" w:header="720" w:footer="720" w:gutter="0"/>
          <w:cols w:space="720"/>
          <w:docGrid w:linePitch="299"/>
        </w:sectPr>
      </w:pPr>
    </w:p>
    <w:p w14:paraId="7C7ABED8" w14:textId="620B11F1" w:rsidR="00DD06C9" w:rsidRPr="00D8799A" w:rsidDel="001C49EE" w:rsidRDefault="00DD06C9" w:rsidP="00DD06C9">
      <w:pPr>
        <w:pStyle w:val="Titre2"/>
        <w:jc w:val="both"/>
        <w:rPr>
          <w:b/>
          <w:bCs/>
          <w:sz w:val="20"/>
          <w:szCs w:val="20"/>
          <w:lang w:val="fr-CH"/>
        </w:rPr>
      </w:pPr>
      <w:r w:rsidRPr="00D8799A">
        <w:rPr>
          <w:b/>
          <w:bCs/>
          <w:sz w:val="20"/>
          <w:szCs w:val="20"/>
          <w:lang w:val="fr-CH"/>
        </w:rPr>
        <w:lastRenderedPageBreak/>
        <w:t xml:space="preserve">Approbation du pays : </w:t>
      </w:r>
    </w:p>
    <w:p w14:paraId="0BF85C22" w14:textId="77777777" w:rsidR="00DD06C9" w:rsidRPr="00D8799A" w:rsidDel="001C49EE" w:rsidRDefault="00DD06C9" w:rsidP="00DD06C9">
      <w:pPr>
        <w:rPr>
          <w:b/>
          <w:bCs/>
          <w:i/>
          <w:iCs/>
          <w:sz w:val="20"/>
          <w:szCs w:val="20"/>
          <w:lang w:val="fr-CH"/>
        </w:rPr>
      </w:pPr>
    </w:p>
    <w:p w14:paraId="51F33AF9" w14:textId="77777777" w:rsidR="00DD06C9" w:rsidRPr="00D8799A" w:rsidDel="001C49EE" w:rsidRDefault="00DD06C9" w:rsidP="00DD06C9">
      <w:pPr>
        <w:jc w:val="both"/>
        <w:rPr>
          <w:b/>
          <w:bCs/>
          <w:i/>
          <w:iCs/>
          <w:sz w:val="20"/>
          <w:szCs w:val="20"/>
          <w:lang w:val="fr-CH"/>
        </w:rPr>
      </w:pPr>
      <w:r w:rsidRPr="00D8799A">
        <w:rPr>
          <w:b/>
          <w:bCs/>
          <w:i/>
          <w:iCs/>
          <w:sz w:val="20"/>
          <w:szCs w:val="20"/>
          <w:lang w:val="fr-CH"/>
        </w:rPr>
        <w:t xml:space="preserve">Pour les demandes de subvention de transition RSS/FAE &amp; ACP : </w:t>
      </w:r>
    </w:p>
    <w:p w14:paraId="7B2A4C41" w14:textId="77777777" w:rsidR="00DD06C9" w:rsidRPr="00D8799A" w:rsidDel="001C49EE" w:rsidRDefault="00DD06C9" w:rsidP="00DD06C9">
      <w:pPr>
        <w:jc w:val="both"/>
        <w:rPr>
          <w:b/>
          <w:bCs/>
          <w:i/>
          <w:iCs/>
          <w:sz w:val="20"/>
          <w:szCs w:val="20"/>
          <w:lang w:val="fr-CH"/>
        </w:rPr>
      </w:pPr>
      <w:r w:rsidRPr="00D8799A">
        <w:rPr>
          <w:b/>
          <w:bCs/>
          <w:i/>
          <w:iCs/>
          <w:sz w:val="20"/>
          <w:szCs w:val="20"/>
          <w:lang w:val="fr-CH"/>
        </w:rPr>
        <w:t xml:space="preserve">Signature du </w:t>
      </w:r>
      <w:proofErr w:type="gramStart"/>
      <w:r w:rsidRPr="00D8799A">
        <w:rPr>
          <w:b/>
          <w:bCs/>
          <w:i/>
          <w:iCs/>
          <w:sz w:val="20"/>
          <w:szCs w:val="20"/>
          <w:lang w:val="fr-CH"/>
        </w:rPr>
        <w:t>Ministre</w:t>
      </w:r>
      <w:proofErr w:type="gramEnd"/>
      <w:r w:rsidRPr="00D8799A">
        <w:rPr>
          <w:b/>
          <w:bCs/>
          <w:i/>
          <w:iCs/>
          <w:sz w:val="20"/>
          <w:szCs w:val="20"/>
          <w:lang w:val="fr-CH"/>
        </w:rPr>
        <w:t xml:space="preserve"> de la Santé (ou de </w:t>
      </w:r>
      <w:proofErr w:type="gramStart"/>
      <w:r w:rsidRPr="00D8799A">
        <w:rPr>
          <w:b/>
          <w:bCs/>
          <w:i/>
          <w:iCs/>
          <w:sz w:val="20"/>
          <w:szCs w:val="20"/>
          <w:lang w:val="fr-CH"/>
        </w:rPr>
        <w:t>l’autorité  déléguée</w:t>
      </w:r>
      <w:proofErr w:type="gramEnd"/>
      <w:r w:rsidRPr="00D8799A">
        <w:rPr>
          <w:b/>
          <w:bCs/>
          <w:i/>
          <w:iCs/>
          <w:sz w:val="20"/>
          <w:szCs w:val="20"/>
          <w:lang w:val="fr-CH"/>
        </w:rPr>
        <w:t>).</w:t>
      </w:r>
    </w:p>
    <w:p w14:paraId="20BC45BD" w14:textId="77777777" w:rsidR="00DD06C9" w:rsidRPr="00D8799A" w:rsidDel="001C49EE" w:rsidRDefault="00DD06C9" w:rsidP="00DD06C9">
      <w:pPr>
        <w:jc w:val="both"/>
        <w:rPr>
          <w:sz w:val="20"/>
          <w:szCs w:val="20"/>
          <w:lang w:val="fr-CH"/>
        </w:rPr>
      </w:pPr>
      <w:r w:rsidRPr="00D8799A">
        <w:rPr>
          <w:sz w:val="20"/>
          <w:szCs w:val="20"/>
          <w:lang w:val="fr-CH"/>
        </w:rPr>
        <w:t> </w:t>
      </w:r>
    </w:p>
    <w:tbl>
      <w:tblPr>
        <w:tblW w:w="901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8"/>
      </w:tblGrid>
      <w:tr w:rsidR="00DD06C9" w:rsidRPr="00D8799A" w:rsidDel="001C49EE" w14:paraId="3E416425" w14:textId="77777777">
        <w:trPr>
          <w:trHeight w:val="300"/>
        </w:trPr>
        <w:tc>
          <w:tcPr>
            <w:tcW w:w="9018" w:type="dxa"/>
            <w:tcBorders>
              <w:top w:val="single" w:sz="6" w:space="0" w:color="auto"/>
              <w:left w:val="single" w:sz="6" w:space="0" w:color="auto"/>
              <w:bottom w:val="single" w:sz="6" w:space="0" w:color="auto"/>
              <w:right w:val="single" w:sz="6" w:space="0" w:color="auto"/>
            </w:tcBorders>
            <w:hideMark/>
          </w:tcPr>
          <w:p w14:paraId="71CC1B54" w14:textId="77777777" w:rsidR="00DD06C9" w:rsidRPr="00D8799A" w:rsidDel="001C49EE" w:rsidRDefault="00DD06C9">
            <w:pPr>
              <w:jc w:val="both"/>
              <w:rPr>
                <w:sz w:val="20"/>
                <w:szCs w:val="20"/>
                <w:lang w:val="fr-CH"/>
              </w:rPr>
            </w:pPr>
            <w:r w:rsidRPr="00D8799A">
              <w:rPr>
                <w:b/>
                <w:bCs/>
                <w:sz w:val="20"/>
                <w:szCs w:val="20"/>
                <w:lang w:val="fr-CH"/>
              </w:rPr>
              <w:t>Signature du ministère de la Santé (ou autorité déléguée)</w:t>
            </w:r>
          </w:p>
        </w:tc>
      </w:tr>
      <w:tr w:rsidR="00DD06C9" w:rsidRPr="00D8799A" w:rsidDel="001C49EE" w14:paraId="32DE37DE" w14:textId="77777777">
        <w:trPr>
          <w:trHeight w:val="300"/>
        </w:trPr>
        <w:tc>
          <w:tcPr>
            <w:tcW w:w="9018" w:type="dxa"/>
            <w:tcBorders>
              <w:top w:val="single" w:sz="6" w:space="0" w:color="auto"/>
              <w:left w:val="single" w:sz="6" w:space="0" w:color="auto"/>
              <w:bottom w:val="single" w:sz="6" w:space="0" w:color="auto"/>
              <w:right w:val="single" w:sz="6" w:space="0" w:color="auto"/>
            </w:tcBorders>
            <w:hideMark/>
          </w:tcPr>
          <w:p w14:paraId="6DABB861" w14:textId="77777777" w:rsidR="00DD06C9" w:rsidRPr="00D8799A" w:rsidDel="001C49EE" w:rsidRDefault="00DD06C9">
            <w:pPr>
              <w:jc w:val="both"/>
              <w:rPr>
                <w:sz w:val="20"/>
                <w:szCs w:val="20"/>
                <w:lang w:val="en-US"/>
              </w:rPr>
            </w:pPr>
            <w:r w:rsidRPr="00D8799A">
              <w:rPr>
                <w:sz w:val="20"/>
                <w:szCs w:val="20"/>
              </w:rPr>
              <w:t>Nom:</w:t>
            </w:r>
          </w:p>
          <w:p w14:paraId="0BE0CFF6" w14:textId="77777777" w:rsidR="00DD06C9" w:rsidRDefault="00DD06C9">
            <w:pPr>
              <w:jc w:val="both"/>
              <w:rPr>
                <w:ins w:id="1345" w:author="Jean Serge NGAIMA" w:date="2025-10-08T22:54:00Z" w16du:dateUtc="2025-10-08T21:54:00Z"/>
                <w:sz w:val="20"/>
                <w:szCs w:val="20"/>
              </w:rPr>
            </w:pPr>
            <w:r w:rsidRPr="00D8799A">
              <w:rPr>
                <w:sz w:val="20"/>
                <w:szCs w:val="20"/>
              </w:rPr>
              <w:t> </w:t>
            </w:r>
          </w:p>
          <w:p w14:paraId="6FCD5261" w14:textId="77777777" w:rsidR="00C3371C" w:rsidRPr="00D8799A" w:rsidDel="001C49EE" w:rsidRDefault="00C3371C">
            <w:pPr>
              <w:jc w:val="both"/>
              <w:rPr>
                <w:sz w:val="20"/>
                <w:szCs w:val="20"/>
                <w:lang w:val="en-US"/>
              </w:rPr>
            </w:pPr>
          </w:p>
        </w:tc>
      </w:tr>
      <w:tr w:rsidR="00DD06C9" w:rsidRPr="00D8799A" w:rsidDel="001C49EE" w14:paraId="486B4414" w14:textId="77777777">
        <w:trPr>
          <w:trHeight w:val="300"/>
        </w:trPr>
        <w:tc>
          <w:tcPr>
            <w:tcW w:w="9018" w:type="dxa"/>
            <w:tcBorders>
              <w:top w:val="single" w:sz="6" w:space="0" w:color="auto"/>
              <w:left w:val="single" w:sz="6" w:space="0" w:color="auto"/>
              <w:bottom w:val="single" w:sz="6" w:space="0" w:color="auto"/>
              <w:right w:val="single" w:sz="6" w:space="0" w:color="auto"/>
            </w:tcBorders>
            <w:hideMark/>
          </w:tcPr>
          <w:p w14:paraId="12121765" w14:textId="77777777" w:rsidR="00DD06C9" w:rsidRPr="00D8799A" w:rsidDel="001C49EE" w:rsidRDefault="00DD06C9">
            <w:pPr>
              <w:jc w:val="both"/>
              <w:rPr>
                <w:sz w:val="20"/>
                <w:szCs w:val="20"/>
                <w:lang w:val="en-US"/>
              </w:rPr>
            </w:pPr>
            <w:r w:rsidRPr="00D8799A">
              <w:rPr>
                <w:sz w:val="20"/>
                <w:szCs w:val="20"/>
              </w:rPr>
              <w:t>Date:</w:t>
            </w:r>
          </w:p>
          <w:p w14:paraId="7287D878" w14:textId="77777777" w:rsidR="00DD06C9" w:rsidRDefault="00DD06C9">
            <w:pPr>
              <w:jc w:val="both"/>
              <w:rPr>
                <w:ins w:id="1346" w:author="Jean Serge NGAIMA" w:date="2025-10-08T22:54:00Z" w16du:dateUtc="2025-10-08T21:54:00Z"/>
                <w:sz w:val="20"/>
                <w:szCs w:val="20"/>
              </w:rPr>
            </w:pPr>
            <w:r w:rsidRPr="00D8799A">
              <w:rPr>
                <w:sz w:val="20"/>
                <w:szCs w:val="20"/>
              </w:rPr>
              <w:t> </w:t>
            </w:r>
          </w:p>
          <w:p w14:paraId="5B1825B4" w14:textId="77777777" w:rsidR="00C3371C" w:rsidRPr="00D8799A" w:rsidDel="001C49EE" w:rsidRDefault="00C3371C">
            <w:pPr>
              <w:jc w:val="both"/>
              <w:rPr>
                <w:sz w:val="20"/>
                <w:szCs w:val="20"/>
                <w:lang w:val="en-US"/>
              </w:rPr>
            </w:pPr>
          </w:p>
        </w:tc>
      </w:tr>
      <w:tr w:rsidR="00DD06C9" w:rsidRPr="00D8799A" w:rsidDel="001C49EE" w14:paraId="7912EDCF" w14:textId="77777777">
        <w:trPr>
          <w:trHeight w:val="720"/>
        </w:trPr>
        <w:tc>
          <w:tcPr>
            <w:tcW w:w="9018" w:type="dxa"/>
            <w:tcBorders>
              <w:top w:val="single" w:sz="6" w:space="0" w:color="auto"/>
              <w:left w:val="single" w:sz="6" w:space="0" w:color="auto"/>
              <w:bottom w:val="single" w:sz="6" w:space="0" w:color="auto"/>
              <w:right w:val="single" w:sz="6" w:space="0" w:color="auto"/>
            </w:tcBorders>
            <w:vAlign w:val="bottom"/>
            <w:hideMark/>
          </w:tcPr>
          <w:p w14:paraId="561F9D5D" w14:textId="77777777" w:rsidR="00DD06C9" w:rsidRPr="00D8799A" w:rsidDel="001C49EE" w:rsidRDefault="00DD06C9">
            <w:pPr>
              <w:jc w:val="both"/>
              <w:rPr>
                <w:sz w:val="20"/>
                <w:szCs w:val="20"/>
                <w:lang w:val="en-US"/>
              </w:rPr>
            </w:pPr>
            <w:r w:rsidRPr="00D8799A">
              <w:rPr>
                <w:sz w:val="20"/>
                <w:szCs w:val="20"/>
              </w:rPr>
              <w:t>Signature:</w:t>
            </w:r>
          </w:p>
          <w:p w14:paraId="15E4DA6B" w14:textId="77777777" w:rsidR="00DD06C9" w:rsidRDefault="00DD06C9">
            <w:pPr>
              <w:jc w:val="both"/>
              <w:rPr>
                <w:ins w:id="1347" w:author="Jean Serge NGAIMA" w:date="2025-10-08T22:54:00Z" w16du:dateUtc="2025-10-08T21:54:00Z"/>
                <w:sz w:val="20"/>
                <w:szCs w:val="20"/>
              </w:rPr>
            </w:pPr>
            <w:r w:rsidRPr="00D8799A">
              <w:rPr>
                <w:sz w:val="20"/>
                <w:szCs w:val="20"/>
              </w:rPr>
              <w:t> </w:t>
            </w:r>
          </w:p>
          <w:p w14:paraId="3DD5F6DC" w14:textId="77777777" w:rsidR="00C3371C" w:rsidRPr="00D8799A" w:rsidDel="001C49EE" w:rsidRDefault="00C3371C">
            <w:pPr>
              <w:jc w:val="both"/>
              <w:rPr>
                <w:sz w:val="20"/>
                <w:szCs w:val="20"/>
                <w:lang w:val="en-US"/>
              </w:rPr>
            </w:pPr>
          </w:p>
          <w:p w14:paraId="079C085A" w14:textId="77777777" w:rsidR="00DD06C9" w:rsidRPr="00D8799A" w:rsidDel="001C49EE" w:rsidRDefault="00DD06C9">
            <w:pPr>
              <w:jc w:val="both"/>
              <w:rPr>
                <w:sz w:val="20"/>
                <w:szCs w:val="20"/>
                <w:lang w:val="en-US"/>
              </w:rPr>
            </w:pPr>
            <w:r w:rsidRPr="00D8799A">
              <w:rPr>
                <w:sz w:val="20"/>
                <w:szCs w:val="20"/>
              </w:rPr>
              <w:t> </w:t>
            </w:r>
          </w:p>
          <w:p w14:paraId="07F91122" w14:textId="77777777" w:rsidR="00DD06C9" w:rsidRPr="00D8799A" w:rsidDel="001C49EE" w:rsidRDefault="00DD06C9">
            <w:pPr>
              <w:jc w:val="both"/>
              <w:rPr>
                <w:sz w:val="20"/>
                <w:szCs w:val="20"/>
                <w:lang w:val="en-US"/>
              </w:rPr>
            </w:pPr>
            <w:r w:rsidRPr="00D8799A">
              <w:rPr>
                <w:sz w:val="20"/>
                <w:szCs w:val="20"/>
              </w:rPr>
              <w:t> </w:t>
            </w:r>
          </w:p>
        </w:tc>
      </w:tr>
    </w:tbl>
    <w:p w14:paraId="663A21B2" w14:textId="77777777" w:rsidR="00DD06C9" w:rsidRPr="00D8799A" w:rsidDel="001C49EE" w:rsidRDefault="00DD06C9" w:rsidP="00DD06C9">
      <w:pPr>
        <w:jc w:val="both"/>
        <w:rPr>
          <w:sz w:val="20"/>
          <w:szCs w:val="20"/>
          <w:lang w:val="en-US"/>
        </w:rPr>
      </w:pPr>
      <w:r w:rsidRPr="00D8799A">
        <w:rPr>
          <w:sz w:val="20"/>
          <w:szCs w:val="20"/>
        </w:rPr>
        <w:t> </w:t>
      </w:r>
    </w:p>
    <w:p w14:paraId="5F2BA179" w14:textId="77777777" w:rsidR="00DD06C9" w:rsidRPr="00D8799A" w:rsidDel="001C49EE" w:rsidRDefault="00DD06C9" w:rsidP="00DD06C9">
      <w:pPr>
        <w:jc w:val="both"/>
        <w:rPr>
          <w:b/>
          <w:bCs/>
          <w:sz w:val="20"/>
          <w:szCs w:val="20"/>
          <w:lang w:val="fr-CH"/>
        </w:rPr>
      </w:pPr>
      <w:r w:rsidRPr="00D8799A">
        <w:rPr>
          <w:b/>
          <w:bCs/>
          <w:sz w:val="20"/>
          <w:szCs w:val="20"/>
          <w:lang w:val="fr-CH"/>
        </w:rPr>
        <w:t> Pour la demande de subvention de transition CCEOP</w:t>
      </w:r>
    </w:p>
    <w:p w14:paraId="27DE89CE" w14:textId="77777777" w:rsidR="00DD06C9" w:rsidRPr="00D8799A" w:rsidRDefault="00DD06C9" w:rsidP="00DD06C9">
      <w:pPr>
        <w:jc w:val="both"/>
        <w:rPr>
          <w:b/>
          <w:bCs/>
          <w:i/>
          <w:iCs/>
          <w:sz w:val="20"/>
          <w:szCs w:val="20"/>
          <w:lang w:val="fr-CH"/>
        </w:rPr>
      </w:pPr>
      <w:r w:rsidRPr="00D8799A">
        <w:rPr>
          <w:b/>
          <w:bCs/>
          <w:i/>
          <w:iCs/>
          <w:sz w:val="20"/>
          <w:szCs w:val="20"/>
          <w:lang w:val="fr-CH"/>
        </w:rPr>
        <w:t xml:space="preserve">Signature du </w:t>
      </w:r>
      <w:proofErr w:type="gramStart"/>
      <w:r w:rsidRPr="00D8799A">
        <w:rPr>
          <w:b/>
          <w:bCs/>
          <w:i/>
          <w:iCs/>
          <w:sz w:val="20"/>
          <w:szCs w:val="20"/>
          <w:lang w:val="fr-CH"/>
        </w:rPr>
        <w:t>Ministre</w:t>
      </w:r>
      <w:proofErr w:type="gramEnd"/>
      <w:r w:rsidRPr="00D8799A">
        <w:rPr>
          <w:b/>
          <w:bCs/>
          <w:i/>
          <w:iCs/>
          <w:sz w:val="20"/>
          <w:szCs w:val="20"/>
          <w:lang w:val="fr-CH"/>
        </w:rPr>
        <w:t xml:space="preserve"> des Finances (ou de l'autorité déléguée).</w:t>
      </w:r>
    </w:p>
    <w:p w14:paraId="1F597E6D" w14:textId="77777777" w:rsidR="00DD06C9" w:rsidRPr="00D8799A" w:rsidRDefault="00DD06C9" w:rsidP="00DD06C9">
      <w:pPr>
        <w:jc w:val="both"/>
        <w:rPr>
          <w:b/>
          <w:bCs/>
          <w:sz w:val="20"/>
          <w:szCs w:val="20"/>
          <w:lang w:val="fr-CH"/>
        </w:rPr>
      </w:pPr>
    </w:p>
    <w:tbl>
      <w:tblPr>
        <w:tblW w:w="0" w:type="auto"/>
        <w:tblInd w:w="82"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8928"/>
      </w:tblGrid>
      <w:tr w:rsidR="00DD06C9" w:rsidRPr="00D8799A" w14:paraId="78B4159C" w14:textId="77777777">
        <w:trPr>
          <w:trHeight w:val="300"/>
        </w:trPr>
        <w:tc>
          <w:tcPr>
            <w:tcW w:w="8928" w:type="dxa"/>
            <w:tcBorders>
              <w:top w:val="single" w:sz="6" w:space="0" w:color="auto"/>
              <w:left w:val="single" w:sz="6" w:space="0" w:color="auto"/>
              <w:bottom w:val="single" w:sz="6" w:space="0" w:color="auto"/>
              <w:right w:val="single" w:sz="6" w:space="0" w:color="auto"/>
            </w:tcBorders>
          </w:tcPr>
          <w:p w14:paraId="4753E63A" w14:textId="77777777" w:rsidR="00DD06C9" w:rsidRPr="00D8799A" w:rsidRDefault="00DD06C9">
            <w:pPr>
              <w:jc w:val="both"/>
              <w:rPr>
                <w:sz w:val="20"/>
                <w:szCs w:val="20"/>
                <w:lang w:val="fr-CH"/>
              </w:rPr>
            </w:pPr>
            <w:r w:rsidRPr="00D8799A">
              <w:rPr>
                <w:b/>
                <w:bCs/>
                <w:sz w:val="20"/>
                <w:szCs w:val="20"/>
                <w:lang w:val="fr-CH"/>
              </w:rPr>
              <w:t xml:space="preserve"> Signature du ministère des Finances (ou autorité déléguée)</w:t>
            </w:r>
          </w:p>
        </w:tc>
      </w:tr>
      <w:tr w:rsidR="00DD06C9" w:rsidRPr="00D8799A" w14:paraId="481AB6F8" w14:textId="77777777">
        <w:trPr>
          <w:trHeight w:val="300"/>
        </w:trPr>
        <w:tc>
          <w:tcPr>
            <w:tcW w:w="8928" w:type="dxa"/>
            <w:tcBorders>
              <w:top w:val="single" w:sz="6" w:space="0" w:color="auto"/>
              <w:left w:val="single" w:sz="6" w:space="0" w:color="auto"/>
              <w:bottom w:val="single" w:sz="6" w:space="0" w:color="auto"/>
              <w:right w:val="single" w:sz="6" w:space="0" w:color="auto"/>
            </w:tcBorders>
          </w:tcPr>
          <w:p w14:paraId="2FADFA02" w14:textId="77777777" w:rsidR="00DD06C9" w:rsidRPr="00D8799A" w:rsidRDefault="00DD06C9">
            <w:pPr>
              <w:jc w:val="both"/>
              <w:rPr>
                <w:sz w:val="20"/>
                <w:szCs w:val="20"/>
                <w:lang w:val="en-US"/>
              </w:rPr>
            </w:pPr>
            <w:r w:rsidRPr="00D8799A">
              <w:rPr>
                <w:sz w:val="20"/>
                <w:szCs w:val="20"/>
              </w:rPr>
              <w:t>Nom:</w:t>
            </w:r>
          </w:p>
          <w:p w14:paraId="11C98180" w14:textId="77777777" w:rsidR="00DD06C9" w:rsidRDefault="00DD06C9">
            <w:pPr>
              <w:jc w:val="both"/>
              <w:rPr>
                <w:ins w:id="1348" w:author="Jean Serge NGAIMA" w:date="2025-10-08T22:53:00Z" w16du:dateUtc="2025-10-08T21:53:00Z"/>
                <w:sz w:val="20"/>
                <w:szCs w:val="20"/>
              </w:rPr>
            </w:pPr>
            <w:r w:rsidRPr="00D8799A">
              <w:rPr>
                <w:sz w:val="20"/>
                <w:szCs w:val="20"/>
              </w:rPr>
              <w:t> </w:t>
            </w:r>
          </w:p>
          <w:p w14:paraId="405CEDC7" w14:textId="77777777" w:rsidR="00C3371C" w:rsidRPr="00D8799A" w:rsidRDefault="00C3371C">
            <w:pPr>
              <w:jc w:val="both"/>
              <w:rPr>
                <w:sz w:val="20"/>
                <w:szCs w:val="20"/>
                <w:lang w:val="en-US"/>
              </w:rPr>
            </w:pPr>
          </w:p>
        </w:tc>
      </w:tr>
      <w:tr w:rsidR="00DD06C9" w:rsidRPr="00D8799A" w14:paraId="4C646EF1" w14:textId="77777777">
        <w:trPr>
          <w:trHeight w:val="300"/>
        </w:trPr>
        <w:tc>
          <w:tcPr>
            <w:tcW w:w="8928" w:type="dxa"/>
            <w:tcBorders>
              <w:top w:val="single" w:sz="6" w:space="0" w:color="auto"/>
              <w:left w:val="single" w:sz="6" w:space="0" w:color="auto"/>
              <w:bottom w:val="single" w:sz="6" w:space="0" w:color="auto"/>
              <w:right w:val="single" w:sz="6" w:space="0" w:color="auto"/>
            </w:tcBorders>
          </w:tcPr>
          <w:p w14:paraId="43EA3377" w14:textId="77777777" w:rsidR="00DD06C9" w:rsidRDefault="00DD06C9">
            <w:pPr>
              <w:jc w:val="both"/>
              <w:rPr>
                <w:ins w:id="1349" w:author="Jean Serge NGAIMA" w:date="2025-10-08T22:53:00Z" w16du:dateUtc="2025-10-08T21:53:00Z"/>
                <w:sz w:val="20"/>
                <w:szCs w:val="20"/>
              </w:rPr>
            </w:pPr>
            <w:r w:rsidRPr="00D8799A">
              <w:rPr>
                <w:sz w:val="20"/>
                <w:szCs w:val="20"/>
              </w:rPr>
              <w:t>Date:</w:t>
            </w:r>
          </w:p>
          <w:p w14:paraId="0196B660" w14:textId="77777777" w:rsidR="00C3371C" w:rsidRPr="00D8799A" w:rsidRDefault="00C3371C">
            <w:pPr>
              <w:jc w:val="both"/>
              <w:rPr>
                <w:sz w:val="20"/>
                <w:szCs w:val="20"/>
                <w:lang w:val="en-US"/>
              </w:rPr>
            </w:pPr>
          </w:p>
          <w:p w14:paraId="0AC5413D" w14:textId="77777777" w:rsidR="00DD06C9" w:rsidRPr="00D8799A" w:rsidRDefault="00DD06C9">
            <w:pPr>
              <w:jc w:val="both"/>
              <w:rPr>
                <w:sz w:val="20"/>
                <w:szCs w:val="20"/>
                <w:lang w:val="en-US"/>
              </w:rPr>
            </w:pPr>
            <w:r w:rsidRPr="00D8799A">
              <w:rPr>
                <w:sz w:val="20"/>
                <w:szCs w:val="20"/>
              </w:rPr>
              <w:t> </w:t>
            </w:r>
          </w:p>
        </w:tc>
      </w:tr>
      <w:tr w:rsidR="00DD06C9" w:rsidRPr="00D8799A" w14:paraId="0771C705" w14:textId="77777777">
        <w:trPr>
          <w:trHeight w:val="720"/>
        </w:trPr>
        <w:tc>
          <w:tcPr>
            <w:tcW w:w="8928" w:type="dxa"/>
            <w:tcBorders>
              <w:top w:val="single" w:sz="6" w:space="0" w:color="auto"/>
              <w:left w:val="single" w:sz="6" w:space="0" w:color="auto"/>
              <w:bottom w:val="single" w:sz="6" w:space="0" w:color="auto"/>
              <w:right w:val="single" w:sz="6" w:space="0" w:color="auto"/>
            </w:tcBorders>
            <w:vAlign w:val="bottom"/>
          </w:tcPr>
          <w:p w14:paraId="4400ECB7" w14:textId="77777777" w:rsidR="00DD06C9" w:rsidRPr="00D8799A" w:rsidRDefault="00DD06C9">
            <w:pPr>
              <w:jc w:val="both"/>
              <w:rPr>
                <w:sz w:val="20"/>
                <w:szCs w:val="20"/>
                <w:lang w:val="en-US"/>
              </w:rPr>
            </w:pPr>
            <w:r w:rsidRPr="00D8799A">
              <w:rPr>
                <w:sz w:val="20"/>
                <w:szCs w:val="20"/>
              </w:rPr>
              <w:t>Signature:</w:t>
            </w:r>
          </w:p>
          <w:p w14:paraId="72860829" w14:textId="77777777" w:rsidR="00DD06C9" w:rsidRPr="00D8799A" w:rsidRDefault="00DD06C9">
            <w:pPr>
              <w:jc w:val="both"/>
              <w:rPr>
                <w:sz w:val="20"/>
                <w:szCs w:val="20"/>
                <w:lang w:val="en-US"/>
              </w:rPr>
            </w:pPr>
            <w:r w:rsidRPr="00D8799A">
              <w:rPr>
                <w:sz w:val="20"/>
                <w:szCs w:val="20"/>
                <w:lang w:val="en-US"/>
              </w:rPr>
              <w:t> </w:t>
            </w:r>
          </w:p>
          <w:p w14:paraId="1AF40B60" w14:textId="77777777" w:rsidR="00DD06C9" w:rsidRDefault="00DD06C9">
            <w:pPr>
              <w:jc w:val="both"/>
              <w:rPr>
                <w:ins w:id="1350" w:author="Jean Serge NGAIMA" w:date="2025-10-08T22:53:00Z" w16du:dateUtc="2025-10-08T21:53:00Z"/>
                <w:sz w:val="20"/>
                <w:szCs w:val="20"/>
                <w:lang w:val="en-US"/>
              </w:rPr>
            </w:pPr>
            <w:r w:rsidRPr="00D8799A">
              <w:rPr>
                <w:sz w:val="20"/>
                <w:szCs w:val="20"/>
                <w:lang w:val="en-US"/>
              </w:rPr>
              <w:t> </w:t>
            </w:r>
          </w:p>
          <w:p w14:paraId="2ACFCEEC" w14:textId="77777777" w:rsidR="00C3371C" w:rsidRPr="00D8799A" w:rsidRDefault="00C3371C">
            <w:pPr>
              <w:jc w:val="both"/>
              <w:rPr>
                <w:sz w:val="20"/>
                <w:szCs w:val="20"/>
                <w:lang w:val="en-US"/>
              </w:rPr>
            </w:pPr>
          </w:p>
          <w:p w14:paraId="1F652CBB" w14:textId="77777777" w:rsidR="00DD06C9" w:rsidRPr="00D8799A" w:rsidRDefault="00DD06C9">
            <w:pPr>
              <w:jc w:val="both"/>
              <w:rPr>
                <w:sz w:val="20"/>
                <w:szCs w:val="20"/>
                <w:lang w:val="en-US"/>
              </w:rPr>
            </w:pPr>
            <w:r w:rsidRPr="00D8799A">
              <w:rPr>
                <w:sz w:val="20"/>
                <w:szCs w:val="20"/>
                <w:lang w:val="en-US"/>
              </w:rPr>
              <w:t> </w:t>
            </w:r>
          </w:p>
        </w:tc>
      </w:tr>
    </w:tbl>
    <w:p w14:paraId="32ECD06D" w14:textId="77777777" w:rsidR="00DD06C9" w:rsidRPr="00D8799A" w:rsidRDefault="00DD06C9" w:rsidP="00DD06C9">
      <w:pPr>
        <w:jc w:val="both"/>
        <w:rPr>
          <w:sz w:val="20"/>
          <w:szCs w:val="20"/>
          <w:lang w:val="en-US"/>
        </w:rPr>
      </w:pPr>
      <w:r w:rsidRPr="00D8799A">
        <w:rPr>
          <w:sz w:val="20"/>
          <w:szCs w:val="20"/>
          <w:lang w:val="en-US"/>
        </w:rPr>
        <w:t> </w:t>
      </w:r>
    </w:p>
    <w:p w14:paraId="4CEC6F18" w14:textId="77777777" w:rsidR="00DD06C9" w:rsidRDefault="00DD06C9" w:rsidP="004858DB">
      <w:pPr>
        <w:spacing w:line="240" w:lineRule="auto"/>
        <w:jc w:val="both"/>
        <w:rPr>
          <w:rFonts w:eastAsia="Times New Roman"/>
          <w:sz w:val="20"/>
          <w:szCs w:val="20"/>
          <w:lang w:val="fr-FR"/>
        </w:rPr>
      </w:pPr>
    </w:p>
    <w:p w14:paraId="69DDBB85" w14:textId="77777777" w:rsidR="00085BA8" w:rsidRDefault="00085BA8" w:rsidP="004858DB">
      <w:pPr>
        <w:spacing w:line="240" w:lineRule="auto"/>
        <w:jc w:val="both"/>
        <w:rPr>
          <w:rFonts w:eastAsia="Times New Roman"/>
          <w:sz w:val="20"/>
          <w:szCs w:val="20"/>
          <w:lang w:val="fr-FR"/>
        </w:rPr>
      </w:pPr>
    </w:p>
    <w:p w14:paraId="2F5E76D4" w14:textId="77777777" w:rsidR="00085BA8" w:rsidRDefault="00085BA8" w:rsidP="004858DB">
      <w:pPr>
        <w:spacing w:line="240" w:lineRule="auto"/>
        <w:jc w:val="both"/>
        <w:rPr>
          <w:rFonts w:eastAsia="Times New Roman"/>
          <w:sz w:val="20"/>
          <w:szCs w:val="20"/>
          <w:lang w:val="fr-FR"/>
        </w:rPr>
      </w:pPr>
    </w:p>
    <w:p w14:paraId="0F28D160" w14:textId="77777777" w:rsidR="00085BA8" w:rsidRDefault="00085BA8" w:rsidP="004858DB">
      <w:pPr>
        <w:spacing w:line="240" w:lineRule="auto"/>
        <w:jc w:val="both"/>
        <w:rPr>
          <w:rFonts w:eastAsia="Times New Roman"/>
          <w:sz w:val="20"/>
          <w:szCs w:val="20"/>
          <w:lang w:val="fr-FR"/>
        </w:rPr>
      </w:pPr>
    </w:p>
    <w:p w14:paraId="738E0E58" w14:textId="77777777" w:rsidR="00085BA8" w:rsidRDefault="00085BA8" w:rsidP="004858DB">
      <w:pPr>
        <w:spacing w:line="240" w:lineRule="auto"/>
        <w:jc w:val="both"/>
        <w:rPr>
          <w:rFonts w:eastAsia="Times New Roman"/>
          <w:sz w:val="20"/>
          <w:szCs w:val="20"/>
          <w:lang w:val="fr-FR"/>
        </w:rPr>
      </w:pPr>
    </w:p>
    <w:p w14:paraId="62D26086" w14:textId="77777777" w:rsidR="00085BA8" w:rsidRDefault="00085BA8" w:rsidP="004858DB">
      <w:pPr>
        <w:spacing w:line="240" w:lineRule="auto"/>
        <w:jc w:val="both"/>
        <w:rPr>
          <w:ins w:id="1351" w:author="Jean Serge NGAIMA" w:date="2025-10-08T22:15:00Z" w16du:dateUtc="2025-10-08T21:15:00Z"/>
          <w:rFonts w:eastAsia="Times New Roman"/>
          <w:sz w:val="20"/>
          <w:szCs w:val="20"/>
          <w:lang w:val="fr-FR"/>
        </w:rPr>
      </w:pPr>
    </w:p>
    <w:p w14:paraId="487857C7" w14:textId="77777777" w:rsidR="003452E6" w:rsidRDefault="003452E6" w:rsidP="004858DB">
      <w:pPr>
        <w:spacing w:line="240" w:lineRule="auto"/>
        <w:jc w:val="both"/>
        <w:rPr>
          <w:ins w:id="1352" w:author="Jean Serge NGAIMA" w:date="2025-10-08T22:15:00Z" w16du:dateUtc="2025-10-08T21:15:00Z"/>
          <w:rFonts w:eastAsia="Times New Roman"/>
          <w:sz w:val="20"/>
          <w:szCs w:val="20"/>
          <w:lang w:val="fr-FR"/>
        </w:rPr>
      </w:pPr>
    </w:p>
    <w:p w14:paraId="1F0E2BD1" w14:textId="77777777" w:rsidR="003452E6" w:rsidRDefault="003452E6" w:rsidP="004858DB">
      <w:pPr>
        <w:spacing w:line="240" w:lineRule="auto"/>
        <w:jc w:val="both"/>
        <w:rPr>
          <w:ins w:id="1353" w:author="Jean Serge NGAIMA" w:date="2025-10-08T22:15:00Z" w16du:dateUtc="2025-10-08T21:15:00Z"/>
          <w:rFonts w:eastAsia="Times New Roman"/>
          <w:sz w:val="20"/>
          <w:szCs w:val="20"/>
          <w:lang w:val="fr-FR"/>
        </w:rPr>
      </w:pPr>
    </w:p>
    <w:p w14:paraId="327305BD" w14:textId="77777777" w:rsidR="003452E6" w:rsidRDefault="003452E6" w:rsidP="004858DB">
      <w:pPr>
        <w:spacing w:line="240" w:lineRule="auto"/>
        <w:jc w:val="both"/>
        <w:rPr>
          <w:ins w:id="1354" w:author="Jean Serge NGAIMA" w:date="2025-10-08T22:15:00Z" w16du:dateUtc="2025-10-08T21:15:00Z"/>
          <w:rFonts w:eastAsia="Times New Roman"/>
          <w:sz w:val="20"/>
          <w:szCs w:val="20"/>
          <w:lang w:val="fr-FR"/>
        </w:rPr>
      </w:pPr>
    </w:p>
    <w:p w14:paraId="731FE9A6" w14:textId="77777777" w:rsidR="003452E6" w:rsidRDefault="003452E6" w:rsidP="004858DB">
      <w:pPr>
        <w:spacing w:line="240" w:lineRule="auto"/>
        <w:jc w:val="both"/>
        <w:rPr>
          <w:ins w:id="1355" w:author="Jean Serge NGAIMA" w:date="2025-10-08T22:15:00Z" w16du:dateUtc="2025-10-08T21:15:00Z"/>
          <w:rFonts w:eastAsia="Times New Roman"/>
          <w:sz w:val="20"/>
          <w:szCs w:val="20"/>
          <w:lang w:val="fr-FR"/>
        </w:rPr>
      </w:pPr>
    </w:p>
    <w:p w14:paraId="22E80645" w14:textId="77777777" w:rsidR="003452E6" w:rsidRDefault="003452E6" w:rsidP="004858DB">
      <w:pPr>
        <w:spacing w:line="240" w:lineRule="auto"/>
        <w:jc w:val="both"/>
        <w:rPr>
          <w:ins w:id="1356" w:author="Jean Serge NGAIMA" w:date="2025-10-08T22:15:00Z" w16du:dateUtc="2025-10-08T21:15:00Z"/>
          <w:rFonts w:eastAsia="Times New Roman"/>
          <w:sz w:val="20"/>
          <w:szCs w:val="20"/>
          <w:lang w:val="fr-FR"/>
        </w:rPr>
      </w:pPr>
    </w:p>
    <w:p w14:paraId="0B556113" w14:textId="77777777" w:rsidR="003452E6" w:rsidRDefault="003452E6" w:rsidP="004858DB">
      <w:pPr>
        <w:spacing w:line="240" w:lineRule="auto"/>
        <w:jc w:val="both"/>
        <w:rPr>
          <w:ins w:id="1357" w:author="Jean Serge NGAIMA" w:date="2025-10-08T22:15:00Z" w16du:dateUtc="2025-10-08T21:15:00Z"/>
          <w:rFonts w:eastAsia="Times New Roman"/>
          <w:sz w:val="20"/>
          <w:szCs w:val="20"/>
          <w:lang w:val="fr-FR"/>
        </w:rPr>
      </w:pPr>
    </w:p>
    <w:p w14:paraId="0EA614FB" w14:textId="77777777" w:rsidR="003452E6" w:rsidRDefault="003452E6" w:rsidP="004858DB">
      <w:pPr>
        <w:spacing w:line="240" w:lineRule="auto"/>
        <w:jc w:val="both"/>
        <w:rPr>
          <w:ins w:id="1358" w:author="Jean Serge NGAIMA" w:date="2025-10-08T22:15:00Z" w16du:dateUtc="2025-10-08T21:15:00Z"/>
          <w:rFonts w:eastAsia="Times New Roman"/>
          <w:sz w:val="20"/>
          <w:szCs w:val="20"/>
          <w:lang w:val="fr-FR"/>
        </w:rPr>
      </w:pPr>
    </w:p>
    <w:p w14:paraId="1C6520AA" w14:textId="77777777" w:rsidR="003452E6" w:rsidRDefault="003452E6" w:rsidP="004858DB">
      <w:pPr>
        <w:spacing w:line="240" w:lineRule="auto"/>
        <w:jc w:val="both"/>
        <w:rPr>
          <w:ins w:id="1359" w:author="Jean Serge NGAIMA" w:date="2025-10-08T22:15:00Z" w16du:dateUtc="2025-10-08T21:15:00Z"/>
          <w:rFonts w:eastAsia="Times New Roman"/>
          <w:sz w:val="20"/>
          <w:szCs w:val="20"/>
          <w:lang w:val="fr-FR"/>
        </w:rPr>
      </w:pPr>
    </w:p>
    <w:p w14:paraId="503C3063" w14:textId="77777777" w:rsidR="003452E6" w:rsidRDefault="003452E6" w:rsidP="004858DB">
      <w:pPr>
        <w:spacing w:line="240" w:lineRule="auto"/>
        <w:jc w:val="both"/>
        <w:rPr>
          <w:ins w:id="1360" w:author="Jean Serge NGAIMA" w:date="2025-10-08T22:15:00Z" w16du:dateUtc="2025-10-08T21:15:00Z"/>
          <w:rFonts w:eastAsia="Times New Roman"/>
          <w:sz w:val="20"/>
          <w:szCs w:val="20"/>
          <w:lang w:val="fr-FR"/>
        </w:rPr>
      </w:pPr>
    </w:p>
    <w:p w14:paraId="45EB4D97" w14:textId="77777777" w:rsidR="003452E6" w:rsidRDefault="003452E6" w:rsidP="004858DB">
      <w:pPr>
        <w:spacing w:line="240" w:lineRule="auto"/>
        <w:jc w:val="both"/>
        <w:rPr>
          <w:ins w:id="1361" w:author="Jean Serge NGAIMA" w:date="2025-10-08T22:15:00Z" w16du:dateUtc="2025-10-08T21:15:00Z"/>
          <w:rFonts w:eastAsia="Times New Roman"/>
          <w:sz w:val="20"/>
          <w:szCs w:val="20"/>
          <w:lang w:val="fr-FR"/>
        </w:rPr>
      </w:pPr>
    </w:p>
    <w:p w14:paraId="4A6C1499" w14:textId="77777777" w:rsidR="003452E6" w:rsidRDefault="003452E6" w:rsidP="004858DB">
      <w:pPr>
        <w:spacing w:line="240" w:lineRule="auto"/>
        <w:jc w:val="both"/>
        <w:rPr>
          <w:ins w:id="1362" w:author="Jean Serge NGAIMA" w:date="2025-10-08T22:15:00Z" w16du:dateUtc="2025-10-08T21:15:00Z"/>
          <w:rFonts w:eastAsia="Times New Roman"/>
          <w:sz w:val="20"/>
          <w:szCs w:val="20"/>
          <w:lang w:val="fr-FR"/>
        </w:rPr>
      </w:pPr>
    </w:p>
    <w:p w14:paraId="5B3BD0E6" w14:textId="77777777" w:rsidR="003452E6" w:rsidRDefault="003452E6" w:rsidP="004858DB">
      <w:pPr>
        <w:spacing w:line="240" w:lineRule="auto"/>
        <w:jc w:val="both"/>
        <w:rPr>
          <w:ins w:id="1363" w:author="Jean Serge NGAIMA" w:date="2025-10-08T22:15:00Z" w16du:dateUtc="2025-10-08T21:15:00Z"/>
          <w:rFonts w:eastAsia="Times New Roman"/>
          <w:sz w:val="20"/>
          <w:szCs w:val="20"/>
          <w:lang w:val="fr-FR"/>
        </w:rPr>
      </w:pPr>
    </w:p>
    <w:p w14:paraId="2330A8C8" w14:textId="77777777" w:rsidR="003452E6" w:rsidRDefault="003452E6" w:rsidP="004858DB">
      <w:pPr>
        <w:spacing w:line="240" w:lineRule="auto"/>
        <w:jc w:val="both"/>
        <w:rPr>
          <w:ins w:id="1364" w:author="Jean Serge NGAIMA" w:date="2025-10-08T22:15:00Z" w16du:dateUtc="2025-10-08T21:15:00Z"/>
          <w:rFonts w:eastAsia="Times New Roman"/>
          <w:sz w:val="20"/>
          <w:szCs w:val="20"/>
          <w:lang w:val="fr-FR"/>
        </w:rPr>
      </w:pPr>
    </w:p>
    <w:p w14:paraId="4FF1AD92" w14:textId="77777777" w:rsidR="003452E6" w:rsidRDefault="003452E6" w:rsidP="004858DB">
      <w:pPr>
        <w:spacing w:line="240" w:lineRule="auto"/>
        <w:jc w:val="both"/>
        <w:rPr>
          <w:ins w:id="1365" w:author="Jean Serge NGAIMA" w:date="2025-10-08T22:15:00Z" w16du:dateUtc="2025-10-08T21:15:00Z"/>
          <w:rFonts w:eastAsia="Times New Roman"/>
          <w:sz w:val="20"/>
          <w:szCs w:val="20"/>
          <w:lang w:val="fr-FR"/>
        </w:rPr>
      </w:pPr>
    </w:p>
    <w:p w14:paraId="75794F99" w14:textId="77777777" w:rsidR="003452E6" w:rsidRDefault="003452E6" w:rsidP="004858DB">
      <w:pPr>
        <w:spacing w:line="240" w:lineRule="auto"/>
        <w:jc w:val="both"/>
        <w:rPr>
          <w:ins w:id="1366" w:author="Jean Serge NGAIMA" w:date="2025-10-08T22:15:00Z" w16du:dateUtc="2025-10-08T21:15:00Z"/>
          <w:rFonts w:eastAsia="Times New Roman"/>
          <w:sz w:val="20"/>
          <w:szCs w:val="20"/>
          <w:lang w:val="fr-FR"/>
        </w:rPr>
      </w:pPr>
    </w:p>
    <w:p w14:paraId="0E9833A5" w14:textId="77777777" w:rsidR="003452E6" w:rsidRDefault="003452E6" w:rsidP="004858DB">
      <w:pPr>
        <w:spacing w:line="240" w:lineRule="auto"/>
        <w:jc w:val="both"/>
        <w:rPr>
          <w:ins w:id="1367" w:author="Jean Serge NGAIMA" w:date="2025-10-08T22:15:00Z" w16du:dateUtc="2025-10-08T21:15:00Z"/>
          <w:rFonts w:eastAsia="Times New Roman"/>
          <w:sz w:val="20"/>
          <w:szCs w:val="20"/>
          <w:lang w:val="fr-FR"/>
        </w:rPr>
      </w:pPr>
    </w:p>
    <w:p w14:paraId="664027DF" w14:textId="77777777" w:rsidR="003452E6" w:rsidRDefault="003452E6" w:rsidP="004858DB">
      <w:pPr>
        <w:spacing w:line="240" w:lineRule="auto"/>
        <w:jc w:val="both"/>
        <w:rPr>
          <w:ins w:id="1368" w:author="Jean Serge NGAIMA" w:date="2025-10-08T22:15:00Z" w16du:dateUtc="2025-10-08T21:15:00Z"/>
          <w:rFonts w:eastAsia="Times New Roman"/>
          <w:sz w:val="20"/>
          <w:szCs w:val="20"/>
          <w:lang w:val="fr-FR"/>
        </w:rPr>
      </w:pPr>
    </w:p>
    <w:p w14:paraId="579A29EF" w14:textId="77777777" w:rsidR="003452E6" w:rsidRDefault="003452E6" w:rsidP="004858DB">
      <w:pPr>
        <w:spacing w:line="240" w:lineRule="auto"/>
        <w:jc w:val="both"/>
        <w:rPr>
          <w:rFonts w:eastAsia="Times New Roman"/>
          <w:sz w:val="20"/>
          <w:szCs w:val="20"/>
          <w:lang w:val="fr-FR"/>
        </w:rPr>
      </w:pPr>
    </w:p>
    <w:p w14:paraId="6433168F" w14:textId="77777777" w:rsidR="00085BA8" w:rsidRDefault="00085BA8" w:rsidP="004858DB">
      <w:pPr>
        <w:spacing w:line="240" w:lineRule="auto"/>
        <w:jc w:val="both"/>
        <w:rPr>
          <w:rFonts w:eastAsia="Times New Roman"/>
          <w:sz w:val="20"/>
          <w:szCs w:val="20"/>
          <w:lang w:val="fr-FR"/>
        </w:rPr>
      </w:pPr>
    </w:p>
    <w:p w14:paraId="5886F802" w14:textId="25B7965D" w:rsidR="00DD06C9" w:rsidRPr="00D8799A" w:rsidRDefault="00DD06C9" w:rsidP="004858DB">
      <w:pPr>
        <w:spacing w:line="240" w:lineRule="auto"/>
        <w:jc w:val="both"/>
        <w:rPr>
          <w:rFonts w:eastAsia="Times New Roman"/>
          <w:sz w:val="20"/>
          <w:szCs w:val="20"/>
          <w:lang w:val="fr-FR"/>
        </w:rPr>
      </w:pPr>
    </w:p>
    <w:p w14:paraId="6BEB8CD8" w14:textId="420C9D84" w:rsidR="008239E1" w:rsidRPr="00D8799A" w:rsidRDefault="00DD06C9" w:rsidP="00622DBD">
      <w:pPr>
        <w:rPr>
          <w:bCs/>
          <w:sz w:val="20"/>
          <w:szCs w:val="20"/>
        </w:rPr>
      </w:pPr>
      <w:r w:rsidRPr="00D8799A">
        <w:rPr>
          <w:rFonts w:eastAsia="Times New Roman"/>
          <w:b/>
          <w:bCs/>
          <w:sz w:val="20"/>
          <w:szCs w:val="20"/>
          <w:lang w:val="fr-FR"/>
        </w:rPr>
        <w:t xml:space="preserve">ANNEXE </w:t>
      </w:r>
      <w:r w:rsidR="00622DBD" w:rsidRPr="00D8799A">
        <w:rPr>
          <w:rFonts w:eastAsia="Times New Roman"/>
          <w:b/>
          <w:bCs/>
          <w:sz w:val="20"/>
          <w:szCs w:val="20"/>
          <w:lang w:val="fr-FR"/>
        </w:rPr>
        <w:t>1</w:t>
      </w:r>
      <w:r w:rsidRPr="00D8799A">
        <w:rPr>
          <w:rFonts w:eastAsia="Times New Roman"/>
          <w:b/>
          <w:bCs/>
          <w:sz w:val="20"/>
          <w:szCs w:val="20"/>
          <w:lang w:val="fr-FR"/>
        </w:rPr>
        <w:t xml:space="preserve"> :  </w:t>
      </w:r>
      <w:r w:rsidR="004E23F7" w:rsidRPr="00D8799A">
        <w:rPr>
          <w:rFonts w:eastAsia="Times New Roman"/>
          <w:b/>
          <w:bCs/>
          <w:sz w:val="20"/>
          <w:szCs w:val="20"/>
          <w:lang w:val="fr-FR"/>
        </w:rPr>
        <w:t xml:space="preserve"> </w:t>
      </w:r>
      <w:proofErr w:type="spellStart"/>
      <w:r w:rsidR="008239E1" w:rsidRPr="00D8799A">
        <w:rPr>
          <w:bCs/>
          <w:sz w:val="20"/>
          <w:szCs w:val="20"/>
        </w:rPr>
        <w:t>Méthodologie</w:t>
      </w:r>
      <w:proofErr w:type="spellEnd"/>
      <w:r w:rsidR="008239E1" w:rsidRPr="00D8799A">
        <w:rPr>
          <w:bCs/>
          <w:sz w:val="20"/>
          <w:szCs w:val="20"/>
          <w:lang w:val="fr-CH"/>
        </w:rPr>
        <w:t xml:space="preserve"> </w:t>
      </w:r>
      <w:r w:rsidR="008239E1" w:rsidRPr="00D8799A">
        <w:rPr>
          <w:bCs/>
          <w:sz w:val="20"/>
          <w:szCs w:val="20"/>
        </w:rPr>
        <w:t xml:space="preserve">de </w:t>
      </w:r>
      <w:proofErr w:type="spellStart"/>
      <w:r w:rsidR="008239E1" w:rsidRPr="00D8799A">
        <w:rPr>
          <w:bCs/>
          <w:sz w:val="20"/>
          <w:szCs w:val="20"/>
        </w:rPr>
        <w:t>l’écriture</w:t>
      </w:r>
      <w:proofErr w:type="spellEnd"/>
      <w:r w:rsidR="008239E1" w:rsidRPr="00D8799A">
        <w:rPr>
          <w:bCs/>
          <w:sz w:val="20"/>
          <w:szCs w:val="20"/>
        </w:rPr>
        <w:t xml:space="preserve"> de</w:t>
      </w:r>
      <w:r w:rsidR="00622DBD" w:rsidRPr="00D8799A">
        <w:rPr>
          <w:bCs/>
          <w:sz w:val="20"/>
          <w:szCs w:val="20"/>
        </w:rPr>
        <w:t xml:space="preserve"> </w:t>
      </w:r>
      <w:proofErr w:type="gramStart"/>
      <w:r w:rsidR="00622DBD" w:rsidRPr="00D8799A">
        <w:rPr>
          <w:bCs/>
          <w:sz w:val="20"/>
          <w:szCs w:val="20"/>
        </w:rPr>
        <w:t xml:space="preserve">la </w:t>
      </w:r>
      <w:r w:rsidR="008239E1" w:rsidRPr="00D8799A">
        <w:rPr>
          <w:bCs/>
          <w:sz w:val="20"/>
          <w:szCs w:val="20"/>
        </w:rPr>
        <w:t xml:space="preserve"> subvention</w:t>
      </w:r>
      <w:proofErr w:type="gramEnd"/>
      <w:r w:rsidR="008239E1" w:rsidRPr="00D8799A">
        <w:rPr>
          <w:bCs/>
          <w:sz w:val="20"/>
          <w:szCs w:val="20"/>
        </w:rPr>
        <w:t xml:space="preserve"> de transition RSS, FAE ET ACP de </w:t>
      </w:r>
      <w:proofErr w:type="gramStart"/>
      <w:r w:rsidR="008239E1" w:rsidRPr="00D8799A">
        <w:rPr>
          <w:bCs/>
          <w:sz w:val="20"/>
          <w:szCs w:val="20"/>
        </w:rPr>
        <w:t>la  RD</w:t>
      </w:r>
      <w:proofErr w:type="gramEnd"/>
      <w:r w:rsidR="008239E1" w:rsidRPr="00D8799A">
        <w:rPr>
          <w:bCs/>
          <w:sz w:val="20"/>
          <w:szCs w:val="20"/>
        </w:rPr>
        <w:t xml:space="preserve"> Congo</w:t>
      </w:r>
      <w:r w:rsidR="00361A6C" w:rsidRPr="00D8799A">
        <w:rPr>
          <w:bCs/>
          <w:sz w:val="20"/>
          <w:szCs w:val="20"/>
        </w:rPr>
        <w:t>.</w:t>
      </w:r>
    </w:p>
    <w:p w14:paraId="46873461" w14:textId="77777777" w:rsidR="008239E1" w:rsidRPr="00D8799A" w:rsidRDefault="008239E1" w:rsidP="008239E1">
      <w:pPr>
        <w:rPr>
          <w:color w:val="5BACFF" w:themeColor="text2" w:themeTint="80"/>
          <w:sz w:val="20"/>
          <w:szCs w:val="20"/>
        </w:rPr>
      </w:pPr>
    </w:p>
    <w:p w14:paraId="4BF13518" w14:textId="5750FBB4" w:rsidR="008239E1" w:rsidRDefault="00F31397" w:rsidP="4EF77C7B">
      <w:pPr>
        <w:pStyle w:val="Paragraphedeliste"/>
        <w:keepNext/>
        <w:keepLines/>
        <w:numPr>
          <w:ilvl w:val="1"/>
          <w:numId w:val="19"/>
        </w:numPr>
        <w:pBdr>
          <w:top w:val="nil"/>
          <w:left w:val="nil"/>
          <w:bottom w:val="nil"/>
          <w:right w:val="nil"/>
          <w:between w:val="nil"/>
        </w:pBdr>
        <w:spacing w:after="120"/>
        <w:jc w:val="both"/>
        <w:rPr>
          <w:b/>
          <w:bCs/>
          <w:color w:val="000000"/>
          <w:sz w:val="20"/>
          <w:szCs w:val="20"/>
          <w:lang w:val="en-US"/>
        </w:rPr>
      </w:pPr>
      <w:bookmarkStart w:id="1369" w:name="_heading=h.3dy6vkm" w:colFirst="0" w:colLast="0"/>
      <w:bookmarkStart w:id="1370" w:name="_heading=h.1t3h5sf" w:colFirst="0" w:colLast="0"/>
      <w:bookmarkEnd w:id="1369"/>
      <w:bookmarkEnd w:id="1370"/>
      <w:r w:rsidRPr="00D8799A">
        <w:rPr>
          <w:noProof/>
          <w:sz w:val="20"/>
          <w:szCs w:val="20"/>
        </w:rPr>
        <mc:AlternateContent>
          <mc:Choice Requires="wpg">
            <w:drawing>
              <wp:anchor distT="0" distB="0" distL="114300" distR="114300" simplePos="0" relativeHeight="251658243" behindDoc="0" locked="0" layoutInCell="1" allowOverlap="1" wp14:anchorId="31AB3233" wp14:editId="58D512B6">
                <wp:simplePos x="0" y="0"/>
                <wp:positionH relativeFrom="margin">
                  <wp:align>center</wp:align>
                </wp:positionH>
                <wp:positionV relativeFrom="paragraph">
                  <wp:posOffset>269047</wp:posOffset>
                </wp:positionV>
                <wp:extent cx="6885940" cy="4781550"/>
                <wp:effectExtent l="0" t="0" r="0" b="0"/>
                <wp:wrapNone/>
                <wp:docPr id="264" name="Google Shape;264;g383cd7cdf84_0_21"/>
                <wp:cNvGraphicFramePr/>
                <a:graphic xmlns:a="http://schemas.openxmlformats.org/drawingml/2006/main">
                  <a:graphicData uri="http://schemas.microsoft.com/office/word/2010/wordprocessingGroup">
                    <wpg:wgp>
                      <wpg:cNvGrpSpPr/>
                      <wpg:grpSpPr>
                        <a:xfrm>
                          <a:off x="0" y="0"/>
                          <a:ext cx="6885940" cy="4781550"/>
                          <a:chOff x="0" y="0"/>
                          <a:chExt cx="8256923" cy="2946311"/>
                        </a:xfrm>
                      </wpg:grpSpPr>
                      <wpg:grpSp>
                        <wpg:cNvPr id="1217190857" name="Google Shape;265;g383cd7cdf84_0_21"/>
                        <wpg:cNvGrpSpPr/>
                        <wpg:grpSpPr>
                          <a:xfrm>
                            <a:off x="0" y="0"/>
                            <a:ext cx="8256923" cy="797399"/>
                            <a:chOff x="0" y="0"/>
                            <a:chExt cx="8256923" cy="1497463"/>
                          </a:xfrm>
                        </wpg:grpSpPr>
                        <wps:wsp>
                          <wps:cNvPr id="2062380985" name="Google Shape;266;g383cd7cdf84_0_21"/>
                          <wps:cNvSpPr/>
                          <wps:spPr>
                            <a:xfrm>
                              <a:off x="0" y="160"/>
                              <a:ext cx="1529358" cy="1497300"/>
                            </a:xfrm>
                            <a:prstGeom prst="rect">
                              <a:avLst/>
                            </a:prstGeom>
                            <a:solidFill>
                              <a:srgbClr val="1155CC"/>
                            </a:solidFill>
                            <a:ln>
                              <a:noFill/>
                            </a:ln>
                          </wps:spPr>
                          <wps:txbx>
                            <w:txbxContent>
                              <w:p w14:paraId="34C8BCC4"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 xml:space="preserve">1. </w:t>
                                </w:r>
                                <w:proofErr w:type="gramStart"/>
                                <w:r>
                                  <w:rPr>
                                    <w:rFonts w:eastAsia="Times New Roman"/>
                                    <w:b/>
                                    <w:bCs/>
                                    <w:color w:val="FFFFFF"/>
                                    <w:sz w:val="20"/>
                                    <w:szCs w:val="20"/>
                                    <w:lang w:val="en-GB"/>
                                  </w:rPr>
                                  <w:t>Elaboration  des</w:t>
                                </w:r>
                                <w:proofErr w:type="gramEnd"/>
                                <w:r>
                                  <w:rPr>
                                    <w:rFonts w:eastAsia="Times New Roman"/>
                                    <w:b/>
                                    <w:bCs/>
                                    <w:color w:val="FFFFFF"/>
                                    <w:sz w:val="20"/>
                                    <w:szCs w:val="20"/>
                                    <w:lang w:val="en-GB"/>
                                  </w:rPr>
                                  <w:t xml:space="preserve"> </w:t>
                                </w:r>
                                <w:proofErr w:type="spellStart"/>
                                <w:r>
                                  <w:rPr>
                                    <w:rFonts w:eastAsia="Times New Roman"/>
                                    <w:b/>
                                    <w:bCs/>
                                    <w:color w:val="FFFFFF"/>
                                    <w:sz w:val="20"/>
                                    <w:szCs w:val="20"/>
                                    <w:lang w:val="en-GB"/>
                                  </w:rPr>
                                  <w:t>critères</w:t>
                                </w:r>
                                <w:proofErr w:type="spellEnd"/>
                                <w:r>
                                  <w:rPr>
                                    <w:rFonts w:eastAsia="Times New Roman"/>
                                    <w:b/>
                                    <w:bCs/>
                                    <w:color w:val="FFFFFF"/>
                                    <w:sz w:val="20"/>
                                    <w:szCs w:val="20"/>
                                    <w:lang w:val="en-GB"/>
                                  </w:rPr>
                                  <w:t xml:space="preserve"> de </w:t>
                                </w:r>
                                <w:proofErr w:type="spellStart"/>
                                <w:r>
                                  <w:rPr>
                                    <w:rFonts w:eastAsia="Times New Roman"/>
                                    <w:b/>
                                    <w:bCs/>
                                    <w:color w:val="FFFFFF"/>
                                    <w:sz w:val="20"/>
                                    <w:szCs w:val="20"/>
                                    <w:lang w:val="en-GB"/>
                                  </w:rPr>
                                  <w:t>priorisation</w:t>
                                </w:r>
                                <w:proofErr w:type="spellEnd"/>
                                <w:r>
                                  <w:rPr>
                                    <w:rFonts w:eastAsia="Times New Roman"/>
                                    <w:b/>
                                    <w:bCs/>
                                    <w:color w:val="FFFFFF"/>
                                    <w:sz w:val="20"/>
                                    <w:szCs w:val="20"/>
                                    <w:lang w:val="en-GB"/>
                                  </w:rPr>
                                  <w:t xml:space="preserve"> et </w:t>
                                </w:r>
                                <w:r w:rsidRPr="00E53A10">
                                  <w:rPr>
                                    <w:rFonts w:eastAsia="Times New Roman"/>
                                    <w:b/>
                                    <w:bCs/>
                                    <w:color w:val="FFFFFF"/>
                                    <w:sz w:val="20"/>
                                    <w:szCs w:val="20"/>
                                    <w:lang w:val="en-GB"/>
                                  </w:rPr>
                                  <w:t xml:space="preserve">Revue </w:t>
                                </w:r>
                                <w:proofErr w:type="spellStart"/>
                                <w:r w:rsidRPr="00E53A10">
                                  <w:rPr>
                                    <w:rFonts w:eastAsia="Times New Roman"/>
                                    <w:b/>
                                    <w:bCs/>
                                    <w:color w:val="FFFFFF"/>
                                    <w:sz w:val="20"/>
                                    <w:szCs w:val="20"/>
                                    <w:lang w:val="en-GB"/>
                                  </w:rPr>
                                  <w:t>documentaire</w:t>
                                </w:r>
                                <w:proofErr w:type="spellEnd"/>
                              </w:p>
                            </w:txbxContent>
                          </wps:txbx>
                          <wps:bodyPr spcFirstLastPara="1" wrap="square" lIns="69525" tIns="69525" rIns="69525" bIns="69525" anchor="ctr" anchorCtr="0">
                            <a:noAutofit/>
                          </wps:bodyPr>
                        </wps:wsp>
                        <wps:wsp>
                          <wps:cNvPr id="250943283" name="Google Shape;267;g383cd7cdf84_0_21"/>
                          <wps:cNvSpPr/>
                          <wps:spPr>
                            <a:xfrm>
                              <a:off x="1632122" y="160"/>
                              <a:ext cx="1536310" cy="1497300"/>
                            </a:xfrm>
                            <a:prstGeom prst="rect">
                              <a:avLst/>
                            </a:prstGeom>
                            <a:solidFill>
                              <a:srgbClr val="1155CC"/>
                            </a:solidFill>
                            <a:ln>
                              <a:noFill/>
                            </a:ln>
                          </wps:spPr>
                          <wps:txbx>
                            <w:txbxContent>
                              <w:p w14:paraId="26F7E086"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2. Travaux de</w:t>
                                </w:r>
                                <w:r>
                                  <w:rPr>
                                    <w:rFonts w:eastAsia="Times New Roman"/>
                                    <w:b/>
                                    <w:bCs/>
                                    <w:color w:val="FFFFFF"/>
                                    <w:sz w:val="20"/>
                                    <w:szCs w:val="20"/>
                                    <w:lang w:val="en-GB"/>
                                  </w:rPr>
                                  <w:t>s</w:t>
                                </w:r>
                                <w:r w:rsidRPr="00E53A10">
                                  <w:rPr>
                                    <w:rFonts w:eastAsia="Times New Roman"/>
                                    <w:b/>
                                    <w:bCs/>
                                    <w:color w:val="FFFFFF"/>
                                    <w:sz w:val="20"/>
                                    <w:szCs w:val="20"/>
                                    <w:lang w:val="en-GB"/>
                                  </w:rPr>
                                  <w:t xml:space="preserve"> </w:t>
                                </w:r>
                                <w:proofErr w:type="spellStart"/>
                                <w:r w:rsidRPr="00E53A10">
                                  <w:rPr>
                                    <w:rFonts w:eastAsia="Times New Roman"/>
                                    <w:b/>
                                    <w:bCs/>
                                    <w:color w:val="FFFFFF"/>
                                    <w:sz w:val="20"/>
                                    <w:szCs w:val="20"/>
                                    <w:lang w:val="en-GB"/>
                                  </w:rPr>
                                  <w:t>groupe</w:t>
                                </w:r>
                                <w:r>
                                  <w:rPr>
                                    <w:rFonts w:eastAsia="Times New Roman"/>
                                    <w:b/>
                                    <w:bCs/>
                                    <w:color w:val="FFFFFF"/>
                                    <w:sz w:val="20"/>
                                    <w:szCs w:val="20"/>
                                    <w:lang w:val="en-GB"/>
                                  </w:rPr>
                                  <w:t>s</w:t>
                                </w:r>
                                <w:proofErr w:type="spellEnd"/>
                              </w:p>
                            </w:txbxContent>
                          </wps:txbx>
                          <wps:bodyPr spcFirstLastPara="1" wrap="square" lIns="69525" tIns="69525" rIns="69525" bIns="69525" anchor="ctr" anchorCtr="0">
                            <a:noAutofit/>
                          </wps:bodyPr>
                        </wps:wsp>
                        <wps:wsp>
                          <wps:cNvPr id="1070429450" name="Google Shape;268;g383cd7cdf84_0_21"/>
                          <wps:cNvSpPr/>
                          <wps:spPr>
                            <a:xfrm>
                              <a:off x="3351571" y="163"/>
                              <a:ext cx="1601243" cy="1497300"/>
                            </a:xfrm>
                            <a:prstGeom prst="rect">
                              <a:avLst/>
                            </a:prstGeom>
                            <a:solidFill>
                              <a:srgbClr val="1155CC"/>
                            </a:solidFill>
                            <a:ln>
                              <a:noFill/>
                            </a:ln>
                          </wps:spPr>
                          <wps:txbx>
                            <w:txbxContent>
                              <w:p w14:paraId="0DEF2998"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 xml:space="preserve">3. Pré atelier </w:t>
                                </w:r>
                                <w:proofErr w:type="spellStart"/>
                                <w:r w:rsidRPr="00E53A10">
                                  <w:rPr>
                                    <w:rFonts w:eastAsia="Times New Roman"/>
                                    <w:b/>
                                    <w:bCs/>
                                    <w:color w:val="FFFFFF"/>
                                    <w:sz w:val="20"/>
                                    <w:szCs w:val="20"/>
                                    <w:lang w:val="en-GB"/>
                                  </w:rPr>
                                  <w:t>d’écriture</w:t>
                                </w:r>
                                <w:proofErr w:type="spellEnd"/>
                              </w:p>
                            </w:txbxContent>
                          </wps:txbx>
                          <wps:bodyPr spcFirstLastPara="1" wrap="square" lIns="69525" tIns="69525" rIns="69525" bIns="69525" anchor="ctr" anchorCtr="0">
                            <a:noAutofit/>
                          </wps:bodyPr>
                        </wps:wsp>
                        <wps:wsp>
                          <wps:cNvPr id="1172088838" name="Google Shape;269;g383cd7cdf84_0_21"/>
                          <wps:cNvSpPr/>
                          <wps:spPr>
                            <a:xfrm>
                              <a:off x="5027376" y="160"/>
                              <a:ext cx="1492800" cy="1497300"/>
                            </a:xfrm>
                            <a:prstGeom prst="rect">
                              <a:avLst/>
                            </a:prstGeom>
                            <a:solidFill>
                              <a:srgbClr val="1155CC"/>
                            </a:solidFill>
                            <a:ln>
                              <a:noFill/>
                            </a:ln>
                          </wps:spPr>
                          <wps:txbx>
                            <w:txbxContent>
                              <w:p w14:paraId="5355AB4B"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 xml:space="preserve">4. Atelier </w:t>
                                </w:r>
                                <w:proofErr w:type="spellStart"/>
                                <w:r w:rsidRPr="00E53A10">
                                  <w:rPr>
                                    <w:rFonts w:eastAsia="Times New Roman"/>
                                    <w:b/>
                                    <w:bCs/>
                                    <w:color w:val="FFFFFF"/>
                                    <w:sz w:val="20"/>
                                    <w:szCs w:val="20"/>
                                    <w:lang w:val="en-GB"/>
                                  </w:rPr>
                                  <w:t>d’écriture</w:t>
                                </w:r>
                                <w:proofErr w:type="spellEnd"/>
                              </w:p>
                            </w:txbxContent>
                          </wps:txbx>
                          <wps:bodyPr spcFirstLastPara="1" wrap="square" lIns="69525" tIns="69525" rIns="69525" bIns="69525" anchor="ctr" anchorCtr="0">
                            <a:noAutofit/>
                          </wps:bodyPr>
                        </wps:wsp>
                        <wps:wsp>
                          <wps:cNvPr id="1647770168" name="Google Shape;270;g383cd7cdf84_0_21"/>
                          <wps:cNvSpPr/>
                          <wps:spPr>
                            <a:xfrm>
                              <a:off x="6764123" y="0"/>
                              <a:ext cx="1492800" cy="1497300"/>
                            </a:xfrm>
                            <a:prstGeom prst="rect">
                              <a:avLst/>
                            </a:prstGeom>
                            <a:solidFill>
                              <a:srgbClr val="1155CC"/>
                            </a:solidFill>
                            <a:ln>
                              <a:noFill/>
                            </a:ln>
                          </wps:spPr>
                          <wps:txbx>
                            <w:txbxContent>
                              <w:p w14:paraId="4A3B0A77"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5. Validation de la subvention</w:t>
                                </w:r>
                              </w:p>
                            </w:txbxContent>
                          </wps:txbx>
                          <wps:bodyPr spcFirstLastPara="1" wrap="square" lIns="69525" tIns="69525" rIns="69525" bIns="69525" anchor="ctr" anchorCtr="0">
                            <a:noAutofit/>
                          </wps:bodyPr>
                        </wps:wsp>
                      </wpg:grpSp>
                      <wps:wsp>
                        <wps:cNvPr id="1460214264" name="Google Shape;271;g383cd7cdf84_0_21"/>
                        <wps:cNvSpPr/>
                        <wps:spPr>
                          <a:xfrm>
                            <a:off x="0" y="958811"/>
                            <a:ext cx="1529283" cy="1987500"/>
                          </a:xfrm>
                          <a:prstGeom prst="rect">
                            <a:avLst/>
                          </a:prstGeom>
                          <a:solidFill>
                            <a:srgbClr val="EEEEEE"/>
                          </a:solidFill>
                          <a:ln>
                            <a:noFill/>
                          </a:ln>
                        </wps:spPr>
                        <wps:txbx>
                          <w:txbxContent>
                            <w:p w14:paraId="563424FF" w14:textId="77777777" w:rsidR="008239E1" w:rsidRDefault="008239E1" w:rsidP="008239E1">
                              <w:pPr>
                                <w:rPr>
                                  <w:rFonts w:eastAsia="Times New Roman"/>
                                  <w:color w:val="000000"/>
                                  <w:sz w:val="20"/>
                                  <w:szCs w:val="20"/>
                                  <w:lang w:val="en-GB"/>
                                </w:rPr>
                              </w:pPr>
                              <w:r w:rsidRPr="00E53A10">
                                <w:rPr>
                                  <w:rFonts w:eastAsia="Times New Roman"/>
                                  <w:color w:val="000000"/>
                                  <w:sz w:val="20"/>
                                  <w:szCs w:val="20"/>
                                  <w:lang w:val="en-GB"/>
                                </w:rPr>
                                <w:t xml:space="preserve">Revue des documents </w:t>
                              </w:r>
                              <w:proofErr w:type="spellStart"/>
                              <w:r w:rsidRPr="00E53A10">
                                <w:rPr>
                                  <w:rFonts w:eastAsia="Times New Roman"/>
                                  <w:color w:val="000000"/>
                                  <w:sz w:val="20"/>
                                  <w:szCs w:val="20"/>
                                  <w:lang w:val="en-GB"/>
                                </w:rPr>
                                <w:t>stratégiques</w:t>
                              </w:r>
                              <w:proofErr w:type="spellEnd"/>
                              <w:r w:rsidRPr="00E53A10">
                                <w:rPr>
                                  <w:rFonts w:eastAsia="Times New Roman"/>
                                  <w:color w:val="000000"/>
                                  <w:sz w:val="20"/>
                                  <w:szCs w:val="20"/>
                                  <w:lang w:val="en-GB"/>
                                </w:rPr>
                                <w:t xml:space="preserve"> du pays </w:t>
                              </w:r>
                              <w:proofErr w:type="spellStart"/>
                              <w:r w:rsidRPr="00E53A10">
                                <w:rPr>
                                  <w:rFonts w:eastAsia="Times New Roman"/>
                                  <w:color w:val="000000"/>
                                  <w:sz w:val="20"/>
                                  <w:szCs w:val="20"/>
                                  <w:lang w:val="en-GB"/>
                                </w:rPr>
                                <w:t>en</w:t>
                              </w:r>
                              <w:proofErr w:type="spellEnd"/>
                              <w:r w:rsidRPr="00E53A10">
                                <w:rPr>
                                  <w:rFonts w:eastAsia="Times New Roman"/>
                                  <w:color w:val="000000"/>
                                  <w:sz w:val="20"/>
                                  <w:szCs w:val="20"/>
                                  <w:lang w:val="en-GB"/>
                                </w:rPr>
                                <w:t xml:space="preserve"> matière </w:t>
                              </w:r>
                              <w:r>
                                <w:rPr>
                                  <w:rFonts w:eastAsia="Times New Roman"/>
                                  <w:color w:val="000000"/>
                                  <w:sz w:val="20"/>
                                  <w:szCs w:val="20"/>
                                  <w:lang w:val="en-GB"/>
                                </w:rPr>
                                <w:t xml:space="preserve">de </w:t>
                              </w:r>
                              <w:r w:rsidRPr="00E53A10">
                                <w:rPr>
                                  <w:rFonts w:eastAsia="Times New Roman"/>
                                  <w:color w:val="000000"/>
                                  <w:sz w:val="20"/>
                                  <w:szCs w:val="20"/>
                                  <w:lang w:val="en-GB"/>
                                </w:rPr>
                                <w:t xml:space="preserve">santé et </w:t>
                              </w:r>
                              <w:r>
                                <w:rPr>
                                  <w:rFonts w:eastAsia="Times New Roman"/>
                                  <w:color w:val="000000"/>
                                  <w:sz w:val="20"/>
                                  <w:szCs w:val="20"/>
                                  <w:lang w:val="en-GB"/>
                                </w:rPr>
                                <w:t xml:space="preserve">la </w:t>
                              </w:r>
                              <w:r w:rsidRPr="00E53A10">
                                <w:rPr>
                                  <w:rFonts w:eastAsia="Times New Roman"/>
                                  <w:color w:val="000000"/>
                                  <w:sz w:val="20"/>
                                  <w:szCs w:val="20"/>
                                  <w:lang w:val="en-GB"/>
                                </w:rPr>
                                <w:t>vaccination</w:t>
                              </w:r>
                            </w:p>
                            <w:p w14:paraId="297C34BD" w14:textId="77777777" w:rsidR="008239E1" w:rsidRPr="00E53A10" w:rsidRDefault="008239E1" w:rsidP="008239E1">
                              <w:pPr>
                                <w:rPr>
                                  <w:rFonts w:eastAsia="Times New Roman"/>
                                  <w:color w:val="000000"/>
                                  <w:sz w:val="20"/>
                                  <w:szCs w:val="20"/>
                                  <w:lang w:val="en-GB"/>
                                </w:rPr>
                              </w:pPr>
                            </w:p>
                            <w:p w14:paraId="1CFFF1EE" w14:textId="77777777" w:rsidR="008239E1" w:rsidRDefault="008239E1" w:rsidP="008239E1">
                              <w:pPr>
                                <w:rPr>
                                  <w:rFonts w:eastAsia="Times New Roman"/>
                                  <w:color w:val="000000"/>
                                  <w:sz w:val="20"/>
                                  <w:szCs w:val="20"/>
                                  <w:lang w:val="en-GB"/>
                                </w:rPr>
                              </w:pPr>
                              <w:r>
                                <w:rPr>
                                  <w:rFonts w:eastAsia="Times New Roman"/>
                                  <w:color w:val="000000"/>
                                  <w:sz w:val="20"/>
                                  <w:szCs w:val="20"/>
                                  <w:lang w:val="en-GB"/>
                                </w:rPr>
                                <w:t xml:space="preserve">Elaboration des </w:t>
                              </w:r>
                              <w:proofErr w:type="spellStart"/>
                              <w:r>
                                <w:rPr>
                                  <w:rFonts w:eastAsia="Times New Roman"/>
                                  <w:color w:val="000000"/>
                                  <w:sz w:val="20"/>
                                  <w:szCs w:val="20"/>
                                  <w:lang w:val="en-GB"/>
                                </w:rPr>
                                <w:t>critères</w:t>
                              </w:r>
                              <w:proofErr w:type="spellEnd"/>
                              <w:r>
                                <w:rPr>
                                  <w:rFonts w:eastAsia="Times New Roman"/>
                                  <w:color w:val="000000"/>
                                  <w:sz w:val="20"/>
                                  <w:szCs w:val="20"/>
                                  <w:lang w:val="en-GB"/>
                                </w:rPr>
                                <w:t xml:space="preserve"> de </w:t>
                              </w:r>
                              <w:proofErr w:type="spellStart"/>
                              <w:r>
                                <w:rPr>
                                  <w:rFonts w:eastAsia="Times New Roman"/>
                                  <w:color w:val="000000"/>
                                  <w:sz w:val="20"/>
                                  <w:szCs w:val="20"/>
                                  <w:lang w:val="en-GB"/>
                                </w:rPr>
                                <w:t>priorisation</w:t>
                              </w:r>
                              <w:proofErr w:type="spellEnd"/>
                              <w:r>
                                <w:rPr>
                                  <w:rFonts w:eastAsia="Times New Roman"/>
                                  <w:color w:val="000000"/>
                                  <w:sz w:val="20"/>
                                  <w:szCs w:val="20"/>
                                  <w:lang w:val="en-GB"/>
                                </w:rPr>
                                <w:t xml:space="preserve"> </w:t>
                              </w:r>
                              <w:r w:rsidRPr="002E38E3">
                                <w:rPr>
                                  <w:rFonts w:eastAsia="Times New Roman"/>
                                  <w:b/>
                                  <w:bCs/>
                                  <w:color w:val="000000"/>
                                  <w:sz w:val="20"/>
                                  <w:szCs w:val="20"/>
                                  <w:lang w:val="en-GB"/>
                                </w:rPr>
                                <w:t xml:space="preserve">du 1er au 5 </w:t>
                              </w:r>
                              <w:proofErr w:type="spellStart"/>
                              <w:r w:rsidRPr="002E38E3">
                                <w:rPr>
                                  <w:rFonts w:eastAsia="Times New Roman"/>
                                  <w:b/>
                                  <w:bCs/>
                                  <w:color w:val="000000"/>
                                  <w:sz w:val="20"/>
                                  <w:szCs w:val="20"/>
                                  <w:lang w:val="en-GB"/>
                                </w:rPr>
                                <w:t>septembre</w:t>
                              </w:r>
                              <w:proofErr w:type="spellEnd"/>
                              <w:r w:rsidRPr="002E38E3">
                                <w:rPr>
                                  <w:rFonts w:eastAsia="Times New Roman"/>
                                  <w:b/>
                                  <w:bCs/>
                                  <w:color w:val="000000"/>
                                  <w:sz w:val="20"/>
                                  <w:szCs w:val="20"/>
                                  <w:lang w:val="en-GB"/>
                                </w:rPr>
                                <w:t xml:space="preserve"> 2025</w:t>
                              </w:r>
                              <w:r>
                                <w:rPr>
                                  <w:rFonts w:eastAsia="Times New Roman"/>
                                  <w:color w:val="000000"/>
                                  <w:sz w:val="20"/>
                                  <w:szCs w:val="20"/>
                                  <w:lang w:val="en-GB"/>
                                </w:rPr>
                                <w:t xml:space="preserve"> après la revue </w:t>
                              </w:r>
                              <w:proofErr w:type="spellStart"/>
                              <w:r>
                                <w:rPr>
                                  <w:rFonts w:eastAsia="Times New Roman"/>
                                  <w:color w:val="000000"/>
                                  <w:sz w:val="20"/>
                                  <w:szCs w:val="20"/>
                                  <w:lang w:val="en-GB"/>
                                </w:rPr>
                                <w:t>documentaire</w:t>
                              </w:r>
                              <w:proofErr w:type="spellEnd"/>
                              <w:r>
                                <w:rPr>
                                  <w:rFonts w:eastAsia="Times New Roman"/>
                                  <w:color w:val="000000"/>
                                  <w:sz w:val="20"/>
                                  <w:szCs w:val="20"/>
                                  <w:lang w:val="en-GB"/>
                                </w:rPr>
                                <w:t>.</w:t>
                              </w:r>
                            </w:p>
                            <w:p w14:paraId="21F104F0" w14:textId="77777777" w:rsidR="008239E1" w:rsidRDefault="008239E1" w:rsidP="008239E1">
                              <w:pPr>
                                <w:rPr>
                                  <w:rFonts w:eastAsia="Times New Roman"/>
                                  <w:color w:val="000000"/>
                                  <w:sz w:val="20"/>
                                  <w:szCs w:val="20"/>
                                  <w:lang w:val="en-GB"/>
                                </w:rPr>
                              </w:pPr>
                              <w:r>
                                <w:rPr>
                                  <w:rFonts w:eastAsia="Times New Roman"/>
                                  <w:color w:val="000000"/>
                                  <w:sz w:val="20"/>
                                  <w:szCs w:val="20"/>
                                  <w:lang w:val="en-GB"/>
                                </w:rPr>
                                <w:t xml:space="preserve">Validation des </w:t>
                              </w:r>
                              <w:proofErr w:type="spellStart"/>
                              <w:r>
                                <w:rPr>
                                  <w:rFonts w:eastAsia="Times New Roman"/>
                                  <w:color w:val="000000"/>
                                  <w:sz w:val="20"/>
                                  <w:szCs w:val="20"/>
                                  <w:lang w:val="en-GB"/>
                                </w:rPr>
                                <w:t>critères</w:t>
                              </w:r>
                              <w:proofErr w:type="spellEnd"/>
                              <w:r>
                                <w:rPr>
                                  <w:rFonts w:eastAsia="Times New Roman"/>
                                  <w:color w:val="000000"/>
                                  <w:sz w:val="20"/>
                                  <w:szCs w:val="20"/>
                                  <w:lang w:val="en-GB"/>
                                </w:rPr>
                                <w:t xml:space="preserve"> de </w:t>
                              </w:r>
                              <w:proofErr w:type="spellStart"/>
                              <w:r>
                                <w:rPr>
                                  <w:rFonts w:eastAsia="Times New Roman"/>
                                  <w:color w:val="000000"/>
                                  <w:sz w:val="20"/>
                                  <w:szCs w:val="20"/>
                                  <w:lang w:val="en-GB"/>
                                </w:rPr>
                                <w:t>priorisation</w:t>
                              </w:r>
                              <w:proofErr w:type="spellEnd"/>
                              <w:r>
                                <w:rPr>
                                  <w:rFonts w:eastAsia="Times New Roman"/>
                                  <w:color w:val="000000"/>
                                  <w:sz w:val="20"/>
                                  <w:szCs w:val="20"/>
                                  <w:lang w:val="en-GB"/>
                                </w:rPr>
                                <w:t xml:space="preserve"> </w:t>
                              </w:r>
                              <w:r w:rsidRPr="002C6118">
                                <w:rPr>
                                  <w:rFonts w:eastAsia="Times New Roman"/>
                                  <w:b/>
                                  <w:bCs/>
                                  <w:color w:val="000000"/>
                                  <w:sz w:val="20"/>
                                  <w:szCs w:val="20"/>
                                  <w:lang w:val="en-GB"/>
                                </w:rPr>
                                <w:t xml:space="preserve">le 9 </w:t>
                              </w:r>
                              <w:proofErr w:type="spellStart"/>
                              <w:r w:rsidRPr="002C6118">
                                <w:rPr>
                                  <w:rFonts w:eastAsia="Times New Roman"/>
                                  <w:b/>
                                  <w:bCs/>
                                  <w:color w:val="000000"/>
                                  <w:sz w:val="20"/>
                                  <w:szCs w:val="20"/>
                                  <w:lang w:val="en-GB"/>
                                </w:rPr>
                                <w:t>septembre</w:t>
                              </w:r>
                              <w:proofErr w:type="spellEnd"/>
                              <w:r w:rsidRPr="002C6118">
                                <w:rPr>
                                  <w:rFonts w:eastAsia="Times New Roman"/>
                                  <w:b/>
                                  <w:bCs/>
                                  <w:color w:val="000000"/>
                                  <w:sz w:val="20"/>
                                  <w:szCs w:val="20"/>
                                  <w:lang w:val="en-GB"/>
                                </w:rPr>
                                <w:t xml:space="preserve"> 2025</w:t>
                              </w:r>
                            </w:p>
                            <w:p w14:paraId="36573DFC" w14:textId="77777777" w:rsidR="008239E1" w:rsidRDefault="008239E1" w:rsidP="008239E1">
                              <w:pPr>
                                <w:rPr>
                                  <w:rFonts w:eastAsia="Times New Roman"/>
                                  <w:color w:val="000000"/>
                                  <w:sz w:val="20"/>
                                  <w:szCs w:val="20"/>
                                  <w:lang w:val="en-GB"/>
                                </w:rPr>
                              </w:pPr>
                            </w:p>
                            <w:p w14:paraId="4BF1BB5F" w14:textId="77777777" w:rsidR="008239E1" w:rsidRDefault="008239E1" w:rsidP="008239E1"/>
                          </w:txbxContent>
                        </wps:txbx>
                        <wps:bodyPr spcFirstLastPara="1" wrap="square" lIns="91425" tIns="91425" rIns="91425" bIns="91425" anchor="t" anchorCtr="0">
                          <a:noAutofit/>
                        </wps:bodyPr>
                      </wps:wsp>
                      <wps:wsp>
                        <wps:cNvPr id="1267734812" name="Google Shape;272;g383cd7cdf84_0_21"/>
                        <wps:cNvSpPr/>
                        <wps:spPr>
                          <a:xfrm>
                            <a:off x="1644211" y="958730"/>
                            <a:ext cx="1518135" cy="1987500"/>
                          </a:xfrm>
                          <a:prstGeom prst="rect">
                            <a:avLst/>
                          </a:prstGeom>
                          <a:solidFill>
                            <a:srgbClr val="EEEEEE"/>
                          </a:solidFill>
                          <a:ln>
                            <a:noFill/>
                          </a:ln>
                        </wps:spPr>
                        <wps:txbx>
                          <w:txbxContent>
                            <w:p w14:paraId="168E99AE" w14:textId="77777777" w:rsidR="008239E1" w:rsidRPr="00E53A10" w:rsidRDefault="008239E1" w:rsidP="008239E1">
                              <w:pPr>
                                <w:rPr>
                                  <w:rFonts w:eastAsia="Times New Roman"/>
                                  <w:color w:val="000000"/>
                                  <w:sz w:val="20"/>
                                  <w:szCs w:val="20"/>
                                  <w:lang w:val="en-GB"/>
                                </w:rPr>
                              </w:pPr>
                              <w:r w:rsidRPr="00E53A10">
                                <w:rPr>
                                  <w:rFonts w:eastAsia="Times New Roman"/>
                                  <w:color w:val="000000"/>
                                  <w:sz w:val="20"/>
                                  <w:szCs w:val="20"/>
                                  <w:lang w:val="en-GB"/>
                                </w:rPr>
                                <w:t xml:space="preserve">5 </w:t>
                              </w:r>
                              <w:proofErr w:type="spellStart"/>
                              <w:r w:rsidRPr="00E53A10">
                                <w:rPr>
                                  <w:rFonts w:eastAsia="Times New Roman"/>
                                  <w:color w:val="000000"/>
                                  <w:sz w:val="20"/>
                                  <w:szCs w:val="20"/>
                                  <w:lang w:val="en-GB"/>
                                </w:rPr>
                                <w:t>groupes</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thématiques</w:t>
                              </w:r>
                              <w:proofErr w:type="spellEnd"/>
                              <w:r w:rsidRPr="00E53A10">
                                <w:rPr>
                                  <w:rFonts w:eastAsia="Times New Roman"/>
                                  <w:color w:val="000000"/>
                                  <w:sz w:val="20"/>
                                  <w:szCs w:val="20"/>
                                  <w:lang w:val="en-GB"/>
                                </w:rPr>
                                <w:t xml:space="preserve"> avec les experts du PEV et des </w:t>
                              </w:r>
                              <w:proofErr w:type="spellStart"/>
                              <w:proofErr w:type="gramStart"/>
                              <w:r w:rsidRPr="00E53A10">
                                <w:rPr>
                                  <w:rFonts w:eastAsia="Times New Roman"/>
                                  <w:color w:val="000000"/>
                                  <w:sz w:val="20"/>
                                  <w:szCs w:val="20"/>
                                  <w:lang w:val="en-GB"/>
                                </w:rPr>
                                <w:t>partenaires</w:t>
                              </w:r>
                              <w:proofErr w:type="spellEnd"/>
                              <w:r w:rsidRPr="00E53A10">
                                <w:rPr>
                                  <w:rFonts w:eastAsia="Times New Roman"/>
                                  <w:color w:val="000000"/>
                                  <w:sz w:val="20"/>
                                  <w:szCs w:val="20"/>
                                  <w:lang w:val="en-GB"/>
                                </w:rPr>
                                <w:t xml:space="preserve"> :</w:t>
                              </w:r>
                              <w:proofErr w:type="gramEnd"/>
                              <w:r w:rsidRPr="00E53A10">
                                <w:rPr>
                                  <w:rFonts w:eastAsia="Times New Roman"/>
                                  <w:color w:val="000000"/>
                                  <w:sz w:val="20"/>
                                  <w:szCs w:val="20"/>
                                  <w:lang w:val="en-GB"/>
                                </w:rPr>
                                <w:t xml:space="preserve"> Prestation des services, </w:t>
                              </w:r>
                              <w:proofErr w:type="spellStart"/>
                              <w:r w:rsidRPr="00E53A10">
                                <w:rPr>
                                  <w:rFonts w:eastAsia="Times New Roman"/>
                                  <w:color w:val="000000"/>
                                  <w:sz w:val="20"/>
                                  <w:szCs w:val="20"/>
                                  <w:lang w:val="en-GB"/>
                                </w:rPr>
                                <w:t>Logistique</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Demande</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Suivi</w:t>
                              </w:r>
                              <w:proofErr w:type="spellEnd"/>
                              <w:r w:rsidRPr="00E53A10">
                                <w:rPr>
                                  <w:rFonts w:eastAsia="Times New Roman"/>
                                  <w:color w:val="000000"/>
                                  <w:sz w:val="20"/>
                                  <w:szCs w:val="20"/>
                                  <w:lang w:val="en-GB"/>
                                </w:rPr>
                                <w:t xml:space="preserve"> -Evaluation et </w:t>
                              </w:r>
                              <w:proofErr w:type="spellStart"/>
                              <w:r w:rsidRPr="00E53A10">
                                <w:rPr>
                                  <w:rFonts w:eastAsia="Times New Roman"/>
                                  <w:color w:val="000000"/>
                                  <w:sz w:val="20"/>
                                  <w:szCs w:val="20"/>
                                  <w:lang w:val="en-GB"/>
                                </w:rPr>
                                <w:t>Gouvernance-Financement</w:t>
                              </w:r>
                              <w:proofErr w:type="spellEnd"/>
                            </w:p>
                          </w:txbxContent>
                        </wps:txbx>
                        <wps:bodyPr spcFirstLastPara="1" wrap="square" lIns="91425" tIns="91425" rIns="91425" bIns="91425" anchor="t" anchorCtr="0">
                          <a:noAutofit/>
                        </wps:bodyPr>
                      </wps:wsp>
                      <wps:wsp>
                        <wps:cNvPr id="1101631585" name="Google Shape;273;g383cd7cdf84_0_21"/>
                        <wps:cNvSpPr/>
                        <wps:spPr>
                          <a:xfrm>
                            <a:off x="3358000" y="958811"/>
                            <a:ext cx="1594814" cy="1987500"/>
                          </a:xfrm>
                          <a:prstGeom prst="rect">
                            <a:avLst/>
                          </a:prstGeom>
                          <a:solidFill>
                            <a:srgbClr val="EEEEEE"/>
                          </a:solidFill>
                          <a:ln>
                            <a:noFill/>
                          </a:ln>
                        </wps:spPr>
                        <wps:txbx>
                          <w:txbxContent>
                            <w:p w14:paraId="5F0D6F47" w14:textId="77777777" w:rsidR="008239E1" w:rsidRDefault="008239E1" w:rsidP="008239E1">
                              <w:pPr>
                                <w:rPr>
                                  <w:rFonts w:eastAsia="Times New Roman"/>
                                  <w:color w:val="000000"/>
                                  <w:sz w:val="20"/>
                                  <w:szCs w:val="20"/>
                                  <w:lang w:val="en-GB"/>
                                </w:rPr>
                              </w:pPr>
                              <w:r w:rsidRPr="00E53A10">
                                <w:rPr>
                                  <w:rFonts w:eastAsia="Times New Roman"/>
                                  <w:color w:val="000000"/>
                                  <w:sz w:val="20"/>
                                  <w:szCs w:val="20"/>
                                  <w:lang w:val="en-GB"/>
                                </w:rPr>
                                <w:t xml:space="preserve">Consolidation des productions des </w:t>
                              </w:r>
                              <w:proofErr w:type="spellStart"/>
                              <w:r w:rsidRPr="00E53A10">
                                <w:rPr>
                                  <w:rFonts w:eastAsia="Times New Roman"/>
                                  <w:color w:val="000000"/>
                                  <w:sz w:val="20"/>
                                  <w:szCs w:val="20"/>
                                  <w:lang w:val="en-GB"/>
                                </w:rPr>
                                <w:t>groupes</w:t>
                              </w:r>
                              <w:proofErr w:type="spellEnd"/>
                              <w:r w:rsidRPr="00E53A10">
                                <w:rPr>
                                  <w:rFonts w:eastAsia="Times New Roman"/>
                                  <w:color w:val="000000"/>
                                  <w:sz w:val="20"/>
                                  <w:szCs w:val="20"/>
                                  <w:lang w:val="en-GB"/>
                                </w:rPr>
                                <w:t xml:space="preserve"> et </w:t>
                              </w:r>
                              <w:proofErr w:type="spellStart"/>
                              <w:r w:rsidRPr="00E53A10">
                                <w:rPr>
                                  <w:rFonts w:eastAsia="Times New Roman"/>
                                  <w:color w:val="000000"/>
                                  <w:sz w:val="20"/>
                                  <w:szCs w:val="20"/>
                                  <w:lang w:val="en-GB"/>
                                </w:rPr>
                                <w:t>l’intégration</w:t>
                              </w:r>
                              <w:proofErr w:type="spellEnd"/>
                              <w:r w:rsidRPr="00E53A10">
                                <w:rPr>
                                  <w:rFonts w:eastAsia="Times New Roman"/>
                                  <w:color w:val="000000"/>
                                  <w:sz w:val="20"/>
                                  <w:szCs w:val="20"/>
                                  <w:lang w:val="en-GB"/>
                                </w:rPr>
                                <w:t xml:space="preserve"> des </w:t>
                              </w:r>
                              <w:proofErr w:type="spellStart"/>
                              <w:r w:rsidRPr="00E53A10">
                                <w:rPr>
                                  <w:rFonts w:eastAsia="Times New Roman"/>
                                  <w:color w:val="000000"/>
                                  <w:sz w:val="20"/>
                                  <w:szCs w:val="20"/>
                                  <w:lang w:val="en-GB"/>
                                </w:rPr>
                                <w:t>recommandations</w:t>
                              </w:r>
                              <w:proofErr w:type="spellEnd"/>
                              <w:r w:rsidRPr="00E53A10">
                                <w:rPr>
                                  <w:rFonts w:eastAsia="Times New Roman"/>
                                  <w:color w:val="000000"/>
                                  <w:sz w:val="20"/>
                                  <w:szCs w:val="20"/>
                                  <w:lang w:val="en-GB"/>
                                </w:rPr>
                                <w:t xml:space="preserve"> de la direction du PEV</w:t>
                              </w:r>
                            </w:p>
                            <w:p w14:paraId="2172E76A" w14:textId="77777777" w:rsidR="008239E1" w:rsidRDefault="008239E1" w:rsidP="008239E1">
                              <w:pPr>
                                <w:rPr>
                                  <w:rFonts w:eastAsia="Times New Roman"/>
                                  <w:color w:val="000000"/>
                                  <w:sz w:val="20"/>
                                  <w:szCs w:val="20"/>
                                  <w:lang w:val="en-GB"/>
                                </w:rPr>
                              </w:pPr>
                            </w:p>
                            <w:p w14:paraId="50248135" w14:textId="77777777" w:rsidR="008239E1" w:rsidRPr="00E53A10" w:rsidRDefault="008239E1" w:rsidP="008239E1">
                              <w:pPr>
                                <w:rPr>
                                  <w:rFonts w:eastAsia="Times New Roman"/>
                                  <w:color w:val="000000"/>
                                  <w:sz w:val="20"/>
                                  <w:szCs w:val="20"/>
                                  <w:lang w:val="en-GB"/>
                                </w:rPr>
                              </w:pPr>
                              <w:r>
                                <w:rPr>
                                  <w:rFonts w:eastAsia="Times New Roman"/>
                                  <w:color w:val="000000"/>
                                  <w:sz w:val="20"/>
                                  <w:szCs w:val="20"/>
                                  <w:lang w:val="en-GB"/>
                                </w:rPr>
                                <w:t xml:space="preserve">Elaboration de la première </w:t>
                              </w:r>
                              <w:proofErr w:type="spellStart"/>
                              <w:proofErr w:type="gramStart"/>
                              <w:r>
                                <w:rPr>
                                  <w:rFonts w:eastAsia="Times New Roman"/>
                                  <w:color w:val="000000"/>
                                  <w:sz w:val="20"/>
                                  <w:szCs w:val="20"/>
                                  <w:lang w:val="en-GB"/>
                                </w:rPr>
                                <w:t>mouture</w:t>
                              </w:r>
                              <w:proofErr w:type="spellEnd"/>
                              <w:r>
                                <w:rPr>
                                  <w:rFonts w:eastAsia="Times New Roman"/>
                                  <w:color w:val="000000"/>
                                  <w:sz w:val="20"/>
                                  <w:szCs w:val="20"/>
                                  <w:lang w:val="en-GB"/>
                                </w:rPr>
                                <w:t xml:space="preserve">  </w:t>
                              </w:r>
                              <w:proofErr w:type="spellStart"/>
                              <w:r>
                                <w:rPr>
                                  <w:rFonts w:eastAsia="Times New Roman"/>
                                  <w:color w:val="000000"/>
                                  <w:sz w:val="20"/>
                                  <w:szCs w:val="20"/>
                                  <w:lang w:val="en-GB"/>
                                </w:rPr>
                                <w:t>l’exposé</w:t>
                              </w:r>
                              <w:proofErr w:type="spellEnd"/>
                              <w:proofErr w:type="gramEnd"/>
                              <w:r>
                                <w:rPr>
                                  <w:rFonts w:eastAsia="Times New Roman"/>
                                  <w:color w:val="000000"/>
                                  <w:sz w:val="20"/>
                                  <w:szCs w:val="20"/>
                                  <w:lang w:val="en-GB"/>
                                </w:rPr>
                                <w:t xml:space="preserve"> des motifs </w:t>
                              </w:r>
                              <w:proofErr w:type="spellStart"/>
                              <w:r>
                                <w:rPr>
                                  <w:rFonts w:eastAsia="Times New Roman"/>
                                  <w:color w:val="000000"/>
                                  <w:sz w:val="20"/>
                                  <w:szCs w:val="20"/>
                                  <w:lang w:val="en-GB"/>
                                </w:rPr>
                                <w:t>en</w:t>
                              </w:r>
                              <w:proofErr w:type="spellEnd"/>
                              <w:r>
                                <w:rPr>
                                  <w:rFonts w:eastAsia="Times New Roman"/>
                                  <w:color w:val="000000"/>
                                  <w:sz w:val="20"/>
                                  <w:szCs w:val="20"/>
                                  <w:lang w:val="en-GB"/>
                                </w:rPr>
                                <w:t xml:space="preserve"> </w:t>
                              </w:r>
                              <w:proofErr w:type="spellStart"/>
                              <w:r>
                                <w:rPr>
                                  <w:rFonts w:eastAsia="Times New Roman"/>
                                  <w:color w:val="000000"/>
                                  <w:sz w:val="20"/>
                                  <w:szCs w:val="20"/>
                                  <w:lang w:val="en-GB"/>
                                </w:rPr>
                                <w:t>repondant</w:t>
                              </w:r>
                              <w:proofErr w:type="spellEnd"/>
                              <w:r>
                                <w:rPr>
                                  <w:rFonts w:eastAsia="Times New Roman"/>
                                  <w:color w:val="000000"/>
                                  <w:sz w:val="20"/>
                                  <w:szCs w:val="20"/>
                                  <w:lang w:val="en-GB"/>
                                </w:rPr>
                                <w:t xml:space="preserve"> aux questions reprises dans le </w:t>
                              </w:r>
                              <w:proofErr w:type="spellStart"/>
                              <w:r>
                                <w:rPr>
                                  <w:rFonts w:eastAsia="Times New Roman"/>
                                  <w:color w:val="000000"/>
                                  <w:sz w:val="20"/>
                                  <w:szCs w:val="20"/>
                                  <w:lang w:val="en-GB"/>
                                </w:rPr>
                                <w:t>canevas</w:t>
                              </w:r>
                              <w:proofErr w:type="spellEnd"/>
                              <w:r>
                                <w:rPr>
                                  <w:rFonts w:eastAsia="Times New Roman"/>
                                  <w:color w:val="000000"/>
                                  <w:sz w:val="20"/>
                                  <w:szCs w:val="20"/>
                                  <w:lang w:val="en-GB"/>
                                </w:rPr>
                                <w:t xml:space="preserve"> du narrative.</w:t>
                              </w:r>
                            </w:p>
                          </w:txbxContent>
                        </wps:txbx>
                        <wps:bodyPr spcFirstLastPara="1" wrap="square" lIns="91425" tIns="91425" rIns="91425" bIns="91425" anchor="t" anchorCtr="0">
                          <a:noAutofit/>
                        </wps:bodyPr>
                      </wps:wsp>
                      <wps:wsp>
                        <wps:cNvPr id="1399689178" name="Google Shape;274;g383cd7cdf84_0_21"/>
                        <wps:cNvSpPr/>
                        <wps:spPr>
                          <a:xfrm>
                            <a:off x="5037000" y="958811"/>
                            <a:ext cx="1483500" cy="1987500"/>
                          </a:xfrm>
                          <a:prstGeom prst="rect">
                            <a:avLst/>
                          </a:prstGeom>
                          <a:solidFill>
                            <a:srgbClr val="EEEEEE"/>
                          </a:solidFill>
                          <a:ln>
                            <a:noFill/>
                          </a:ln>
                        </wps:spPr>
                        <wps:txbx>
                          <w:txbxContent>
                            <w:p w14:paraId="288F1C68" w14:textId="77777777" w:rsidR="008239E1" w:rsidRPr="002E38E3" w:rsidRDefault="008239E1" w:rsidP="008239E1">
                              <w:pPr>
                                <w:rPr>
                                  <w:rFonts w:eastAsia="Times New Roman"/>
                                  <w:b/>
                                  <w:bCs/>
                                  <w:color w:val="000000"/>
                                  <w:sz w:val="20"/>
                                  <w:szCs w:val="20"/>
                                  <w:lang w:val="en-GB"/>
                                </w:rPr>
                              </w:pPr>
                              <w:r w:rsidRPr="00E53A10">
                                <w:rPr>
                                  <w:rFonts w:eastAsia="Times New Roman"/>
                                  <w:color w:val="000000"/>
                                  <w:sz w:val="20"/>
                                  <w:szCs w:val="20"/>
                                  <w:lang w:val="en-GB"/>
                                </w:rPr>
                                <w:t xml:space="preserve">Finalisation de la </w:t>
                              </w:r>
                              <w:proofErr w:type="spellStart"/>
                              <w:r w:rsidRPr="00E53A10">
                                <w:rPr>
                                  <w:rFonts w:eastAsia="Times New Roman"/>
                                  <w:color w:val="000000"/>
                                  <w:sz w:val="20"/>
                                  <w:szCs w:val="20"/>
                                  <w:lang w:val="en-GB"/>
                                </w:rPr>
                                <w:t>programmation</w:t>
                              </w:r>
                              <w:proofErr w:type="spellEnd"/>
                              <w:r w:rsidRPr="00E53A10">
                                <w:rPr>
                                  <w:rFonts w:eastAsia="Times New Roman"/>
                                  <w:color w:val="000000"/>
                                  <w:sz w:val="20"/>
                                  <w:szCs w:val="20"/>
                                  <w:lang w:val="en-GB"/>
                                </w:rPr>
                                <w:t xml:space="preserve"> de la subvention de transition </w:t>
                              </w:r>
                              <w:proofErr w:type="spellStart"/>
                              <w:r w:rsidRPr="00E53A10">
                                <w:rPr>
                                  <w:rFonts w:eastAsia="Times New Roman"/>
                                  <w:color w:val="000000"/>
                                  <w:sz w:val="20"/>
                                  <w:szCs w:val="20"/>
                                  <w:lang w:val="en-GB"/>
                                </w:rPr>
                                <w:t>était</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intervenue</w:t>
                              </w:r>
                              <w:proofErr w:type="spellEnd"/>
                              <w:r w:rsidRPr="00E53A10">
                                <w:rPr>
                                  <w:rFonts w:eastAsia="Times New Roman"/>
                                  <w:color w:val="000000"/>
                                  <w:sz w:val="20"/>
                                  <w:szCs w:val="20"/>
                                  <w:lang w:val="en-GB"/>
                                </w:rPr>
                                <w:t xml:space="preserve"> au </w:t>
                              </w:r>
                              <w:proofErr w:type="spellStart"/>
                              <w:r w:rsidRPr="00E53A10">
                                <w:rPr>
                                  <w:rFonts w:eastAsia="Times New Roman"/>
                                  <w:color w:val="000000"/>
                                  <w:sz w:val="20"/>
                                  <w:szCs w:val="20"/>
                                  <w:lang w:val="en-GB"/>
                                </w:rPr>
                                <w:t>cours</w:t>
                              </w:r>
                              <w:proofErr w:type="spellEnd"/>
                              <w:r w:rsidRPr="00E53A10">
                                <w:rPr>
                                  <w:rFonts w:eastAsia="Times New Roman"/>
                                  <w:color w:val="000000"/>
                                  <w:sz w:val="20"/>
                                  <w:szCs w:val="20"/>
                                  <w:lang w:val="en-GB"/>
                                </w:rPr>
                                <w:t xml:space="preserve"> de </w:t>
                              </w:r>
                              <w:proofErr w:type="spellStart"/>
                              <w:r w:rsidRPr="00E53A10">
                                <w:rPr>
                                  <w:rFonts w:eastAsia="Times New Roman"/>
                                  <w:color w:val="000000"/>
                                  <w:sz w:val="20"/>
                                  <w:szCs w:val="20"/>
                                  <w:lang w:val="en-GB"/>
                                </w:rPr>
                                <w:t>l’atelier</w:t>
                              </w:r>
                              <w:proofErr w:type="spellEnd"/>
                              <w:r w:rsidRPr="00E53A10">
                                <w:rPr>
                                  <w:rFonts w:eastAsia="Times New Roman"/>
                                  <w:color w:val="000000"/>
                                  <w:sz w:val="20"/>
                                  <w:szCs w:val="20"/>
                                  <w:lang w:val="en-GB"/>
                                </w:rPr>
                                <w:t xml:space="preserve"> de validation du </w:t>
                              </w:r>
                              <w:r w:rsidRPr="002E38E3">
                                <w:rPr>
                                  <w:rFonts w:eastAsia="Times New Roman"/>
                                  <w:b/>
                                  <w:bCs/>
                                  <w:color w:val="000000"/>
                                  <w:sz w:val="20"/>
                                  <w:szCs w:val="20"/>
                                  <w:lang w:val="en-GB"/>
                                </w:rPr>
                                <w:t xml:space="preserve">24 au 26 </w:t>
                              </w:r>
                              <w:proofErr w:type="spellStart"/>
                              <w:r w:rsidRPr="002E38E3">
                                <w:rPr>
                                  <w:rFonts w:eastAsia="Times New Roman"/>
                                  <w:b/>
                                  <w:bCs/>
                                  <w:color w:val="000000"/>
                                  <w:sz w:val="20"/>
                                  <w:szCs w:val="20"/>
                                  <w:lang w:val="en-GB"/>
                                </w:rPr>
                                <w:t>septembre</w:t>
                              </w:r>
                              <w:proofErr w:type="spellEnd"/>
                              <w:r w:rsidRPr="002E38E3">
                                <w:rPr>
                                  <w:rFonts w:eastAsia="Times New Roman"/>
                                  <w:b/>
                                  <w:bCs/>
                                  <w:color w:val="000000"/>
                                  <w:sz w:val="20"/>
                                  <w:szCs w:val="20"/>
                                  <w:lang w:val="en-GB"/>
                                </w:rPr>
                                <w:t xml:space="preserve"> 2025 à Lubumbashi.</w:t>
                              </w:r>
                            </w:p>
                          </w:txbxContent>
                        </wps:txbx>
                        <wps:bodyPr spcFirstLastPara="1" wrap="square" lIns="91425" tIns="91425" rIns="91425" bIns="91425" anchor="t" anchorCtr="0">
                          <a:noAutofit/>
                        </wps:bodyPr>
                      </wps:wsp>
                      <wps:wsp>
                        <wps:cNvPr id="121727352" name="Google Shape;275;g383cd7cdf84_0_21"/>
                        <wps:cNvSpPr/>
                        <wps:spPr>
                          <a:xfrm>
                            <a:off x="6716000" y="958811"/>
                            <a:ext cx="1483500" cy="1987500"/>
                          </a:xfrm>
                          <a:prstGeom prst="rect">
                            <a:avLst/>
                          </a:prstGeom>
                          <a:solidFill>
                            <a:srgbClr val="EEEEEE"/>
                          </a:solidFill>
                          <a:ln>
                            <a:noFill/>
                          </a:ln>
                        </wps:spPr>
                        <wps:txbx>
                          <w:txbxContent>
                            <w:p w14:paraId="0F69868B" w14:textId="77777777" w:rsidR="008239E1" w:rsidRPr="002E38E3" w:rsidRDefault="008239E1" w:rsidP="008239E1">
                              <w:pPr>
                                <w:rPr>
                                  <w:rFonts w:eastAsia="Times New Roman"/>
                                  <w:b/>
                                  <w:bCs/>
                                  <w:color w:val="000000"/>
                                  <w:sz w:val="20"/>
                                  <w:szCs w:val="20"/>
                                  <w:lang w:val="en-GB"/>
                                </w:rPr>
                              </w:pPr>
                              <w:r w:rsidRPr="00E53A10">
                                <w:rPr>
                                  <w:rFonts w:eastAsia="Times New Roman"/>
                                  <w:color w:val="000000"/>
                                  <w:sz w:val="20"/>
                                  <w:szCs w:val="20"/>
                                  <w:lang w:val="en-GB"/>
                                </w:rPr>
                                <w:t xml:space="preserve">Validation de la subvention au </w:t>
                              </w:r>
                              <w:proofErr w:type="spellStart"/>
                              <w:r w:rsidRPr="00E53A10">
                                <w:rPr>
                                  <w:rFonts w:eastAsia="Times New Roman"/>
                                  <w:color w:val="000000"/>
                                  <w:sz w:val="20"/>
                                  <w:szCs w:val="20"/>
                                  <w:lang w:val="en-GB"/>
                                </w:rPr>
                                <w:t>cours</w:t>
                              </w:r>
                              <w:proofErr w:type="spellEnd"/>
                              <w:r w:rsidRPr="00E53A10">
                                <w:rPr>
                                  <w:rFonts w:eastAsia="Times New Roman"/>
                                  <w:color w:val="000000"/>
                                  <w:sz w:val="20"/>
                                  <w:szCs w:val="20"/>
                                  <w:lang w:val="en-GB"/>
                                </w:rPr>
                                <w:t xml:space="preserve"> de la </w:t>
                              </w:r>
                              <w:proofErr w:type="spellStart"/>
                              <w:r w:rsidRPr="00E53A10">
                                <w:rPr>
                                  <w:rFonts w:eastAsia="Times New Roman"/>
                                  <w:color w:val="000000"/>
                                  <w:sz w:val="20"/>
                                  <w:szCs w:val="20"/>
                                  <w:lang w:val="en-GB"/>
                                </w:rPr>
                                <w:t>réunion</w:t>
                              </w:r>
                              <w:proofErr w:type="spellEnd"/>
                              <w:r w:rsidRPr="00E53A10">
                                <w:rPr>
                                  <w:rFonts w:eastAsia="Times New Roman"/>
                                  <w:color w:val="000000"/>
                                  <w:sz w:val="20"/>
                                  <w:szCs w:val="20"/>
                                  <w:lang w:val="en-GB"/>
                                </w:rPr>
                                <w:t xml:space="preserve"> du </w:t>
                              </w:r>
                              <w:proofErr w:type="spellStart"/>
                              <w:r w:rsidRPr="00E53A10">
                                <w:rPr>
                                  <w:rFonts w:eastAsia="Times New Roman"/>
                                  <w:color w:val="000000"/>
                                  <w:sz w:val="20"/>
                                  <w:szCs w:val="20"/>
                                  <w:lang w:val="en-GB"/>
                                </w:rPr>
                                <w:t>CCPeV</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stratégique</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présidé</w:t>
                              </w:r>
                              <w:proofErr w:type="spellEnd"/>
                              <w:r w:rsidRPr="00E53A10">
                                <w:rPr>
                                  <w:rFonts w:eastAsia="Times New Roman"/>
                                  <w:color w:val="000000"/>
                                  <w:sz w:val="20"/>
                                  <w:szCs w:val="20"/>
                                  <w:lang w:val="en-GB"/>
                                </w:rPr>
                                <w:t xml:space="preserve"> par le </w:t>
                              </w:r>
                              <w:proofErr w:type="spellStart"/>
                              <w:r w:rsidRPr="00E53A10">
                                <w:rPr>
                                  <w:rFonts w:eastAsia="Times New Roman"/>
                                  <w:color w:val="000000"/>
                                  <w:sz w:val="20"/>
                                  <w:szCs w:val="20"/>
                                  <w:lang w:val="en-GB"/>
                                </w:rPr>
                                <w:t>ministre</w:t>
                              </w:r>
                              <w:proofErr w:type="spellEnd"/>
                              <w:r w:rsidRPr="00E53A10">
                                <w:rPr>
                                  <w:rFonts w:eastAsia="Times New Roman"/>
                                  <w:color w:val="000000"/>
                                  <w:sz w:val="20"/>
                                  <w:szCs w:val="20"/>
                                  <w:lang w:val="en-GB"/>
                                </w:rPr>
                                <w:t xml:space="preserve"> de la santé </w:t>
                              </w:r>
                              <w:proofErr w:type="spellStart"/>
                              <w:r w:rsidRPr="00E53A10">
                                <w:rPr>
                                  <w:rFonts w:eastAsia="Times New Roman"/>
                                  <w:color w:val="000000"/>
                                  <w:sz w:val="20"/>
                                  <w:szCs w:val="20"/>
                                  <w:lang w:val="en-GB"/>
                                </w:rPr>
                                <w:t>en</w:t>
                              </w:r>
                              <w:proofErr w:type="spellEnd"/>
                              <w:r w:rsidRPr="00E53A10">
                                <w:rPr>
                                  <w:rFonts w:eastAsia="Times New Roman"/>
                                  <w:color w:val="000000"/>
                                  <w:sz w:val="20"/>
                                  <w:szCs w:val="20"/>
                                  <w:lang w:val="en-GB"/>
                                </w:rPr>
                                <w:t xml:space="preserve"> date du </w:t>
                              </w:r>
                              <w:r w:rsidRPr="002E38E3">
                                <w:rPr>
                                  <w:rFonts w:eastAsia="Times New Roman"/>
                                  <w:b/>
                                  <w:bCs/>
                                  <w:color w:val="000000"/>
                                  <w:sz w:val="20"/>
                                  <w:szCs w:val="20"/>
                                  <w:lang w:val="en-GB"/>
                                </w:rPr>
                                <w:t xml:space="preserve">2 </w:t>
                              </w:r>
                              <w:proofErr w:type="spellStart"/>
                              <w:r w:rsidRPr="002E38E3">
                                <w:rPr>
                                  <w:rFonts w:eastAsia="Times New Roman"/>
                                  <w:b/>
                                  <w:bCs/>
                                  <w:color w:val="000000"/>
                                  <w:sz w:val="20"/>
                                  <w:szCs w:val="20"/>
                                  <w:lang w:val="en-GB"/>
                                </w:rPr>
                                <w:t>octobre</w:t>
                              </w:r>
                              <w:proofErr w:type="spellEnd"/>
                              <w:r w:rsidRPr="002E38E3">
                                <w:rPr>
                                  <w:rFonts w:eastAsia="Times New Roman"/>
                                  <w:b/>
                                  <w:bCs/>
                                  <w:color w:val="000000"/>
                                  <w:sz w:val="20"/>
                                  <w:szCs w:val="20"/>
                                  <w:lang w:val="en-GB"/>
                                </w:rPr>
                                <w:t xml:space="preserve"> 2025</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1AB3233" id="Google Shape;264;g383cd7cdf84_0_21" o:spid="_x0000_s1028" style="position:absolute;left:0;text-align:left;margin-left:0;margin-top:21.2pt;width:542.2pt;height:376.5pt;z-index:251658243;mso-position-horizontal:center;mso-position-horizontal-relative:margin;mso-width-relative:margin;mso-height-relative:margin" coordsize="82569,2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">
                <v:group id="Google Shape;265;g383cd7cdf84_0_21" o:spid="_x0000_s1029" style="position:absolute;width:82569;height:7973" coordsize="82569,14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">
                  <v:rect id="Google Shape;266;g383cd7cdf84_0_21" o:spid="_x0000_s1030" style="position:absolute;top:1;width:15293;height:14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" fillcolor="#15c" stroked="f">
                    <v:textbox inset="1.93125mm,1.93125mm,1.93125mm,1.93125mm">
                      <w:txbxContent>
                        <w:p w14:paraId="34C8BCC4"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 xml:space="preserve">1. </w:t>
                          </w:r>
                          <w:proofErr w:type="gramStart"/>
                          <w:r>
                            <w:rPr>
                              <w:rFonts w:eastAsia="Times New Roman"/>
                              <w:b/>
                              <w:bCs/>
                              <w:color w:val="FFFFFF"/>
                              <w:sz w:val="20"/>
                              <w:szCs w:val="20"/>
                              <w:lang w:val="en-GB"/>
                            </w:rPr>
                            <w:t>Elaboration  des</w:t>
                          </w:r>
                          <w:proofErr w:type="gramEnd"/>
                          <w:r>
                            <w:rPr>
                              <w:rFonts w:eastAsia="Times New Roman"/>
                              <w:b/>
                              <w:bCs/>
                              <w:color w:val="FFFFFF"/>
                              <w:sz w:val="20"/>
                              <w:szCs w:val="20"/>
                              <w:lang w:val="en-GB"/>
                            </w:rPr>
                            <w:t xml:space="preserve"> </w:t>
                          </w:r>
                          <w:proofErr w:type="spellStart"/>
                          <w:r>
                            <w:rPr>
                              <w:rFonts w:eastAsia="Times New Roman"/>
                              <w:b/>
                              <w:bCs/>
                              <w:color w:val="FFFFFF"/>
                              <w:sz w:val="20"/>
                              <w:szCs w:val="20"/>
                              <w:lang w:val="en-GB"/>
                            </w:rPr>
                            <w:t>critères</w:t>
                          </w:r>
                          <w:proofErr w:type="spellEnd"/>
                          <w:r>
                            <w:rPr>
                              <w:rFonts w:eastAsia="Times New Roman"/>
                              <w:b/>
                              <w:bCs/>
                              <w:color w:val="FFFFFF"/>
                              <w:sz w:val="20"/>
                              <w:szCs w:val="20"/>
                              <w:lang w:val="en-GB"/>
                            </w:rPr>
                            <w:t xml:space="preserve"> de </w:t>
                          </w:r>
                          <w:proofErr w:type="spellStart"/>
                          <w:r>
                            <w:rPr>
                              <w:rFonts w:eastAsia="Times New Roman"/>
                              <w:b/>
                              <w:bCs/>
                              <w:color w:val="FFFFFF"/>
                              <w:sz w:val="20"/>
                              <w:szCs w:val="20"/>
                              <w:lang w:val="en-GB"/>
                            </w:rPr>
                            <w:t>priorisation</w:t>
                          </w:r>
                          <w:proofErr w:type="spellEnd"/>
                          <w:r>
                            <w:rPr>
                              <w:rFonts w:eastAsia="Times New Roman"/>
                              <w:b/>
                              <w:bCs/>
                              <w:color w:val="FFFFFF"/>
                              <w:sz w:val="20"/>
                              <w:szCs w:val="20"/>
                              <w:lang w:val="en-GB"/>
                            </w:rPr>
                            <w:t xml:space="preserve"> et </w:t>
                          </w:r>
                          <w:r w:rsidRPr="00E53A10">
                            <w:rPr>
                              <w:rFonts w:eastAsia="Times New Roman"/>
                              <w:b/>
                              <w:bCs/>
                              <w:color w:val="FFFFFF"/>
                              <w:sz w:val="20"/>
                              <w:szCs w:val="20"/>
                              <w:lang w:val="en-GB"/>
                            </w:rPr>
                            <w:t xml:space="preserve">Revue </w:t>
                          </w:r>
                          <w:proofErr w:type="spellStart"/>
                          <w:r w:rsidRPr="00E53A10">
                            <w:rPr>
                              <w:rFonts w:eastAsia="Times New Roman"/>
                              <w:b/>
                              <w:bCs/>
                              <w:color w:val="FFFFFF"/>
                              <w:sz w:val="20"/>
                              <w:szCs w:val="20"/>
                              <w:lang w:val="en-GB"/>
                            </w:rPr>
                            <w:t>documentaire</w:t>
                          </w:r>
                          <w:proofErr w:type="spellEnd"/>
                        </w:p>
                      </w:txbxContent>
                    </v:textbox>
                  </v:rect>
                  <v:rect id="Google Shape;267;g383cd7cdf84_0_21" o:spid="_x0000_s1031" style="position:absolute;left:16321;top:1;width:15363;height:14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" fillcolor="#15c" stroked="f">
                    <v:textbox inset="1.93125mm,1.93125mm,1.93125mm,1.93125mm">
                      <w:txbxContent>
                        <w:p w14:paraId="26F7E086"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2. Travaux de</w:t>
                          </w:r>
                          <w:r>
                            <w:rPr>
                              <w:rFonts w:eastAsia="Times New Roman"/>
                              <w:b/>
                              <w:bCs/>
                              <w:color w:val="FFFFFF"/>
                              <w:sz w:val="20"/>
                              <w:szCs w:val="20"/>
                              <w:lang w:val="en-GB"/>
                            </w:rPr>
                            <w:t>s</w:t>
                          </w:r>
                          <w:r w:rsidRPr="00E53A10">
                            <w:rPr>
                              <w:rFonts w:eastAsia="Times New Roman"/>
                              <w:b/>
                              <w:bCs/>
                              <w:color w:val="FFFFFF"/>
                              <w:sz w:val="20"/>
                              <w:szCs w:val="20"/>
                              <w:lang w:val="en-GB"/>
                            </w:rPr>
                            <w:t xml:space="preserve"> </w:t>
                          </w:r>
                          <w:proofErr w:type="spellStart"/>
                          <w:r w:rsidRPr="00E53A10">
                            <w:rPr>
                              <w:rFonts w:eastAsia="Times New Roman"/>
                              <w:b/>
                              <w:bCs/>
                              <w:color w:val="FFFFFF"/>
                              <w:sz w:val="20"/>
                              <w:szCs w:val="20"/>
                              <w:lang w:val="en-GB"/>
                            </w:rPr>
                            <w:t>groupe</w:t>
                          </w:r>
                          <w:r>
                            <w:rPr>
                              <w:rFonts w:eastAsia="Times New Roman"/>
                              <w:b/>
                              <w:bCs/>
                              <w:color w:val="FFFFFF"/>
                              <w:sz w:val="20"/>
                              <w:szCs w:val="20"/>
                              <w:lang w:val="en-GB"/>
                            </w:rPr>
                            <w:t>s</w:t>
                          </w:r>
                          <w:proofErr w:type="spellEnd"/>
                        </w:p>
                      </w:txbxContent>
                    </v:textbox>
                  </v:rect>
                  <v:rect id="Google Shape;268;g383cd7cdf84_0_21" o:spid="_x0000_s1032" style="position:absolute;left:33515;top:1;width:16013;height:14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" fillcolor="#15c" stroked="f">
                    <v:textbox inset="1.93125mm,1.93125mm,1.93125mm,1.93125mm">
                      <w:txbxContent>
                        <w:p w14:paraId="0DEF2998"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 xml:space="preserve">3. Pré atelier </w:t>
                          </w:r>
                          <w:proofErr w:type="spellStart"/>
                          <w:r w:rsidRPr="00E53A10">
                            <w:rPr>
                              <w:rFonts w:eastAsia="Times New Roman"/>
                              <w:b/>
                              <w:bCs/>
                              <w:color w:val="FFFFFF"/>
                              <w:sz w:val="20"/>
                              <w:szCs w:val="20"/>
                              <w:lang w:val="en-GB"/>
                            </w:rPr>
                            <w:t>d’écriture</w:t>
                          </w:r>
                          <w:proofErr w:type="spellEnd"/>
                        </w:p>
                      </w:txbxContent>
                    </v:textbox>
                  </v:rect>
                  <v:rect id="Google Shape;269;g383cd7cdf84_0_21" o:spid="_x0000_s1033" style="position:absolute;left:50273;top:1;width:14928;height:14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" fillcolor="#15c" stroked="f">
                    <v:textbox inset="1.93125mm,1.93125mm,1.93125mm,1.93125mm">
                      <w:txbxContent>
                        <w:p w14:paraId="5355AB4B"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 xml:space="preserve">4. Atelier </w:t>
                          </w:r>
                          <w:proofErr w:type="spellStart"/>
                          <w:r w:rsidRPr="00E53A10">
                            <w:rPr>
                              <w:rFonts w:eastAsia="Times New Roman"/>
                              <w:b/>
                              <w:bCs/>
                              <w:color w:val="FFFFFF"/>
                              <w:sz w:val="20"/>
                              <w:szCs w:val="20"/>
                              <w:lang w:val="en-GB"/>
                            </w:rPr>
                            <w:t>d’écriture</w:t>
                          </w:r>
                          <w:proofErr w:type="spellEnd"/>
                        </w:p>
                      </w:txbxContent>
                    </v:textbox>
                  </v:rect>
                  <v:rect id="Google Shape;270;g383cd7cdf84_0_21" o:spid="_x0000_s1034" style="position:absolute;left:67641;width:14928;height:14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" fillcolor="#15c" stroked="f">
                    <v:textbox inset="1.93125mm,1.93125mm,1.93125mm,1.93125mm">
                      <w:txbxContent>
                        <w:p w14:paraId="4A3B0A77" w14:textId="77777777" w:rsidR="008239E1" w:rsidRPr="00E53A10" w:rsidRDefault="008239E1" w:rsidP="008239E1">
                          <w:pPr>
                            <w:rPr>
                              <w:rFonts w:eastAsia="Times New Roman"/>
                              <w:b/>
                              <w:bCs/>
                              <w:color w:val="FFFFFF"/>
                              <w:sz w:val="20"/>
                              <w:szCs w:val="20"/>
                              <w:lang w:val="en-GB"/>
                            </w:rPr>
                          </w:pPr>
                          <w:r w:rsidRPr="00E53A10">
                            <w:rPr>
                              <w:rFonts w:eastAsia="Times New Roman"/>
                              <w:b/>
                              <w:bCs/>
                              <w:color w:val="FFFFFF"/>
                              <w:sz w:val="20"/>
                              <w:szCs w:val="20"/>
                              <w:lang w:val="en-GB"/>
                            </w:rPr>
                            <w:t>5. Validation de la subvention</w:t>
                          </w:r>
                        </w:p>
                      </w:txbxContent>
                    </v:textbox>
                  </v:rect>
                </v:group>
                <v:rect id="Google Shape;271;g383cd7cdf84_0_21" o:spid="_x0000_s1035" style="position:absolute;top:9588;width:15292;height:19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" fillcolor="#eee" stroked="f">
                  <v:textbox inset="2.53958mm,2.53958mm,2.53958mm,2.53958mm">
                    <w:txbxContent>
                      <w:p w14:paraId="563424FF" w14:textId="77777777" w:rsidR="008239E1" w:rsidRDefault="008239E1" w:rsidP="008239E1">
                        <w:pPr>
                          <w:rPr>
                            <w:rFonts w:eastAsia="Times New Roman"/>
                            <w:color w:val="000000"/>
                            <w:sz w:val="20"/>
                            <w:szCs w:val="20"/>
                            <w:lang w:val="en-GB"/>
                          </w:rPr>
                        </w:pPr>
                        <w:r w:rsidRPr="00E53A10">
                          <w:rPr>
                            <w:rFonts w:eastAsia="Times New Roman"/>
                            <w:color w:val="000000"/>
                            <w:sz w:val="20"/>
                            <w:szCs w:val="20"/>
                            <w:lang w:val="en-GB"/>
                          </w:rPr>
                          <w:t xml:space="preserve">Revue des documents </w:t>
                        </w:r>
                        <w:proofErr w:type="spellStart"/>
                        <w:r w:rsidRPr="00E53A10">
                          <w:rPr>
                            <w:rFonts w:eastAsia="Times New Roman"/>
                            <w:color w:val="000000"/>
                            <w:sz w:val="20"/>
                            <w:szCs w:val="20"/>
                            <w:lang w:val="en-GB"/>
                          </w:rPr>
                          <w:t>stratégiques</w:t>
                        </w:r>
                        <w:proofErr w:type="spellEnd"/>
                        <w:r w:rsidRPr="00E53A10">
                          <w:rPr>
                            <w:rFonts w:eastAsia="Times New Roman"/>
                            <w:color w:val="000000"/>
                            <w:sz w:val="20"/>
                            <w:szCs w:val="20"/>
                            <w:lang w:val="en-GB"/>
                          </w:rPr>
                          <w:t xml:space="preserve"> du pays </w:t>
                        </w:r>
                        <w:proofErr w:type="spellStart"/>
                        <w:r w:rsidRPr="00E53A10">
                          <w:rPr>
                            <w:rFonts w:eastAsia="Times New Roman"/>
                            <w:color w:val="000000"/>
                            <w:sz w:val="20"/>
                            <w:szCs w:val="20"/>
                            <w:lang w:val="en-GB"/>
                          </w:rPr>
                          <w:t>en</w:t>
                        </w:r>
                        <w:proofErr w:type="spellEnd"/>
                        <w:r w:rsidRPr="00E53A10">
                          <w:rPr>
                            <w:rFonts w:eastAsia="Times New Roman"/>
                            <w:color w:val="000000"/>
                            <w:sz w:val="20"/>
                            <w:szCs w:val="20"/>
                            <w:lang w:val="en-GB"/>
                          </w:rPr>
                          <w:t xml:space="preserve"> matière </w:t>
                        </w:r>
                        <w:r>
                          <w:rPr>
                            <w:rFonts w:eastAsia="Times New Roman"/>
                            <w:color w:val="000000"/>
                            <w:sz w:val="20"/>
                            <w:szCs w:val="20"/>
                            <w:lang w:val="en-GB"/>
                          </w:rPr>
                          <w:t xml:space="preserve">de </w:t>
                        </w:r>
                        <w:r w:rsidRPr="00E53A10">
                          <w:rPr>
                            <w:rFonts w:eastAsia="Times New Roman"/>
                            <w:color w:val="000000"/>
                            <w:sz w:val="20"/>
                            <w:szCs w:val="20"/>
                            <w:lang w:val="en-GB"/>
                          </w:rPr>
                          <w:t xml:space="preserve">santé et </w:t>
                        </w:r>
                        <w:r>
                          <w:rPr>
                            <w:rFonts w:eastAsia="Times New Roman"/>
                            <w:color w:val="000000"/>
                            <w:sz w:val="20"/>
                            <w:szCs w:val="20"/>
                            <w:lang w:val="en-GB"/>
                          </w:rPr>
                          <w:t xml:space="preserve">la </w:t>
                        </w:r>
                        <w:r w:rsidRPr="00E53A10">
                          <w:rPr>
                            <w:rFonts w:eastAsia="Times New Roman"/>
                            <w:color w:val="000000"/>
                            <w:sz w:val="20"/>
                            <w:szCs w:val="20"/>
                            <w:lang w:val="en-GB"/>
                          </w:rPr>
                          <w:t>vaccination</w:t>
                        </w:r>
                      </w:p>
                      <w:p w14:paraId="297C34BD" w14:textId="77777777" w:rsidR="008239E1" w:rsidRPr="00E53A10" w:rsidRDefault="008239E1" w:rsidP="008239E1">
                        <w:pPr>
                          <w:rPr>
                            <w:rFonts w:eastAsia="Times New Roman"/>
                            <w:color w:val="000000"/>
                            <w:sz w:val="20"/>
                            <w:szCs w:val="20"/>
                            <w:lang w:val="en-GB"/>
                          </w:rPr>
                        </w:pPr>
                      </w:p>
                      <w:p w14:paraId="1CFFF1EE" w14:textId="77777777" w:rsidR="008239E1" w:rsidRDefault="008239E1" w:rsidP="008239E1">
                        <w:pPr>
                          <w:rPr>
                            <w:rFonts w:eastAsia="Times New Roman"/>
                            <w:color w:val="000000"/>
                            <w:sz w:val="20"/>
                            <w:szCs w:val="20"/>
                            <w:lang w:val="en-GB"/>
                          </w:rPr>
                        </w:pPr>
                        <w:r>
                          <w:rPr>
                            <w:rFonts w:eastAsia="Times New Roman"/>
                            <w:color w:val="000000"/>
                            <w:sz w:val="20"/>
                            <w:szCs w:val="20"/>
                            <w:lang w:val="en-GB"/>
                          </w:rPr>
                          <w:t xml:space="preserve">Elaboration des </w:t>
                        </w:r>
                        <w:proofErr w:type="spellStart"/>
                        <w:r>
                          <w:rPr>
                            <w:rFonts w:eastAsia="Times New Roman"/>
                            <w:color w:val="000000"/>
                            <w:sz w:val="20"/>
                            <w:szCs w:val="20"/>
                            <w:lang w:val="en-GB"/>
                          </w:rPr>
                          <w:t>critères</w:t>
                        </w:r>
                        <w:proofErr w:type="spellEnd"/>
                        <w:r>
                          <w:rPr>
                            <w:rFonts w:eastAsia="Times New Roman"/>
                            <w:color w:val="000000"/>
                            <w:sz w:val="20"/>
                            <w:szCs w:val="20"/>
                            <w:lang w:val="en-GB"/>
                          </w:rPr>
                          <w:t xml:space="preserve"> de </w:t>
                        </w:r>
                        <w:proofErr w:type="spellStart"/>
                        <w:r>
                          <w:rPr>
                            <w:rFonts w:eastAsia="Times New Roman"/>
                            <w:color w:val="000000"/>
                            <w:sz w:val="20"/>
                            <w:szCs w:val="20"/>
                            <w:lang w:val="en-GB"/>
                          </w:rPr>
                          <w:t>priorisation</w:t>
                        </w:r>
                        <w:proofErr w:type="spellEnd"/>
                        <w:r>
                          <w:rPr>
                            <w:rFonts w:eastAsia="Times New Roman"/>
                            <w:color w:val="000000"/>
                            <w:sz w:val="20"/>
                            <w:szCs w:val="20"/>
                            <w:lang w:val="en-GB"/>
                          </w:rPr>
                          <w:t xml:space="preserve"> </w:t>
                        </w:r>
                        <w:r w:rsidRPr="002E38E3">
                          <w:rPr>
                            <w:rFonts w:eastAsia="Times New Roman"/>
                            <w:b/>
                            <w:bCs/>
                            <w:color w:val="000000"/>
                            <w:sz w:val="20"/>
                            <w:szCs w:val="20"/>
                            <w:lang w:val="en-GB"/>
                          </w:rPr>
                          <w:t xml:space="preserve">du 1er au 5 </w:t>
                        </w:r>
                        <w:proofErr w:type="spellStart"/>
                        <w:r w:rsidRPr="002E38E3">
                          <w:rPr>
                            <w:rFonts w:eastAsia="Times New Roman"/>
                            <w:b/>
                            <w:bCs/>
                            <w:color w:val="000000"/>
                            <w:sz w:val="20"/>
                            <w:szCs w:val="20"/>
                            <w:lang w:val="en-GB"/>
                          </w:rPr>
                          <w:t>septembre</w:t>
                        </w:r>
                        <w:proofErr w:type="spellEnd"/>
                        <w:r w:rsidRPr="002E38E3">
                          <w:rPr>
                            <w:rFonts w:eastAsia="Times New Roman"/>
                            <w:b/>
                            <w:bCs/>
                            <w:color w:val="000000"/>
                            <w:sz w:val="20"/>
                            <w:szCs w:val="20"/>
                            <w:lang w:val="en-GB"/>
                          </w:rPr>
                          <w:t xml:space="preserve"> 2025</w:t>
                        </w:r>
                        <w:r>
                          <w:rPr>
                            <w:rFonts w:eastAsia="Times New Roman"/>
                            <w:color w:val="000000"/>
                            <w:sz w:val="20"/>
                            <w:szCs w:val="20"/>
                            <w:lang w:val="en-GB"/>
                          </w:rPr>
                          <w:t xml:space="preserve"> après la revue </w:t>
                        </w:r>
                        <w:proofErr w:type="spellStart"/>
                        <w:r>
                          <w:rPr>
                            <w:rFonts w:eastAsia="Times New Roman"/>
                            <w:color w:val="000000"/>
                            <w:sz w:val="20"/>
                            <w:szCs w:val="20"/>
                            <w:lang w:val="en-GB"/>
                          </w:rPr>
                          <w:t>documentaire</w:t>
                        </w:r>
                        <w:proofErr w:type="spellEnd"/>
                        <w:r>
                          <w:rPr>
                            <w:rFonts w:eastAsia="Times New Roman"/>
                            <w:color w:val="000000"/>
                            <w:sz w:val="20"/>
                            <w:szCs w:val="20"/>
                            <w:lang w:val="en-GB"/>
                          </w:rPr>
                          <w:t>.</w:t>
                        </w:r>
                      </w:p>
                      <w:p w14:paraId="21F104F0" w14:textId="77777777" w:rsidR="008239E1" w:rsidRDefault="008239E1" w:rsidP="008239E1">
                        <w:pPr>
                          <w:rPr>
                            <w:rFonts w:eastAsia="Times New Roman"/>
                            <w:color w:val="000000"/>
                            <w:sz w:val="20"/>
                            <w:szCs w:val="20"/>
                            <w:lang w:val="en-GB"/>
                          </w:rPr>
                        </w:pPr>
                        <w:r>
                          <w:rPr>
                            <w:rFonts w:eastAsia="Times New Roman"/>
                            <w:color w:val="000000"/>
                            <w:sz w:val="20"/>
                            <w:szCs w:val="20"/>
                            <w:lang w:val="en-GB"/>
                          </w:rPr>
                          <w:t xml:space="preserve">Validation des </w:t>
                        </w:r>
                        <w:proofErr w:type="spellStart"/>
                        <w:r>
                          <w:rPr>
                            <w:rFonts w:eastAsia="Times New Roman"/>
                            <w:color w:val="000000"/>
                            <w:sz w:val="20"/>
                            <w:szCs w:val="20"/>
                            <w:lang w:val="en-GB"/>
                          </w:rPr>
                          <w:t>critères</w:t>
                        </w:r>
                        <w:proofErr w:type="spellEnd"/>
                        <w:r>
                          <w:rPr>
                            <w:rFonts w:eastAsia="Times New Roman"/>
                            <w:color w:val="000000"/>
                            <w:sz w:val="20"/>
                            <w:szCs w:val="20"/>
                            <w:lang w:val="en-GB"/>
                          </w:rPr>
                          <w:t xml:space="preserve"> de </w:t>
                        </w:r>
                        <w:proofErr w:type="spellStart"/>
                        <w:r>
                          <w:rPr>
                            <w:rFonts w:eastAsia="Times New Roman"/>
                            <w:color w:val="000000"/>
                            <w:sz w:val="20"/>
                            <w:szCs w:val="20"/>
                            <w:lang w:val="en-GB"/>
                          </w:rPr>
                          <w:t>priorisation</w:t>
                        </w:r>
                        <w:proofErr w:type="spellEnd"/>
                        <w:r>
                          <w:rPr>
                            <w:rFonts w:eastAsia="Times New Roman"/>
                            <w:color w:val="000000"/>
                            <w:sz w:val="20"/>
                            <w:szCs w:val="20"/>
                            <w:lang w:val="en-GB"/>
                          </w:rPr>
                          <w:t xml:space="preserve"> </w:t>
                        </w:r>
                        <w:r w:rsidRPr="002C6118">
                          <w:rPr>
                            <w:rFonts w:eastAsia="Times New Roman"/>
                            <w:b/>
                            <w:bCs/>
                            <w:color w:val="000000"/>
                            <w:sz w:val="20"/>
                            <w:szCs w:val="20"/>
                            <w:lang w:val="en-GB"/>
                          </w:rPr>
                          <w:t xml:space="preserve">le 9 </w:t>
                        </w:r>
                        <w:proofErr w:type="spellStart"/>
                        <w:r w:rsidRPr="002C6118">
                          <w:rPr>
                            <w:rFonts w:eastAsia="Times New Roman"/>
                            <w:b/>
                            <w:bCs/>
                            <w:color w:val="000000"/>
                            <w:sz w:val="20"/>
                            <w:szCs w:val="20"/>
                            <w:lang w:val="en-GB"/>
                          </w:rPr>
                          <w:t>septembre</w:t>
                        </w:r>
                        <w:proofErr w:type="spellEnd"/>
                        <w:r w:rsidRPr="002C6118">
                          <w:rPr>
                            <w:rFonts w:eastAsia="Times New Roman"/>
                            <w:b/>
                            <w:bCs/>
                            <w:color w:val="000000"/>
                            <w:sz w:val="20"/>
                            <w:szCs w:val="20"/>
                            <w:lang w:val="en-GB"/>
                          </w:rPr>
                          <w:t xml:space="preserve"> 2025</w:t>
                        </w:r>
                      </w:p>
                      <w:p w14:paraId="36573DFC" w14:textId="77777777" w:rsidR="008239E1" w:rsidRDefault="008239E1" w:rsidP="008239E1">
                        <w:pPr>
                          <w:rPr>
                            <w:rFonts w:eastAsia="Times New Roman"/>
                            <w:color w:val="000000"/>
                            <w:sz w:val="20"/>
                            <w:szCs w:val="20"/>
                            <w:lang w:val="en-GB"/>
                          </w:rPr>
                        </w:pPr>
                      </w:p>
                      <w:p w14:paraId="4BF1BB5F" w14:textId="77777777" w:rsidR="008239E1" w:rsidRDefault="008239E1" w:rsidP="008239E1"/>
                    </w:txbxContent>
                  </v:textbox>
                </v:rect>
                <v:rect id="Google Shape;272;g383cd7cdf84_0_21" o:spid="_x0000_s1036" style="position:absolute;left:16442;top:9587;width:15181;height:19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" fillcolor="#eee" stroked="f">
                  <v:textbox inset="2.53958mm,2.53958mm,2.53958mm,2.53958mm">
                    <w:txbxContent>
                      <w:p w14:paraId="168E99AE" w14:textId="77777777" w:rsidR="008239E1" w:rsidRPr="00E53A10" w:rsidRDefault="008239E1" w:rsidP="008239E1">
                        <w:pPr>
                          <w:rPr>
                            <w:rFonts w:eastAsia="Times New Roman"/>
                            <w:color w:val="000000"/>
                            <w:sz w:val="20"/>
                            <w:szCs w:val="20"/>
                            <w:lang w:val="en-GB"/>
                          </w:rPr>
                        </w:pPr>
                        <w:r w:rsidRPr="00E53A10">
                          <w:rPr>
                            <w:rFonts w:eastAsia="Times New Roman"/>
                            <w:color w:val="000000"/>
                            <w:sz w:val="20"/>
                            <w:szCs w:val="20"/>
                            <w:lang w:val="en-GB"/>
                          </w:rPr>
                          <w:t xml:space="preserve">5 </w:t>
                        </w:r>
                        <w:proofErr w:type="spellStart"/>
                        <w:r w:rsidRPr="00E53A10">
                          <w:rPr>
                            <w:rFonts w:eastAsia="Times New Roman"/>
                            <w:color w:val="000000"/>
                            <w:sz w:val="20"/>
                            <w:szCs w:val="20"/>
                            <w:lang w:val="en-GB"/>
                          </w:rPr>
                          <w:t>groupes</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thématiques</w:t>
                        </w:r>
                        <w:proofErr w:type="spellEnd"/>
                        <w:r w:rsidRPr="00E53A10">
                          <w:rPr>
                            <w:rFonts w:eastAsia="Times New Roman"/>
                            <w:color w:val="000000"/>
                            <w:sz w:val="20"/>
                            <w:szCs w:val="20"/>
                            <w:lang w:val="en-GB"/>
                          </w:rPr>
                          <w:t xml:space="preserve"> avec les experts du PEV et des </w:t>
                        </w:r>
                        <w:proofErr w:type="spellStart"/>
                        <w:proofErr w:type="gramStart"/>
                        <w:r w:rsidRPr="00E53A10">
                          <w:rPr>
                            <w:rFonts w:eastAsia="Times New Roman"/>
                            <w:color w:val="000000"/>
                            <w:sz w:val="20"/>
                            <w:szCs w:val="20"/>
                            <w:lang w:val="en-GB"/>
                          </w:rPr>
                          <w:t>partenaires</w:t>
                        </w:r>
                        <w:proofErr w:type="spellEnd"/>
                        <w:r w:rsidRPr="00E53A10">
                          <w:rPr>
                            <w:rFonts w:eastAsia="Times New Roman"/>
                            <w:color w:val="000000"/>
                            <w:sz w:val="20"/>
                            <w:szCs w:val="20"/>
                            <w:lang w:val="en-GB"/>
                          </w:rPr>
                          <w:t xml:space="preserve"> :</w:t>
                        </w:r>
                        <w:proofErr w:type="gramEnd"/>
                        <w:r w:rsidRPr="00E53A10">
                          <w:rPr>
                            <w:rFonts w:eastAsia="Times New Roman"/>
                            <w:color w:val="000000"/>
                            <w:sz w:val="20"/>
                            <w:szCs w:val="20"/>
                            <w:lang w:val="en-GB"/>
                          </w:rPr>
                          <w:t xml:space="preserve"> Prestation des services, </w:t>
                        </w:r>
                        <w:proofErr w:type="spellStart"/>
                        <w:r w:rsidRPr="00E53A10">
                          <w:rPr>
                            <w:rFonts w:eastAsia="Times New Roman"/>
                            <w:color w:val="000000"/>
                            <w:sz w:val="20"/>
                            <w:szCs w:val="20"/>
                            <w:lang w:val="en-GB"/>
                          </w:rPr>
                          <w:t>Logistique</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Demande</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Suivi</w:t>
                        </w:r>
                        <w:proofErr w:type="spellEnd"/>
                        <w:r w:rsidRPr="00E53A10">
                          <w:rPr>
                            <w:rFonts w:eastAsia="Times New Roman"/>
                            <w:color w:val="000000"/>
                            <w:sz w:val="20"/>
                            <w:szCs w:val="20"/>
                            <w:lang w:val="en-GB"/>
                          </w:rPr>
                          <w:t xml:space="preserve"> -Evaluation et </w:t>
                        </w:r>
                        <w:proofErr w:type="spellStart"/>
                        <w:r w:rsidRPr="00E53A10">
                          <w:rPr>
                            <w:rFonts w:eastAsia="Times New Roman"/>
                            <w:color w:val="000000"/>
                            <w:sz w:val="20"/>
                            <w:szCs w:val="20"/>
                            <w:lang w:val="en-GB"/>
                          </w:rPr>
                          <w:t>Gouvernance-Financement</w:t>
                        </w:r>
                        <w:proofErr w:type="spellEnd"/>
                      </w:p>
                    </w:txbxContent>
                  </v:textbox>
                </v:rect>
                <v:rect id="Google Shape;273;g383cd7cdf84_0_21" o:spid="_x0000_s1037" style="position:absolute;left:33580;top:9588;width:15948;height:19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" fillcolor="#eee" stroked="f">
                  <v:textbox inset="2.53958mm,2.53958mm,2.53958mm,2.53958mm">
                    <w:txbxContent>
                      <w:p w14:paraId="5F0D6F47" w14:textId="77777777" w:rsidR="008239E1" w:rsidRDefault="008239E1" w:rsidP="008239E1">
                        <w:pPr>
                          <w:rPr>
                            <w:rFonts w:eastAsia="Times New Roman"/>
                            <w:color w:val="000000"/>
                            <w:sz w:val="20"/>
                            <w:szCs w:val="20"/>
                            <w:lang w:val="en-GB"/>
                          </w:rPr>
                        </w:pPr>
                        <w:r w:rsidRPr="00E53A10">
                          <w:rPr>
                            <w:rFonts w:eastAsia="Times New Roman"/>
                            <w:color w:val="000000"/>
                            <w:sz w:val="20"/>
                            <w:szCs w:val="20"/>
                            <w:lang w:val="en-GB"/>
                          </w:rPr>
                          <w:t xml:space="preserve">Consolidation des productions des </w:t>
                        </w:r>
                        <w:proofErr w:type="spellStart"/>
                        <w:r w:rsidRPr="00E53A10">
                          <w:rPr>
                            <w:rFonts w:eastAsia="Times New Roman"/>
                            <w:color w:val="000000"/>
                            <w:sz w:val="20"/>
                            <w:szCs w:val="20"/>
                            <w:lang w:val="en-GB"/>
                          </w:rPr>
                          <w:t>groupes</w:t>
                        </w:r>
                        <w:proofErr w:type="spellEnd"/>
                        <w:r w:rsidRPr="00E53A10">
                          <w:rPr>
                            <w:rFonts w:eastAsia="Times New Roman"/>
                            <w:color w:val="000000"/>
                            <w:sz w:val="20"/>
                            <w:szCs w:val="20"/>
                            <w:lang w:val="en-GB"/>
                          </w:rPr>
                          <w:t xml:space="preserve"> et </w:t>
                        </w:r>
                        <w:proofErr w:type="spellStart"/>
                        <w:r w:rsidRPr="00E53A10">
                          <w:rPr>
                            <w:rFonts w:eastAsia="Times New Roman"/>
                            <w:color w:val="000000"/>
                            <w:sz w:val="20"/>
                            <w:szCs w:val="20"/>
                            <w:lang w:val="en-GB"/>
                          </w:rPr>
                          <w:t>l’intégration</w:t>
                        </w:r>
                        <w:proofErr w:type="spellEnd"/>
                        <w:r w:rsidRPr="00E53A10">
                          <w:rPr>
                            <w:rFonts w:eastAsia="Times New Roman"/>
                            <w:color w:val="000000"/>
                            <w:sz w:val="20"/>
                            <w:szCs w:val="20"/>
                            <w:lang w:val="en-GB"/>
                          </w:rPr>
                          <w:t xml:space="preserve"> des </w:t>
                        </w:r>
                        <w:proofErr w:type="spellStart"/>
                        <w:r w:rsidRPr="00E53A10">
                          <w:rPr>
                            <w:rFonts w:eastAsia="Times New Roman"/>
                            <w:color w:val="000000"/>
                            <w:sz w:val="20"/>
                            <w:szCs w:val="20"/>
                            <w:lang w:val="en-GB"/>
                          </w:rPr>
                          <w:t>recommandations</w:t>
                        </w:r>
                        <w:proofErr w:type="spellEnd"/>
                        <w:r w:rsidRPr="00E53A10">
                          <w:rPr>
                            <w:rFonts w:eastAsia="Times New Roman"/>
                            <w:color w:val="000000"/>
                            <w:sz w:val="20"/>
                            <w:szCs w:val="20"/>
                            <w:lang w:val="en-GB"/>
                          </w:rPr>
                          <w:t xml:space="preserve"> de la direction du PEV</w:t>
                        </w:r>
                      </w:p>
                      <w:p w14:paraId="2172E76A" w14:textId="77777777" w:rsidR="008239E1" w:rsidRDefault="008239E1" w:rsidP="008239E1">
                        <w:pPr>
                          <w:rPr>
                            <w:rFonts w:eastAsia="Times New Roman"/>
                            <w:color w:val="000000"/>
                            <w:sz w:val="20"/>
                            <w:szCs w:val="20"/>
                            <w:lang w:val="en-GB"/>
                          </w:rPr>
                        </w:pPr>
                      </w:p>
                      <w:p w14:paraId="50248135" w14:textId="77777777" w:rsidR="008239E1" w:rsidRPr="00E53A10" w:rsidRDefault="008239E1" w:rsidP="008239E1">
                        <w:pPr>
                          <w:rPr>
                            <w:rFonts w:eastAsia="Times New Roman"/>
                            <w:color w:val="000000"/>
                            <w:sz w:val="20"/>
                            <w:szCs w:val="20"/>
                            <w:lang w:val="en-GB"/>
                          </w:rPr>
                        </w:pPr>
                        <w:r>
                          <w:rPr>
                            <w:rFonts w:eastAsia="Times New Roman"/>
                            <w:color w:val="000000"/>
                            <w:sz w:val="20"/>
                            <w:szCs w:val="20"/>
                            <w:lang w:val="en-GB"/>
                          </w:rPr>
                          <w:t xml:space="preserve">Elaboration de la première </w:t>
                        </w:r>
                        <w:proofErr w:type="spellStart"/>
                        <w:proofErr w:type="gramStart"/>
                        <w:r>
                          <w:rPr>
                            <w:rFonts w:eastAsia="Times New Roman"/>
                            <w:color w:val="000000"/>
                            <w:sz w:val="20"/>
                            <w:szCs w:val="20"/>
                            <w:lang w:val="en-GB"/>
                          </w:rPr>
                          <w:t>mouture</w:t>
                        </w:r>
                        <w:proofErr w:type="spellEnd"/>
                        <w:r>
                          <w:rPr>
                            <w:rFonts w:eastAsia="Times New Roman"/>
                            <w:color w:val="000000"/>
                            <w:sz w:val="20"/>
                            <w:szCs w:val="20"/>
                            <w:lang w:val="en-GB"/>
                          </w:rPr>
                          <w:t xml:space="preserve">  </w:t>
                        </w:r>
                        <w:proofErr w:type="spellStart"/>
                        <w:r>
                          <w:rPr>
                            <w:rFonts w:eastAsia="Times New Roman"/>
                            <w:color w:val="000000"/>
                            <w:sz w:val="20"/>
                            <w:szCs w:val="20"/>
                            <w:lang w:val="en-GB"/>
                          </w:rPr>
                          <w:t>l’exposé</w:t>
                        </w:r>
                        <w:proofErr w:type="spellEnd"/>
                        <w:proofErr w:type="gramEnd"/>
                        <w:r>
                          <w:rPr>
                            <w:rFonts w:eastAsia="Times New Roman"/>
                            <w:color w:val="000000"/>
                            <w:sz w:val="20"/>
                            <w:szCs w:val="20"/>
                            <w:lang w:val="en-GB"/>
                          </w:rPr>
                          <w:t xml:space="preserve"> des motifs </w:t>
                        </w:r>
                        <w:proofErr w:type="spellStart"/>
                        <w:r>
                          <w:rPr>
                            <w:rFonts w:eastAsia="Times New Roman"/>
                            <w:color w:val="000000"/>
                            <w:sz w:val="20"/>
                            <w:szCs w:val="20"/>
                            <w:lang w:val="en-GB"/>
                          </w:rPr>
                          <w:t>en</w:t>
                        </w:r>
                        <w:proofErr w:type="spellEnd"/>
                        <w:r>
                          <w:rPr>
                            <w:rFonts w:eastAsia="Times New Roman"/>
                            <w:color w:val="000000"/>
                            <w:sz w:val="20"/>
                            <w:szCs w:val="20"/>
                            <w:lang w:val="en-GB"/>
                          </w:rPr>
                          <w:t xml:space="preserve"> </w:t>
                        </w:r>
                        <w:proofErr w:type="spellStart"/>
                        <w:r>
                          <w:rPr>
                            <w:rFonts w:eastAsia="Times New Roman"/>
                            <w:color w:val="000000"/>
                            <w:sz w:val="20"/>
                            <w:szCs w:val="20"/>
                            <w:lang w:val="en-GB"/>
                          </w:rPr>
                          <w:t>repondant</w:t>
                        </w:r>
                        <w:proofErr w:type="spellEnd"/>
                        <w:r>
                          <w:rPr>
                            <w:rFonts w:eastAsia="Times New Roman"/>
                            <w:color w:val="000000"/>
                            <w:sz w:val="20"/>
                            <w:szCs w:val="20"/>
                            <w:lang w:val="en-GB"/>
                          </w:rPr>
                          <w:t xml:space="preserve"> aux questions reprises dans le </w:t>
                        </w:r>
                        <w:proofErr w:type="spellStart"/>
                        <w:r>
                          <w:rPr>
                            <w:rFonts w:eastAsia="Times New Roman"/>
                            <w:color w:val="000000"/>
                            <w:sz w:val="20"/>
                            <w:szCs w:val="20"/>
                            <w:lang w:val="en-GB"/>
                          </w:rPr>
                          <w:t>canevas</w:t>
                        </w:r>
                        <w:proofErr w:type="spellEnd"/>
                        <w:r>
                          <w:rPr>
                            <w:rFonts w:eastAsia="Times New Roman"/>
                            <w:color w:val="000000"/>
                            <w:sz w:val="20"/>
                            <w:szCs w:val="20"/>
                            <w:lang w:val="en-GB"/>
                          </w:rPr>
                          <w:t xml:space="preserve"> du narrative.</w:t>
                        </w:r>
                      </w:p>
                    </w:txbxContent>
                  </v:textbox>
                </v:rect>
                <v:rect id="Google Shape;274;g383cd7cdf84_0_21" o:spid="_x0000_s1038" style="position:absolute;left:50370;top:9588;width:14835;height:19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" fillcolor="#eee" stroked="f">
                  <v:textbox inset="2.53958mm,2.53958mm,2.53958mm,2.53958mm">
                    <w:txbxContent>
                      <w:p w14:paraId="288F1C68" w14:textId="77777777" w:rsidR="008239E1" w:rsidRPr="002E38E3" w:rsidRDefault="008239E1" w:rsidP="008239E1">
                        <w:pPr>
                          <w:rPr>
                            <w:rFonts w:eastAsia="Times New Roman"/>
                            <w:b/>
                            <w:bCs/>
                            <w:color w:val="000000"/>
                            <w:sz w:val="20"/>
                            <w:szCs w:val="20"/>
                            <w:lang w:val="en-GB"/>
                          </w:rPr>
                        </w:pPr>
                        <w:r w:rsidRPr="00E53A10">
                          <w:rPr>
                            <w:rFonts w:eastAsia="Times New Roman"/>
                            <w:color w:val="000000"/>
                            <w:sz w:val="20"/>
                            <w:szCs w:val="20"/>
                            <w:lang w:val="en-GB"/>
                          </w:rPr>
                          <w:t xml:space="preserve">Finalisation de la </w:t>
                        </w:r>
                        <w:proofErr w:type="spellStart"/>
                        <w:r w:rsidRPr="00E53A10">
                          <w:rPr>
                            <w:rFonts w:eastAsia="Times New Roman"/>
                            <w:color w:val="000000"/>
                            <w:sz w:val="20"/>
                            <w:szCs w:val="20"/>
                            <w:lang w:val="en-GB"/>
                          </w:rPr>
                          <w:t>programmation</w:t>
                        </w:r>
                        <w:proofErr w:type="spellEnd"/>
                        <w:r w:rsidRPr="00E53A10">
                          <w:rPr>
                            <w:rFonts w:eastAsia="Times New Roman"/>
                            <w:color w:val="000000"/>
                            <w:sz w:val="20"/>
                            <w:szCs w:val="20"/>
                            <w:lang w:val="en-GB"/>
                          </w:rPr>
                          <w:t xml:space="preserve"> de la subvention de transition </w:t>
                        </w:r>
                        <w:proofErr w:type="spellStart"/>
                        <w:r w:rsidRPr="00E53A10">
                          <w:rPr>
                            <w:rFonts w:eastAsia="Times New Roman"/>
                            <w:color w:val="000000"/>
                            <w:sz w:val="20"/>
                            <w:szCs w:val="20"/>
                            <w:lang w:val="en-GB"/>
                          </w:rPr>
                          <w:t>était</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intervenue</w:t>
                        </w:r>
                        <w:proofErr w:type="spellEnd"/>
                        <w:r w:rsidRPr="00E53A10">
                          <w:rPr>
                            <w:rFonts w:eastAsia="Times New Roman"/>
                            <w:color w:val="000000"/>
                            <w:sz w:val="20"/>
                            <w:szCs w:val="20"/>
                            <w:lang w:val="en-GB"/>
                          </w:rPr>
                          <w:t xml:space="preserve"> au </w:t>
                        </w:r>
                        <w:proofErr w:type="spellStart"/>
                        <w:r w:rsidRPr="00E53A10">
                          <w:rPr>
                            <w:rFonts w:eastAsia="Times New Roman"/>
                            <w:color w:val="000000"/>
                            <w:sz w:val="20"/>
                            <w:szCs w:val="20"/>
                            <w:lang w:val="en-GB"/>
                          </w:rPr>
                          <w:t>cours</w:t>
                        </w:r>
                        <w:proofErr w:type="spellEnd"/>
                        <w:r w:rsidRPr="00E53A10">
                          <w:rPr>
                            <w:rFonts w:eastAsia="Times New Roman"/>
                            <w:color w:val="000000"/>
                            <w:sz w:val="20"/>
                            <w:szCs w:val="20"/>
                            <w:lang w:val="en-GB"/>
                          </w:rPr>
                          <w:t xml:space="preserve"> de </w:t>
                        </w:r>
                        <w:proofErr w:type="spellStart"/>
                        <w:r w:rsidRPr="00E53A10">
                          <w:rPr>
                            <w:rFonts w:eastAsia="Times New Roman"/>
                            <w:color w:val="000000"/>
                            <w:sz w:val="20"/>
                            <w:szCs w:val="20"/>
                            <w:lang w:val="en-GB"/>
                          </w:rPr>
                          <w:t>l’atelier</w:t>
                        </w:r>
                        <w:proofErr w:type="spellEnd"/>
                        <w:r w:rsidRPr="00E53A10">
                          <w:rPr>
                            <w:rFonts w:eastAsia="Times New Roman"/>
                            <w:color w:val="000000"/>
                            <w:sz w:val="20"/>
                            <w:szCs w:val="20"/>
                            <w:lang w:val="en-GB"/>
                          </w:rPr>
                          <w:t xml:space="preserve"> de validation du </w:t>
                        </w:r>
                        <w:r w:rsidRPr="002E38E3">
                          <w:rPr>
                            <w:rFonts w:eastAsia="Times New Roman"/>
                            <w:b/>
                            <w:bCs/>
                            <w:color w:val="000000"/>
                            <w:sz w:val="20"/>
                            <w:szCs w:val="20"/>
                            <w:lang w:val="en-GB"/>
                          </w:rPr>
                          <w:t xml:space="preserve">24 au 26 </w:t>
                        </w:r>
                        <w:proofErr w:type="spellStart"/>
                        <w:r w:rsidRPr="002E38E3">
                          <w:rPr>
                            <w:rFonts w:eastAsia="Times New Roman"/>
                            <w:b/>
                            <w:bCs/>
                            <w:color w:val="000000"/>
                            <w:sz w:val="20"/>
                            <w:szCs w:val="20"/>
                            <w:lang w:val="en-GB"/>
                          </w:rPr>
                          <w:t>septembre</w:t>
                        </w:r>
                        <w:proofErr w:type="spellEnd"/>
                        <w:r w:rsidRPr="002E38E3">
                          <w:rPr>
                            <w:rFonts w:eastAsia="Times New Roman"/>
                            <w:b/>
                            <w:bCs/>
                            <w:color w:val="000000"/>
                            <w:sz w:val="20"/>
                            <w:szCs w:val="20"/>
                            <w:lang w:val="en-GB"/>
                          </w:rPr>
                          <w:t xml:space="preserve"> 2025 à Lubumbashi.</w:t>
                        </w:r>
                      </w:p>
                    </w:txbxContent>
                  </v:textbox>
                </v:rect>
                <v:rect id="Google Shape;275;g383cd7cdf84_0_21" o:spid="_x0000_s1039" style="position:absolute;left:67160;top:9588;width:14835;height:19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" fillcolor="#eee" stroked="f">
                  <v:textbox inset="2.53958mm,2.53958mm,2.53958mm,2.53958mm">
                    <w:txbxContent>
                      <w:p w14:paraId="0F69868B" w14:textId="77777777" w:rsidR="008239E1" w:rsidRPr="002E38E3" w:rsidRDefault="008239E1" w:rsidP="008239E1">
                        <w:pPr>
                          <w:rPr>
                            <w:rFonts w:eastAsia="Times New Roman"/>
                            <w:b/>
                            <w:bCs/>
                            <w:color w:val="000000"/>
                            <w:sz w:val="20"/>
                            <w:szCs w:val="20"/>
                            <w:lang w:val="en-GB"/>
                          </w:rPr>
                        </w:pPr>
                        <w:r w:rsidRPr="00E53A10">
                          <w:rPr>
                            <w:rFonts w:eastAsia="Times New Roman"/>
                            <w:color w:val="000000"/>
                            <w:sz w:val="20"/>
                            <w:szCs w:val="20"/>
                            <w:lang w:val="en-GB"/>
                          </w:rPr>
                          <w:t xml:space="preserve">Validation de la subvention au </w:t>
                        </w:r>
                        <w:proofErr w:type="spellStart"/>
                        <w:r w:rsidRPr="00E53A10">
                          <w:rPr>
                            <w:rFonts w:eastAsia="Times New Roman"/>
                            <w:color w:val="000000"/>
                            <w:sz w:val="20"/>
                            <w:szCs w:val="20"/>
                            <w:lang w:val="en-GB"/>
                          </w:rPr>
                          <w:t>cours</w:t>
                        </w:r>
                        <w:proofErr w:type="spellEnd"/>
                        <w:r w:rsidRPr="00E53A10">
                          <w:rPr>
                            <w:rFonts w:eastAsia="Times New Roman"/>
                            <w:color w:val="000000"/>
                            <w:sz w:val="20"/>
                            <w:szCs w:val="20"/>
                            <w:lang w:val="en-GB"/>
                          </w:rPr>
                          <w:t xml:space="preserve"> de la </w:t>
                        </w:r>
                        <w:proofErr w:type="spellStart"/>
                        <w:r w:rsidRPr="00E53A10">
                          <w:rPr>
                            <w:rFonts w:eastAsia="Times New Roman"/>
                            <w:color w:val="000000"/>
                            <w:sz w:val="20"/>
                            <w:szCs w:val="20"/>
                            <w:lang w:val="en-GB"/>
                          </w:rPr>
                          <w:t>réunion</w:t>
                        </w:r>
                        <w:proofErr w:type="spellEnd"/>
                        <w:r w:rsidRPr="00E53A10">
                          <w:rPr>
                            <w:rFonts w:eastAsia="Times New Roman"/>
                            <w:color w:val="000000"/>
                            <w:sz w:val="20"/>
                            <w:szCs w:val="20"/>
                            <w:lang w:val="en-GB"/>
                          </w:rPr>
                          <w:t xml:space="preserve"> du </w:t>
                        </w:r>
                        <w:proofErr w:type="spellStart"/>
                        <w:r w:rsidRPr="00E53A10">
                          <w:rPr>
                            <w:rFonts w:eastAsia="Times New Roman"/>
                            <w:color w:val="000000"/>
                            <w:sz w:val="20"/>
                            <w:szCs w:val="20"/>
                            <w:lang w:val="en-GB"/>
                          </w:rPr>
                          <w:t>CCPeV</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stratégique</w:t>
                        </w:r>
                        <w:proofErr w:type="spellEnd"/>
                        <w:r w:rsidRPr="00E53A10">
                          <w:rPr>
                            <w:rFonts w:eastAsia="Times New Roman"/>
                            <w:color w:val="000000"/>
                            <w:sz w:val="20"/>
                            <w:szCs w:val="20"/>
                            <w:lang w:val="en-GB"/>
                          </w:rPr>
                          <w:t xml:space="preserve"> </w:t>
                        </w:r>
                        <w:proofErr w:type="spellStart"/>
                        <w:r w:rsidRPr="00E53A10">
                          <w:rPr>
                            <w:rFonts w:eastAsia="Times New Roman"/>
                            <w:color w:val="000000"/>
                            <w:sz w:val="20"/>
                            <w:szCs w:val="20"/>
                            <w:lang w:val="en-GB"/>
                          </w:rPr>
                          <w:t>présidé</w:t>
                        </w:r>
                        <w:proofErr w:type="spellEnd"/>
                        <w:r w:rsidRPr="00E53A10">
                          <w:rPr>
                            <w:rFonts w:eastAsia="Times New Roman"/>
                            <w:color w:val="000000"/>
                            <w:sz w:val="20"/>
                            <w:szCs w:val="20"/>
                            <w:lang w:val="en-GB"/>
                          </w:rPr>
                          <w:t xml:space="preserve"> par le </w:t>
                        </w:r>
                        <w:proofErr w:type="spellStart"/>
                        <w:r w:rsidRPr="00E53A10">
                          <w:rPr>
                            <w:rFonts w:eastAsia="Times New Roman"/>
                            <w:color w:val="000000"/>
                            <w:sz w:val="20"/>
                            <w:szCs w:val="20"/>
                            <w:lang w:val="en-GB"/>
                          </w:rPr>
                          <w:t>ministre</w:t>
                        </w:r>
                        <w:proofErr w:type="spellEnd"/>
                        <w:r w:rsidRPr="00E53A10">
                          <w:rPr>
                            <w:rFonts w:eastAsia="Times New Roman"/>
                            <w:color w:val="000000"/>
                            <w:sz w:val="20"/>
                            <w:szCs w:val="20"/>
                            <w:lang w:val="en-GB"/>
                          </w:rPr>
                          <w:t xml:space="preserve"> de la santé </w:t>
                        </w:r>
                        <w:proofErr w:type="spellStart"/>
                        <w:r w:rsidRPr="00E53A10">
                          <w:rPr>
                            <w:rFonts w:eastAsia="Times New Roman"/>
                            <w:color w:val="000000"/>
                            <w:sz w:val="20"/>
                            <w:szCs w:val="20"/>
                            <w:lang w:val="en-GB"/>
                          </w:rPr>
                          <w:t>en</w:t>
                        </w:r>
                        <w:proofErr w:type="spellEnd"/>
                        <w:r w:rsidRPr="00E53A10">
                          <w:rPr>
                            <w:rFonts w:eastAsia="Times New Roman"/>
                            <w:color w:val="000000"/>
                            <w:sz w:val="20"/>
                            <w:szCs w:val="20"/>
                            <w:lang w:val="en-GB"/>
                          </w:rPr>
                          <w:t xml:space="preserve"> date du </w:t>
                        </w:r>
                        <w:r w:rsidRPr="002E38E3">
                          <w:rPr>
                            <w:rFonts w:eastAsia="Times New Roman"/>
                            <w:b/>
                            <w:bCs/>
                            <w:color w:val="000000"/>
                            <w:sz w:val="20"/>
                            <w:szCs w:val="20"/>
                            <w:lang w:val="en-GB"/>
                          </w:rPr>
                          <w:t xml:space="preserve">2 </w:t>
                        </w:r>
                        <w:proofErr w:type="spellStart"/>
                        <w:r w:rsidRPr="002E38E3">
                          <w:rPr>
                            <w:rFonts w:eastAsia="Times New Roman"/>
                            <w:b/>
                            <w:bCs/>
                            <w:color w:val="000000"/>
                            <w:sz w:val="20"/>
                            <w:szCs w:val="20"/>
                            <w:lang w:val="en-GB"/>
                          </w:rPr>
                          <w:t>octobre</w:t>
                        </w:r>
                        <w:proofErr w:type="spellEnd"/>
                        <w:r w:rsidRPr="002E38E3">
                          <w:rPr>
                            <w:rFonts w:eastAsia="Times New Roman"/>
                            <w:b/>
                            <w:bCs/>
                            <w:color w:val="000000"/>
                            <w:sz w:val="20"/>
                            <w:szCs w:val="20"/>
                            <w:lang w:val="en-GB"/>
                          </w:rPr>
                          <w:t xml:space="preserve"> 2025</w:t>
                        </w:r>
                      </w:p>
                    </w:txbxContent>
                  </v:textbox>
                </v:rect>
                <w10:wrap anchorx="margin"/>
              </v:group>
            </w:pict>
          </mc:Fallback>
        </mc:AlternateContent>
      </w:r>
      <w:proofErr w:type="spellStart"/>
      <w:r w:rsidR="5267CB01" w:rsidRPr="4EF77C7B">
        <w:rPr>
          <w:b/>
          <w:bCs/>
          <w:color w:val="000000"/>
          <w:sz w:val="20"/>
          <w:szCs w:val="20"/>
          <w:lang w:val="en-US"/>
        </w:rPr>
        <w:t>Etapes</w:t>
      </w:r>
      <w:proofErr w:type="spellEnd"/>
      <w:r w:rsidR="5267CB01" w:rsidRPr="4EF77C7B">
        <w:rPr>
          <w:b/>
          <w:bCs/>
          <w:color w:val="000000"/>
          <w:sz w:val="20"/>
          <w:szCs w:val="20"/>
          <w:lang w:val="en-US"/>
        </w:rPr>
        <w:t xml:space="preserve"> du processus </w:t>
      </w:r>
      <w:r w:rsidR="02E5045D" w:rsidRPr="4EF77C7B">
        <w:rPr>
          <w:b/>
          <w:bCs/>
          <w:color w:val="000000"/>
          <w:sz w:val="20"/>
          <w:szCs w:val="20"/>
          <w:lang w:val="en-US"/>
        </w:rPr>
        <w:t>elaboration</w:t>
      </w:r>
      <w:r w:rsidR="5267CB01" w:rsidRPr="4EF77C7B">
        <w:rPr>
          <w:b/>
          <w:bCs/>
          <w:color w:val="000000"/>
          <w:sz w:val="20"/>
          <w:szCs w:val="20"/>
          <w:lang w:val="en-US"/>
        </w:rPr>
        <w:t xml:space="preserve"> de la subvention</w:t>
      </w:r>
    </w:p>
    <w:p w14:paraId="21A7D9D2" w14:textId="77149A73" w:rsidR="008239E1" w:rsidRPr="00D8799A" w:rsidRDefault="008239E1" w:rsidP="00F31397">
      <w:pPr>
        <w:keepNext/>
        <w:keepLines/>
        <w:pBdr>
          <w:top w:val="nil"/>
          <w:left w:val="nil"/>
          <w:bottom w:val="nil"/>
          <w:right w:val="nil"/>
          <w:between w:val="nil"/>
        </w:pBdr>
        <w:spacing w:after="120"/>
        <w:jc w:val="both"/>
        <w:rPr>
          <w:color w:val="000000"/>
          <w:sz w:val="20"/>
          <w:szCs w:val="20"/>
        </w:rPr>
      </w:pPr>
    </w:p>
    <w:p w14:paraId="3F5C0E67" w14:textId="3D18A096" w:rsidR="008239E1" w:rsidRPr="00D8799A" w:rsidRDefault="008239E1" w:rsidP="008239E1">
      <w:pPr>
        <w:spacing w:before="200" w:after="120"/>
        <w:jc w:val="both"/>
        <w:rPr>
          <w:color w:val="000000"/>
          <w:sz w:val="20"/>
          <w:szCs w:val="20"/>
        </w:rPr>
      </w:pPr>
    </w:p>
    <w:p w14:paraId="49A15956" w14:textId="77777777" w:rsidR="008239E1" w:rsidRPr="00D8799A" w:rsidRDefault="008239E1" w:rsidP="008239E1">
      <w:pPr>
        <w:spacing w:before="200" w:after="120"/>
        <w:jc w:val="both"/>
        <w:rPr>
          <w:color w:val="000000"/>
          <w:sz w:val="20"/>
          <w:szCs w:val="20"/>
        </w:rPr>
      </w:pPr>
    </w:p>
    <w:p w14:paraId="4DED22DD" w14:textId="77777777" w:rsidR="008239E1" w:rsidRPr="00D8799A" w:rsidRDefault="008239E1" w:rsidP="008239E1">
      <w:pPr>
        <w:spacing w:before="200" w:after="120"/>
        <w:jc w:val="both"/>
        <w:rPr>
          <w:color w:val="000000"/>
          <w:sz w:val="20"/>
          <w:szCs w:val="20"/>
        </w:rPr>
      </w:pPr>
    </w:p>
    <w:p w14:paraId="1D5F6456" w14:textId="77777777" w:rsidR="008239E1" w:rsidRPr="00D8799A" w:rsidRDefault="008239E1" w:rsidP="008239E1">
      <w:pPr>
        <w:spacing w:before="200" w:after="120"/>
        <w:jc w:val="both"/>
        <w:rPr>
          <w:color w:val="000000"/>
          <w:sz w:val="20"/>
          <w:szCs w:val="20"/>
        </w:rPr>
      </w:pPr>
    </w:p>
    <w:p w14:paraId="6F98E7DE" w14:textId="77777777" w:rsidR="008239E1" w:rsidRPr="00D8799A" w:rsidRDefault="008239E1" w:rsidP="008239E1">
      <w:pPr>
        <w:spacing w:before="200" w:after="120"/>
        <w:jc w:val="both"/>
        <w:rPr>
          <w:color w:val="000000"/>
          <w:sz w:val="20"/>
          <w:szCs w:val="20"/>
        </w:rPr>
      </w:pPr>
    </w:p>
    <w:p w14:paraId="58042B6E" w14:textId="77777777" w:rsidR="008239E1" w:rsidRPr="00D8799A" w:rsidRDefault="008239E1" w:rsidP="008239E1">
      <w:pPr>
        <w:spacing w:before="200" w:after="120"/>
        <w:jc w:val="both"/>
        <w:rPr>
          <w:color w:val="000000"/>
          <w:sz w:val="20"/>
          <w:szCs w:val="20"/>
        </w:rPr>
      </w:pPr>
    </w:p>
    <w:p w14:paraId="3302F780" w14:textId="77777777" w:rsidR="008239E1" w:rsidRPr="00D8799A" w:rsidRDefault="008239E1" w:rsidP="008239E1">
      <w:pPr>
        <w:spacing w:before="200" w:after="120"/>
        <w:jc w:val="both"/>
        <w:rPr>
          <w:color w:val="000000"/>
          <w:sz w:val="20"/>
          <w:szCs w:val="20"/>
        </w:rPr>
      </w:pPr>
    </w:p>
    <w:p w14:paraId="13DDA97E" w14:textId="77777777" w:rsidR="008239E1" w:rsidRPr="00D8799A" w:rsidRDefault="008239E1" w:rsidP="008239E1">
      <w:pPr>
        <w:spacing w:before="200" w:after="120"/>
        <w:jc w:val="both"/>
        <w:rPr>
          <w:color w:val="000000"/>
          <w:sz w:val="20"/>
          <w:szCs w:val="20"/>
        </w:rPr>
      </w:pPr>
    </w:p>
    <w:p w14:paraId="39BBFEE5" w14:textId="77777777" w:rsidR="008239E1" w:rsidRPr="00D8799A" w:rsidRDefault="008239E1" w:rsidP="008239E1">
      <w:pPr>
        <w:spacing w:before="200" w:after="120"/>
        <w:jc w:val="both"/>
        <w:rPr>
          <w:color w:val="000000"/>
          <w:sz w:val="20"/>
          <w:szCs w:val="20"/>
        </w:rPr>
      </w:pPr>
    </w:p>
    <w:p w14:paraId="7C2E72E6" w14:textId="77777777" w:rsidR="008239E1" w:rsidRPr="00D8799A" w:rsidRDefault="008239E1" w:rsidP="008239E1">
      <w:pPr>
        <w:spacing w:before="200" w:after="120"/>
        <w:jc w:val="both"/>
        <w:rPr>
          <w:color w:val="000000"/>
          <w:sz w:val="20"/>
          <w:szCs w:val="20"/>
        </w:rPr>
      </w:pPr>
    </w:p>
    <w:p w14:paraId="1CFAEE59" w14:textId="77777777" w:rsidR="008239E1" w:rsidRDefault="008239E1" w:rsidP="008239E1">
      <w:pPr>
        <w:spacing w:before="200" w:after="120"/>
        <w:jc w:val="both"/>
        <w:rPr>
          <w:color w:val="000000"/>
          <w:sz w:val="20"/>
          <w:szCs w:val="20"/>
        </w:rPr>
      </w:pPr>
    </w:p>
    <w:p w14:paraId="236887B7" w14:textId="77777777" w:rsidR="00F31397" w:rsidRDefault="00F31397" w:rsidP="008239E1">
      <w:pPr>
        <w:spacing w:before="200" w:after="120"/>
        <w:jc w:val="both"/>
        <w:rPr>
          <w:color w:val="000000"/>
          <w:sz w:val="20"/>
          <w:szCs w:val="20"/>
        </w:rPr>
      </w:pPr>
    </w:p>
    <w:p w14:paraId="384A77D4" w14:textId="77777777" w:rsidR="00F31397" w:rsidRDefault="00F31397" w:rsidP="008239E1">
      <w:pPr>
        <w:spacing w:before="200" w:after="120"/>
        <w:jc w:val="both"/>
        <w:rPr>
          <w:color w:val="000000"/>
          <w:sz w:val="20"/>
          <w:szCs w:val="20"/>
        </w:rPr>
      </w:pPr>
    </w:p>
    <w:p w14:paraId="10518AEA" w14:textId="77777777" w:rsidR="00F31397" w:rsidRDefault="00F31397" w:rsidP="008239E1">
      <w:pPr>
        <w:spacing w:before="200" w:after="120"/>
        <w:jc w:val="both"/>
        <w:rPr>
          <w:color w:val="000000"/>
          <w:sz w:val="20"/>
          <w:szCs w:val="20"/>
        </w:rPr>
      </w:pPr>
    </w:p>
    <w:p w14:paraId="0B08D9C4" w14:textId="77777777" w:rsidR="00F31397" w:rsidRDefault="00F31397" w:rsidP="008239E1">
      <w:pPr>
        <w:spacing w:before="200" w:after="120"/>
        <w:jc w:val="both"/>
        <w:rPr>
          <w:color w:val="000000"/>
          <w:sz w:val="20"/>
          <w:szCs w:val="20"/>
        </w:rPr>
      </w:pPr>
    </w:p>
    <w:p w14:paraId="5248641D" w14:textId="77777777" w:rsidR="00F31397" w:rsidRPr="00D8799A" w:rsidRDefault="00F31397" w:rsidP="008239E1">
      <w:pPr>
        <w:spacing w:before="200" w:after="120"/>
        <w:jc w:val="both"/>
        <w:rPr>
          <w:color w:val="000000"/>
          <w:sz w:val="20"/>
          <w:szCs w:val="20"/>
        </w:rPr>
      </w:pPr>
    </w:p>
    <w:p w14:paraId="61968B7F" w14:textId="77777777" w:rsidR="008239E1" w:rsidRPr="00D8799A" w:rsidRDefault="008239E1" w:rsidP="008239E1">
      <w:pPr>
        <w:spacing w:before="200" w:after="120"/>
        <w:jc w:val="both"/>
        <w:rPr>
          <w:color w:val="000000"/>
          <w:sz w:val="20"/>
          <w:szCs w:val="20"/>
        </w:rPr>
      </w:pPr>
    </w:p>
    <w:p w14:paraId="568DCB8E" w14:textId="77777777" w:rsidR="008239E1" w:rsidRPr="00D8799A" w:rsidRDefault="5267CB01" w:rsidP="4EF77C7B">
      <w:pPr>
        <w:pStyle w:val="Paragraphedeliste"/>
        <w:keepNext/>
        <w:keepLines/>
        <w:numPr>
          <w:ilvl w:val="1"/>
          <w:numId w:val="19"/>
        </w:numPr>
        <w:pBdr>
          <w:top w:val="nil"/>
          <w:left w:val="nil"/>
          <w:bottom w:val="nil"/>
          <w:right w:val="nil"/>
          <w:between w:val="nil"/>
        </w:pBdr>
        <w:spacing w:after="120"/>
        <w:jc w:val="both"/>
        <w:rPr>
          <w:b/>
          <w:bCs/>
          <w:color w:val="000000"/>
          <w:sz w:val="20"/>
          <w:szCs w:val="20"/>
          <w:lang w:val="en-US"/>
        </w:rPr>
      </w:pPr>
      <w:proofErr w:type="spellStart"/>
      <w:r w:rsidRPr="4EF77C7B">
        <w:rPr>
          <w:b/>
          <w:bCs/>
          <w:color w:val="000000" w:themeColor="text1"/>
          <w:sz w:val="20"/>
          <w:szCs w:val="20"/>
          <w:lang w:val="en-US"/>
        </w:rPr>
        <w:t>Méthodologie</w:t>
      </w:r>
      <w:proofErr w:type="spellEnd"/>
      <w:r w:rsidRPr="4EF77C7B">
        <w:rPr>
          <w:b/>
          <w:bCs/>
          <w:color w:val="000000" w:themeColor="text1"/>
          <w:sz w:val="20"/>
          <w:szCs w:val="20"/>
          <w:lang w:val="en-US"/>
        </w:rPr>
        <w:t xml:space="preserve"> de travail</w:t>
      </w:r>
    </w:p>
    <w:p w14:paraId="18C6EA65" w14:textId="77777777" w:rsidR="008239E1" w:rsidRPr="00D8799A" w:rsidRDefault="008239E1" w:rsidP="008239E1">
      <w:pPr>
        <w:pStyle w:val="Paragraphedeliste"/>
        <w:keepNext/>
        <w:keepLines/>
        <w:pBdr>
          <w:top w:val="nil"/>
          <w:left w:val="nil"/>
          <w:bottom w:val="nil"/>
          <w:right w:val="nil"/>
          <w:between w:val="nil"/>
        </w:pBdr>
        <w:spacing w:after="120"/>
        <w:ind w:left="360"/>
        <w:jc w:val="both"/>
        <w:rPr>
          <w:b/>
          <w:bCs/>
          <w:color w:val="000000"/>
          <w:sz w:val="20"/>
          <w:szCs w:val="20"/>
        </w:rPr>
      </w:pPr>
    </w:p>
    <w:p w14:paraId="221AD612" w14:textId="77777777" w:rsidR="008239E1" w:rsidRPr="00D8799A" w:rsidRDefault="5267CB01" w:rsidP="4EF77C7B">
      <w:pPr>
        <w:pStyle w:val="Paragraphedeliste"/>
        <w:numPr>
          <w:ilvl w:val="0"/>
          <w:numId w:val="21"/>
        </w:numPr>
        <w:pBdr>
          <w:top w:val="nil"/>
          <w:left w:val="nil"/>
          <w:bottom w:val="nil"/>
          <w:right w:val="nil"/>
          <w:between w:val="nil"/>
        </w:pBdr>
        <w:spacing w:before="200"/>
        <w:jc w:val="both"/>
        <w:rPr>
          <w:b/>
          <w:bCs/>
          <w:color w:val="000000"/>
          <w:sz w:val="20"/>
          <w:szCs w:val="20"/>
          <w:lang w:val="en-US"/>
        </w:rPr>
      </w:pPr>
      <w:r w:rsidRPr="4EF77C7B">
        <w:rPr>
          <w:b/>
          <w:bCs/>
          <w:color w:val="000000" w:themeColor="text1"/>
          <w:sz w:val="20"/>
          <w:szCs w:val="20"/>
          <w:lang w:val="en-US"/>
        </w:rPr>
        <w:t xml:space="preserve">Mise </w:t>
      </w:r>
      <w:proofErr w:type="spellStart"/>
      <w:r w:rsidRPr="4EF77C7B">
        <w:rPr>
          <w:b/>
          <w:bCs/>
          <w:color w:val="000000" w:themeColor="text1"/>
          <w:sz w:val="20"/>
          <w:szCs w:val="20"/>
          <w:lang w:val="en-US"/>
        </w:rPr>
        <w:t>en</w:t>
      </w:r>
      <w:proofErr w:type="spellEnd"/>
      <w:r w:rsidRPr="4EF77C7B">
        <w:rPr>
          <w:b/>
          <w:bCs/>
          <w:color w:val="000000" w:themeColor="text1"/>
          <w:sz w:val="20"/>
          <w:szCs w:val="20"/>
          <w:lang w:val="en-US"/>
        </w:rPr>
        <w:t xml:space="preserve"> place des </w:t>
      </w:r>
      <w:proofErr w:type="spellStart"/>
      <w:r w:rsidRPr="4EF77C7B">
        <w:rPr>
          <w:b/>
          <w:bCs/>
          <w:color w:val="000000" w:themeColor="text1"/>
          <w:sz w:val="20"/>
          <w:szCs w:val="20"/>
          <w:lang w:val="en-US"/>
        </w:rPr>
        <w:t>groupes</w:t>
      </w:r>
      <w:proofErr w:type="spellEnd"/>
      <w:r w:rsidRPr="4EF77C7B">
        <w:rPr>
          <w:b/>
          <w:bCs/>
          <w:color w:val="000000" w:themeColor="text1"/>
          <w:sz w:val="20"/>
          <w:szCs w:val="20"/>
          <w:lang w:val="en-US"/>
        </w:rPr>
        <w:t xml:space="preserve"> de travail par </w:t>
      </w:r>
      <w:proofErr w:type="spellStart"/>
      <w:r w:rsidRPr="4EF77C7B">
        <w:rPr>
          <w:b/>
          <w:bCs/>
          <w:color w:val="000000" w:themeColor="text1"/>
          <w:sz w:val="20"/>
          <w:szCs w:val="20"/>
          <w:lang w:val="en-US"/>
        </w:rPr>
        <w:t>thématique</w:t>
      </w:r>
      <w:proofErr w:type="spellEnd"/>
    </w:p>
    <w:p w14:paraId="7A933EE9" w14:textId="3C6119C3"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La composition de </w:t>
      </w:r>
      <w:proofErr w:type="spellStart"/>
      <w:r w:rsidRPr="4EF77C7B">
        <w:rPr>
          <w:color w:val="000000" w:themeColor="text1"/>
          <w:sz w:val="20"/>
          <w:szCs w:val="20"/>
          <w:lang w:val="en-US"/>
        </w:rPr>
        <w:t>l’équipe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d’élaboration</w:t>
      </w:r>
      <w:proofErr w:type="spellEnd"/>
      <w:r w:rsidRPr="4EF77C7B">
        <w:rPr>
          <w:color w:val="000000" w:themeColor="text1"/>
          <w:sz w:val="20"/>
          <w:szCs w:val="20"/>
          <w:lang w:val="en-US"/>
        </w:rPr>
        <w:t xml:space="preserve"> du plan de transition </w:t>
      </w:r>
      <w:proofErr w:type="spellStart"/>
      <w:r w:rsidRPr="4EF77C7B">
        <w:rPr>
          <w:color w:val="000000" w:themeColor="text1"/>
          <w:sz w:val="20"/>
          <w:szCs w:val="20"/>
          <w:lang w:val="en-US"/>
        </w:rPr>
        <w:t>était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multidisciplinaire</w:t>
      </w:r>
      <w:proofErr w:type="spellEnd"/>
      <w:r w:rsidRPr="4EF77C7B">
        <w:rPr>
          <w:color w:val="000000" w:themeColor="text1"/>
          <w:sz w:val="20"/>
          <w:szCs w:val="20"/>
          <w:lang w:val="en-US"/>
        </w:rPr>
        <w:t xml:space="preserve">. Elle </w:t>
      </w:r>
      <w:proofErr w:type="spellStart"/>
      <w:r w:rsidRPr="4EF77C7B">
        <w:rPr>
          <w:color w:val="000000" w:themeColor="text1"/>
          <w:sz w:val="20"/>
          <w:szCs w:val="20"/>
          <w:lang w:val="en-US"/>
        </w:rPr>
        <w:t>avait</w:t>
      </w:r>
      <w:proofErr w:type="spellEnd"/>
      <w:r w:rsidRPr="4EF77C7B">
        <w:rPr>
          <w:color w:val="000000" w:themeColor="text1"/>
          <w:sz w:val="20"/>
          <w:szCs w:val="20"/>
          <w:lang w:val="en-US"/>
        </w:rPr>
        <w:t xml:space="preserve"> pris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compte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toutes</w:t>
      </w:r>
      <w:proofErr w:type="spellEnd"/>
      <w:r w:rsidRPr="4EF77C7B">
        <w:rPr>
          <w:color w:val="000000" w:themeColor="text1"/>
          <w:sz w:val="20"/>
          <w:szCs w:val="20"/>
          <w:lang w:val="en-US"/>
        </w:rPr>
        <w:t xml:space="preserve"> les divisions du PEV et les </w:t>
      </w:r>
      <w:proofErr w:type="spellStart"/>
      <w:r w:rsidRPr="4EF77C7B">
        <w:rPr>
          <w:color w:val="000000" w:themeColor="text1"/>
          <w:sz w:val="20"/>
          <w:szCs w:val="20"/>
          <w:lang w:val="en-US"/>
        </w:rPr>
        <w:t>différents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partenaires</w:t>
      </w:r>
      <w:proofErr w:type="spellEnd"/>
      <w:r w:rsidRPr="4EF77C7B">
        <w:rPr>
          <w:color w:val="000000" w:themeColor="text1"/>
          <w:sz w:val="20"/>
          <w:szCs w:val="20"/>
          <w:lang w:val="en-US"/>
        </w:rPr>
        <w:t>. L</w:t>
      </w:r>
      <w:r w:rsidRPr="4EF77C7B">
        <w:rPr>
          <w:b/>
          <w:bCs/>
          <w:color w:val="000000" w:themeColor="text1"/>
          <w:sz w:val="20"/>
          <w:szCs w:val="20"/>
          <w:lang w:val="en-US"/>
        </w:rPr>
        <w:t xml:space="preserve">es experts </w:t>
      </w:r>
      <w:proofErr w:type="spellStart"/>
      <w:r w:rsidRPr="4EF77C7B">
        <w:rPr>
          <w:b/>
          <w:bCs/>
          <w:color w:val="000000" w:themeColor="text1"/>
          <w:sz w:val="20"/>
          <w:szCs w:val="20"/>
          <w:lang w:val="en-US"/>
        </w:rPr>
        <w:t>étaient</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répartis</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en</w:t>
      </w:r>
      <w:proofErr w:type="spellEnd"/>
      <w:r w:rsidRPr="4EF77C7B">
        <w:rPr>
          <w:b/>
          <w:bCs/>
          <w:color w:val="000000" w:themeColor="text1"/>
          <w:sz w:val="20"/>
          <w:szCs w:val="20"/>
          <w:lang w:val="en-US"/>
        </w:rPr>
        <w:t xml:space="preserve"> 5 </w:t>
      </w:r>
      <w:proofErr w:type="spellStart"/>
      <w:r w:rsidRPr="4EF77C7B">
        <w:rPr>
          <w:b/>
          <w:bCs/>
          <w:color w:val="000000" w:themeColor="text1"/>
          <w:sz w:val="20"/>
          <w:szCs w:val="20"/>
          <w:lang w:val="en-US"/>
        </w:rPr>
        <w:t>groupes</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thématiques</w:t>
      </w:r>
      <w:proofErr w:type="spellEnd"/>
      <w:r w:rsidRPr="4EF77C7B">
        <w:rPr>
          <w:color w:val="000000" w:themeColor="text1"/>
          <w:sz w:val="20"/>
          <w:szCs w:val="20"/>
          <w:lang w:val="en-US"/>
        </w:rPr>
        <w:t xml:space="preserve"> </w:t>
      </w:r>
      <w:r w:rsidRPr="4EF77C7B">
        <w:rPr>
          <w:i/>
          <w:iCs/>
          <w:color w:val="000000" w:themeColor="text1"/>
          <w:sz w:val="20"/>
          <w:szCs w:val="20"/>
          <w:lang w:val="en-US"/>
        </w:rPr>
        <w:t xml:space="preserve">(Prestation des services, </w:t>
      </w:r>
      <w:del w:id="1371" w:author="Jean Serge NGAIMA" w:date="2025-10-08T22:19:00Z">
        <w:r w:rsidR="008239E1" w:rsidRPr="4EF77C7B" w:rsidDel="5267CB01">
          <w:rPr>
            <w:i/>
            <w:iCs/>
            <w:color w:val="000000" w:themeColor="text1"/>
            <w:sz w:val="20"/>
            <w:szCs w:val="20"/>
            <w:lang w:val="en-US"/>
          </w:rPr>
          <w:delText>Logistique</w:delText>
        </w:r>
      </w:del>
      <w:ins w:id="1372" w:author="Jean Serge NGAIMA" w:date="2025-10-08T22:19:00Z">
        <w:r w:rsidR="0159C3D0" w:rsidRPr="4EF77C7B">
          <w:rPr>
            <w:i/>
            <w:iCs/>
            <w:color w:val="000000" w:themeColor="text1"/>
            <w:sz w:val="20"/>
            <w:szCs w:val="20"/>
            <w:lang w:val="en-US"/>
          </w:rPr>
          <w:t xml:space="preserve"> Chaine </w:t>
        </w:r>
        <w:proofErr w:type="spellStart"/>
        <w:proofErr w:type="gramStart"/>
        <w:r w:rsidR="0159C3D0" w:rsidRPr="4EF77C7B">
          <w:rPr>
            <w:i/>
            <w:iCs/>
            <w:color w:val="000000" w:themeColor="text1"/>
            <w:sz w:val="20"/>
            <w:szCs w:val="20"/>
            <w:lang w:val="en-US"/>
          </w:rPr>
          <w:t>d’Approvisionnement</w:t>
        </w:r>
        <w:proofErr w:type="spellEnd"/>
        <w:r w:rsidR="0159C3D0" w:rsidRPr="4EF77C7B">
          <w:rPr>
            <w:i/>
            <w:iCs/>
            <w:color w:val="000000" w:themeColor="text1"/>
            <w:sz w:val="20"/>
            <w:szCs w:val="20"/>
            <w:lang w:val="en-US"/>
          </w:rPr>
          <w:t xml:space="preserve"> </w:t>
        </w:r>
      </w:ins>
      <w:r w:rsidRPr="4EF77C7B">
        <w:rPr>
          <w:i/>
          <w:iCs/>
          <w:color w:val="000000" w:themeColor="text1"/>
          <w:sz w:val="20"/>
          <w:szCs w:val="20"/>
          <w:lang w:val="en-US"/>
        </w:rPr>
        <w:t>,</w:t>
      </w:r>
      <w:proofErr w:type="gramEnd"/>
      <w:r w:rsidRPr="4EF77C7B">
        <w:rPr>
          <w:i/>
          <w:iCs/>
          <w:color w:val="000000" w:themeColor="text1"/>
          <w:sz w:val="20"/>
          <w:szCs w:val="20"/>
          <w:lang w:val="en-US"/>
        </w:rPr>
        <w:t xml:space="preserve"> </w:t>
      </w:r>
      <w:proofErr w:type="spellStart"/>
      <w:r w:rsidRPr="4EF77C7B">
        <w:rPr>
          <w:i/>
          <w:iCs/>
          <w:color w:val="000000" w:themeColor="text1"/>
          <w:sz w:val="20"/>
          <w:szCs w:val="20"/>
          <w:lang w:val="en-US"/>
        </w:rPr>
        <w:t>Demande</w:t>
      </w:r>
      <w:proofErr w:type="spellEnd"/>
      <w:r w:rsidRPr="4EF77C7B">
        <w:rPr>
          <w:i/>
          <w:iCs/>
          <w:color w:val="000000" w:themeColor="text1"/>
          <w:sz w:val="20"/>
          <w:szCs w:val="20"/>
          <w:lang w:val="en-US"/>
        </w:rPr>
        <w:t xml:space="preserve">, </w:t>
      </w:r>
      <w:ins w:id="1373" w:author="Jean Serge NGAIMA" w:date="2025-10-08T22:19:00Z">
        <w:r w:rsidR="0159C3D0" w:rsidRPr="4EF77C7B">
          <w:rPr>
            <w:i/>
            <w:iCs/>
            <w:color w:val="000000" w:themeColor="text1"/>
            <w:sz w:val="20"/>
            <w:szCs w:val="20"/>
            <w:lang w:val="en-US"/>
          </w:rPr>
          <w:t xml:space="preserve">Système </w:t>
        </w:r>
        <w:proofErr w:type="spellStart"/>
        <w:r w:rsidR="0159C3D0" w:rsidRPr="4EF77C7B">
          <w:rPr>
            <w:i/>
            <w:iCs/>
            <w:color w:val="000000" w:themeColor="text1"/>
            <w:sz w:val="20"/>
            <w:szCs w:val="20"/>
            <w:lang w:val="en-US"/>
          </w:rPr>
          <w:t>d’information</w:t>
        </w:r>
        <w:proofErr w:type="spellEnd"/>
        <w:r w:rsidR="0159C3D0" w:rsidRPr="4EF77C7B">
          <w:rPr>
            <w:i/>
            <w:iCs/>
            <w:color w:val="000000" w:themeColor="text1"/>
            <w:sz w:val="20"/>
            <w:szCs w:val="20"/>
            <w:lang w:val="en-US"/>
          </w:rPr>
          <w:t xml:space="preserve"> </w:t>
        </w:r>
        <w:proofErr w:type="spellStart"/>
        <w:proofErr w:type="gramStart"/>
        <w:r w:rsidR="0159C3D0" w:rsidRPr="4EF77C7B">
          <w:rPr>
            <w:i/>
            <w:iCs/>
            <w:color w:val="000000" w:themeColor="text1"/>
            <w:sz w:val="20"/>
            <w:szCs w:val="20"/>
            <w:lang w:val="en-US"/>
          </w:rPr>
          <w:t>sanitaire,suivi</w:t>
        </w:r>
        <w:proofErr w:type="spellEnd"/>
        <w:proofErr w:type="gramEnd"/>
        <w:r w:rsidR="0159C3D0" w:rsidRPr="4EF77C7B">
          <w:rPr>
            <w:i/>
            <w:iCs/>
            <w:color w:val="000000" w:themeColor="text1"/>
            <w:sz w:val="20"/>
            <w:szCs w:val="20"/>
            <w:lang w:val="en-US"/>
          </w:rPr>
          <w:t xml:space="preserve"> et </w:t>
        </w:r>
        <w:proofErr w:type="spellStart"/>
        <w:r w:rsidR="0159C3D0" w:rsidRPr="4EF77C7B">
          <w:rPr>
            <w:i/>
            <w:iCs/>
            <w:color w:val="000000" w:themeColor="text1"/>
            <w:sz w:val="20"/>
            <w:szCs w:val="20"/>
            <w:lang w:val="en-US"/>
          </w:rPr>
          <w:t>apprentissage</w:t>
        </w:r>
        <w:proofErr w:type="spellEnd"/>
        <w:r w:rsidR="0159C3D0" w:rsidRPr="4EF77C7B">
          <w:rPr>
            <w:i/>
            <w:iCs/>
            <w:color w:val="000000" w:themeColor="text1"/>
            <w:sz w:val="20"/>
            <w:szCs w:val="20"/>
            <w:lang w:val="en-US"/>
          </w:rPr>
          <w:t>,</w:t>
        </w:r>
      </w:ins>
      <w:del w:id="1374" w:author="Jean Serge NGAIMA" w:date="2025-10-08T22:20:00Z">
        <w:r w:rsidR="008239E1" w:rsidRPr="4EF77C7B" w:rsidDel="5267CB01">
          <w:rPr>
            <w:i/>
            <w:iCs/>
            <w:color w:val="000000" w:themeColor="text1"/>
            <w:sz w:val="20"/>
            <w:szCs w:val="20"/>
            <w:lang w:val="en-US"/>
          </w:rPr>
          <w:delText>Suivi -Evaluation</w:delText>
        </w:r>
      </w:del>
      <w:r w:rsidRPr="4EF77C7B">
        <w:rPr>
          <w:i/>
          <w:iCs/>
          <w:color w:val="000000" w:themeColor="text1"/>
          <w:sz w:val="20"/>
          <w:szCs w:val="20"/>
          <w:lang w:val="en-US"/>
        </w:rPr>
        <w:t xml:space="preserve">, </w:t>
      </w:r>
      <w:proofErr w:type="spellStart"/>
      <w:r w:rsidRPr="4EF77C7B">
        <w:rPr>
          <w:i/>
          <w:iCs/>
          <w:color w:val="000000" w:themeColor="text1"/>
          <w:sz w:val="20"/>
          <w:szCs w:val="20"/>
          <w:lang w:val="en-US"/>
        </w:rPr>
        <w:t>Gouvernance</w:t>
      </w:r>
      <w:proofErr w:type="spellEnd"/>
      <w:ins w:id="1375" w:author="Jean Serge NGAIMA" w:date="2025-10-08T22:20:00Z">
        <w:r w:rsidR="0159C3D0" w:rsidRPr="4EF77C7B">
          <w:rPr>
            <w:i/>
            <w:iCs/>
            <w:color w:val="000000" w:themeColor="text1"/>
            <w:sz w:val="20"/>
            <w:szCs w:val="20"/>
            <w:lang w:val="en-US"/>
          </w:rPr>
          <w:t xml:space="preserve"> et </w:t>
        </w:r>
      </w:ins>
      <w:del w:id="1376" w:author="Jean Serge NGAIMA" w:date="2025-10-08T22:20:00Z">
        <w:r w:rsidR="008239E1" w:rsidRPr="4EF77C7B" w:rsidDel="5267CB01">
          <w:rPr>
            <w:i/>
            <w:iCs/>
            <w:color w:val="000000" w:themeColor="text1"/>
            <w:sz w:val="20"/>
            <w:szCs w:val="20"/>
            <w:lang w:val="en-US"/>
          </w:rPr>
          <w:delText>-</w:delText>
        </w:r>
      </w:del>
      <w:proofErr w:type="spellStart"/>
      <w:r w:rsidRPr="4EF77C7B">
        <w:rPr>
          <w:i/>
          <w:iCs/>
          <w:color w:val="000000" w:themeColor="text1"/>
          <w:sz w:val="20"/>
          <w:szCs w:val="20"/>
          <w:lang w:val="en-US"/>
        </w:rPr>
        <w:t>Financement</w:t>
      </w:r>
      <w:proofErr w:type="spellEnd"/>
      <w:ins w:id="1377" w:author="Jean Serge NGAIMA" w:date="2025-10-08T22:20:00Z">
        <w:r w:rsidR="0159C3D0" w:rsidRPr="4EF77C7B">
          <w:rPr>
            <w:i/>
            <w:iCs/>
            <w:color w:val="000000" w:themeColor="text1"/>
            <w:sz w:val="20"/>
            <w:szCs w:val="20"/>
            <w:lang w:val="en-US"/>
          </w:rPr>
          <w:t xml:space="preserve"> de la santé</w:t>
        </w:r>
      </w:ins>
      <w:r w:rsidRPr="4EF77C7B">
        <w:rPr>
          <w:i/>
          <w:iCs/>
          <w:color w:val="000000" w:themeColor="text1"/>
          <w:sz w:val="20"/>
          <w:szCs w:val="20"/>
          <w:lang w:val="en-US"/>
        </w:rPr>
        <w:t>)</w:t>
      </w:r>
      <w:r w:rsidRPr="4EF77C7B">
        <w:rPr>
          <w:color w:val="000000" w:themeColor="text1"/>
          <w:sz w:val="20"/>
          <w:szCs w:val="20"/>
          <w:lang w:val="en-US"/>
        </w:rPr>
        <w:t xml:space="preserve"> pour </w:t>
      </w:r>
      <w:proofErr w:type="spellStart"/>
      <w:r w:rsidRPr="4EF77C7B">
        <w:rPr>
          <w:color w:val="000000" w:themeColor="text1"/>
          <w:sz w:val="20"/>
          <w:szCs w:val="20"/>
          <w:lang w:val="en-US"/>
        </w:rPr>
        <w:t>prioriser</w:t>
      </w:r>
      <w:proofErr w:type="spellEnd"/>
      <w:r w:rsidRPr="4EF77C7B">
        <w:rPr>
          <w:color w:val="000000" w:themeColor="text1"/>
          <w:sz w:val="20"/>
          <w:szCs w:val="20"/>
          <w:lang w:val="en-US"/>
        </w:rPr>
        <w:t xml:space="preserve"> les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et identifier les provinces qui </w:t>
      </w:r>
      <w:proofErr w:type="spellStart"/>
      <w:r w:rsidRPr="4EF77C7B">
        <w:rPr>
          <w:color w:val="000000" w:themeColor="text1"/>
          <w:sz w:val="20"/>
          <w:szCs w:val="20"/>
          <w:lang w:val="en-US"/>
        </w:rPr>
        <w:t>nécessitent</w:t>
      </w:r>
      <w:proofErr w:type="spellEnd"/>
      <w:r w:rsidRPr="4EF77C7B">
        <w:rPr>
          <w:color w:val="000000" w:themeColor="text1"/>
          <w:sz w:val="20"/>
          <w:szCs w:val="20"/>
          <w:lang w:val="en-US"/>
        </w:rPr>
        <w:t xml:space="preserve"> un </w:t>
      </w:r>
      <w:proofErr w:type="spellStart"/>
      <w:r w:rsidRPr="4EF77C7B">
        <w:rPr>
          <w:color w:val="000000" w:themeColor="text1"/>
          <w:sz w:val="20"/>
          <w:szCs w:val="20"/>
          <w:lang w:val="en-US"/>
        </w:rPr>
        <w:t>appui</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spécifique</w:t>
      </w:r>
      <w:proofErr w:type="spellEnd"/>
      <w:r w:rsidRPr="4EF77C7B">
        <w:rPr>
          <w:color w:val="000000" w:themeColor="text1"/>
          <w:sz w:val="20"/>
          <w:szCs w:val="20"/>
          <w:lang w:val="en-US"/>
        </w:rPr>
        <w:t xml:space="preserve">. Les travaux des </w:t>
      </w:r>
      <w:proofErr w:type="spellStart"/>
      <w:r w:rsidRPr="4EF77C7B">
        <w:rPr>
          <w:color w:val="000000" w:themeColor="text1"/>
          <w:sz w:val="20"/>
          <w:szCs w:val="20"/>
          <w:lang w:val="en-US"/>
        </w:rPr>
        <w:t>groupes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étaient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basés</w:t>
      </w:r>
      <w:proofErr w:type="spellEnd"/>
      <w:r w:rsidRPr="4EF77C7B">
        <w:rPr>
          <w:color w:val="000000" w:themeColor="text1"/>
          <w:sz w:val="20"/>
          <w:szCs w:val="20"/>
          <w:lang w:val="en-US"/>
        </w:rPr>
        <w:t xml:space="preserve"> sur les </w:t>
      </w:r>
      <w:proofErr w:type="spellStart"/>
      <w:r w:rsidRPr="4EF77C7B">
        <w:rPr>
          <w:color w:val="000000" w:themeColor="text1"/>
          <w:sz w:val="20"/>
          <w:szCs w:val="20"/>
          <w:lang w:val="en-US"/>
        </w:rPr>
        <w:t>critères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validés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commun</w:t>
      </w:r>
      <w:proofErr w:type="spellEnd"/>
      <w:r w:rsidRPr="4EF77C7B">
        <w:rPr>
          <w:color w:val="000000" w:themeColor="text1"/>
          <w:sz w:val="20"/>
          <w:szCs w:val="20"/>
          <w:lang w:val="en-US"/>
        </w:rPr>
        <w:t xml:space="preserve"> accord avec </w:t>
      </w:r>
      <w:proofErr w:type="spellStart"/>
      <w:r w:rsidRPr="4EF77C7B">
        <w:rPr>
          <w:color w:val="000000" w:themeColor="text1"/>
          <w:sz w:val="20"/>
          <w:szCs w:val="20"/>
          <w:lang w:val="en-US"/>
        </w:rPr>
        <w:t>toutes</w:t>
      </w:r>
      <w:proofErr w:type="spellEnd"/>
      <w:r w:rsidRPr="4EF77C7B">
        <w:rPr>
          <w:color w:val="000000" w:themeColor="text1"/>
          <w:sz w:val="20"/>
          <w:szCs w:val="20"/>
          <w:lang w:val="en-US"/>
        </w:rPr>
        <w:t xml:space="preserve"> les parties </w:t>
      </w:r>
      <w:proofErr w:type="spellStart"/>
      <w:r w:rsidRPr="4EF77C7B">
        <w:rPr>
          <w:color w:val="000000" w:themeColor="text1"/>
          <w:sz w:val="20"/>
          <w:szCs w:val="20"/>
          <w:lang w:val="en-US"/>
        </w:rPr>
        <w:t>prenantes</w:t>
      </w:r>
      <w:proofErr w:type="spellEnd"/>
      <w:r w:rsidRPr="4EF77C7B">
        <w:rPr>
          <w:color w:val="000000" w:themeColor="text1"/>
          <w:sz w:val="20"/>
          <w:szCs w:val="20"/>
          <w:lang w:val="en-US"/>
        </w:rPr>
        <w:t xml:space="preserve"> au </w:t>
      </w:r>
      <w:proofErr w:type="spellStart"/>
      <w:r w:rsidRPr="4EF77C7B">
        <w:rPr>
          <w:color w:val="000000" w:themeColor="text1"/>
          <w:sz w:val="20"/>
          <w:szCs w:val="20"/>
          <w:lang w:val="en-US"/>
        </w:rPr>
        <w:t>cours</w:t>
      </w:r>
      <w:proofErr w:type="spellEnd"/>
      <w:r w:rsidRPr="4EF77C7B">
        <w:rPr>
          <w:color w:val="000000" w:themeColor="text1"/>
          <w:sz w:val="20"/>
          <w:szCs w:val="20"/>
          <w:lang w:val="en-US"/>
        </w:rPr>
        <w:t xml:space="preserve"> de la </w:t>
      </w:r>
      <w:proofErr w:type="spellStart"/>
      <w:r w:rsidRPr="4EF77C7B">
        <w:rPr>
          <w:color w:val="000000" w:themeColor="text1"/>
          <w:sz w:val="20"/>
          <w:szCs w:val="20"/>
          <w:lang w:val="en-US"/>
        </w:rPr>
        <w:t>réunion</w:t>
      </w:r>
      <w:proofErr w:type="spellEnd"/>
      <w:r w:rsidRPr="4EF77C7B">
        <w:rPr>
          <w:color w:val="000000" w:themeColor="text1"/>
          <w:sz w:val="20"/>
          <w:szCs w:val="20"/>
          <w:lang w:val="en-US"/>
        </w:rPr>
        <w:t xml:space="preserve"> de coordination des </w:t>
      </w:r>
      <w:proofErr w:type="spellStart"/>
      <w:r w:rsidRPr="4EF77C7B">
        <w:rPr>
          <w:color w:val="000000" w:themeColor="text1"/>
          <w:sz w:val="20"/>
          <w:szCs w:val="20"/>
          <w:lang w:val="en-US"/>
        </w:rPr>
        <w:t>partenaires</w:t>
      </w:r>
      <w:proofErr w:type="spellEnd"/>
      <w:r w:rsidRPr="4EF77C7B">
        <w:rPr>
          <w:color w:val="000000" w:themeColor="text1"/>
          <w:sz w:val="20"/>
          <w:szCs w:val="20"/>
          <w:lang w:val="en-US"/>
        </w:rPr>
        <w:t xml:space="preserve"> du PEV tenue le 9 </w:t>
      </w:r>
      <w:proofErr w:type="spellStart"/>
      <w:r w:rsidRPr="4EF77C7B">
        <w:rPr>
          <w:color w:val="000000" w:themeColor="text1"/>
          <w:sz w:val="20"/>
          <w:szCs w:val="20"/>
          <w:lang w:val="en-US"/>
        </w:rPr>
        <w:t>septembre</w:t>
      </w:r>
      <w:proofErr w:type="spellEnd"/>
      <w:r w:rsidRPr="4EF77C7B">
        <w:rPr>
          <w:color w:val="000000" w:themeColor="text1"/>
          <w:sz w:val="20"/>
          <w:szCs w:val="20"/>
          <w:lang w:val="en-US"/>
        </w:rPr>
        <w:t xml:space="preserve"> 2025.</w:t>
      </w:r>
    </w:p>
    <w:p w14:paraId="54A022C1" w14:textId="77777777" w:rsidR="00F31397" w:rsidRDefault="00F31397" w:rsidP="008239E1">
      <w:pPr>
        <w:pBdr>
          <w:top w:val="nil"/>
          <w:left w:val="nil"/>
          <w:bottom w:val="nil"/>
          <w:right w:val="nil"/>
          <w:between w:val="nil"/>
        </w:pBdr>
        <w:spacing w:before="200"/>
        <w:jc w:val="both"/>
        <w:rPr>
          <w:ins w:id="1378" w:author="Jean Serge NGAIMA" w:date="2025-10-08T21:51:00Z" w16du:dateUtc="2025-10-08T20:51:00Z"/>
          <w:color w:val="000000"/>
          <w:sz w:val="20"/>
          <w:szCs w:val="20"/>
        </w:rPr>
      </w:pPr>
    </w:p>
    <w:p w14:paraId="148A6076" w14:textId="77777777" w:rsidR="004D194C" w:rsidRDefault="004D194C" w:rsidP="008239E1">
      <w:pPr>
        <w:pBdr>
          <w:top w:val="nil"/>
          <w:left w:val="nil"/>
          <w:bottom w:val="nil"/>
          <w:right w:val="nil"/>
          <w:between w:val="nil"/>
        </w:pBdr>
        <w:spacing w:before="200"/>
        <w:jc w:val="both"/>
        <w:rPr>
          <w:ins w:id="1379" w:author="Jean Serge NGAIMA" w:date="2025-10-08T22:15:00Z" w16du:dateUtc="2025-10-08T21:15:00Z"/>
          <w:color w:val="000000"/>
          <w:sz w:val="20"/>
          <w:szCs w:val="20"/>
        </w:rPr>
      </w:pPr>
    </w:p>
    <w:p w14:paraId="165E45C0" w14:textId="77777777" w:rsidR="003452E6" w:rsidRDefault="003452E6" w:rsidP="008239E1">
      <w:pPr>
        <w:pBdr>
          <w:top w:val="nil"/>
          <w:left w:val="nil"/>
          <w:bottom w:val="nil"/>
          <w:right w:val="nil"/>
          <w:between w:val="nil"/>
        </w:pBdr>
        <w:spacing w:before="200"/>
        <w:jc w:val="both"/>
        <w:rPr>
          <w:ins w:id="1380" w:author="Jean Serge NGAIMA" w:date="2025-10-08T22:15:00Z" w16du:dateUtc="2025-10-08T21:15:00Z"/>
          <w:color w:val="000000"/>
          <w:sz w:val="20"/>
          <w:szCs w:val="20"/>
        </w:rPr>
      </w:pPr>
    </w:p>
    <w:p w14:paraId="31C51D45" w14:textId="77777777" w:rsidR="003452E6" w:rsidRDefault="003452E6" w:rsidP="008239E1">
      <w:pPr>
        <w:pBdr>
          <w:top w:val="nil"/>
          <w:left w:val="nil"/>
          <w:bottom w:val="nil"/>
          <w:right w:val="nil"/>
          <w:between w:val="nil"/>
        </w:pBdr>
        <w:spacing w:before="200"/>
        <w:jc w:val="both"/>
        <w:rPr>
          <w:color w:val="000000"/>
          <w:sz w:val="20"/>
          <w:szCs w:val="20"/>
        </w:rPr>
      </w:pPr>
    </w:p>
    <w:p w14:paraId="0249A133" w14:textId="77777777" w:rsidR="008239E1" w:rsidRPr="00D8799A" w:rsidRDefault="008239E1" w:rsidP="008239E1">
      <w:pPr>
        <w:pStyle w:val="Paragraphedeliste"/>
        <w:spacing w:line="240" w:lineRule="auto"/>
        <w:ind w:left="360"/>
        <w:jc w:val="both"/>
        <w:rPr>
          <w:color w:val="000000"/>
          <w:sz w:val="20"/>
          <w:szCs w:val="20"/>
        </w:rPr>
      </w:pPr>
    </w:p>
    <w:p w14:paraId="5DB9CA36" w14:textId="77777777" w:rsidR="008239E1" w:rsidRPr="00D8799A" w:rsidRDefault="5267CB01" w:rsidP="4EF77C7B">
      <w:pPr>
        <w:pStyle w:val="Paragraphedeliste"/>
        <w:numPr>
          <w:ilvl w:val="0"/>
          <w:numId w:val="21"/>
        </w:numPr>
        <w:pBdr>
          <w:top w:val="nil"/>
          <w:left w:val="nil"/>
          <w:bottom w:val="nil"/>
          <w:right w:val="nil"/>
          <w:between w:val="nil"/>
        </w:pBdr>
        <w:spacing w:before="200"/>
        <w:jc w:val="both"/>
        <w:rPr>
          <w:b/>
          <w:bCs/>
          <w:color w:val="000000"/>
          <w:sz w:val="20"/>
          <w:szCs w:val="20"/>
          <w:lang w:val="en-US"/>
        </w:rPr>
      </w:pPr>
      <w:r w:rsidRPr="4EF77C7B">
        <w:rPr>
          <w:b/>
          <w:bCs/>
          <w:color w:val="000000" w:themeColor="text1"/>
          <w:sz w:val="20"/>
          <w:szCs w:val="20"/>
          <w:lang w:val="en-US"/>
        </w:rPr>
        <w:t xml:space="preserve">Revue </w:t>
      </w:r>
      <w:proofErr w:type="spellStart"/>
      <w:r w:rsidRPr="4EF77C7B">
        <w:rPr>
          <w:b/>
          <w:bCs/>
          <w:color w:val="000000" w:themeColor="text1"/>
          <w:sz w:val="20"/>
          <w:szCs w:val="20"/>
          <w:lang w:val="en-US"/>
        </w:rPr>
        <w:t>documentaire</w:t>
      </w:r>
      <w:proofErr w:type="spellEnd"/>
    </w:p>
    <w:p w14:paraId="3B8F6BA9"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 Les documents </w:t>
      </w:r>
      <w:proofErr w:type="spellStart"/>
      <w:r w:rsidRPr="4EF77C7B">
        <w:rPr>
          <w:color w:val="000000" w:themeColor="text1"/>
          <w:sz w:val="20"/>
          <w:szCs w:val="20"/>
          <w:lang w:val="en-US"/>
        </w:rPr>
        <w:t>suivants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étaient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utilisés</w:t>
      </w:r>
      <w:proofErr w:type="spellEnd"/>
      <w:r w:rsidRPr="4EF77C7B">
        <w:rPr>
          <w:color w:val="000000" w:themeColor="text1"/>
          <w:sz w:val="20"/>
          <w:szCs w:val="20"/>
          <w:lang w:val="en-US"/>
        </w:rPr>
        <w:t xml:space="preserve"> pour la revue </w:t>
      </w:r>
      <w:proofErr w:type="spellStart"/>
      <w:proofErr w:type="gramStart"/>
      <w:r w:rsidRPr="4EF77C7B">
        <w:rPr>
          <w:color w:val="000000" w:themeColor="text1"/>
          <w:sz w:val="20"/>
          <w:szCs w:val="20"/>
          <w:lang w:val="en-US"/>
        </w:rPr>
        <w:t>documentaire</w:t>
      </w:r>
      <w:proofErr w:type="spellEnd"/>
      <w:r w:rsidRPr="4EF77C7B">
        <w:rPr>
          <w:color w:val="000000" w:themeColor="text1"/>
          <w:sz w:val="20"/>
          <w:szCs w:val="20"/>
          <w:lang w:val="en-US"/>
        </w:rPr>
        <w:t xml:space="preserve"> :</w:t>
      </w:r>
      <w:proofErr w:type="gramEnd"/>
    </w:p>
    <w:p w14:paraId="08220E69" w14:textId="77777777" w:rsidR="008239E1" w:rsidRPr="00D8799A" w:rsidRDefault="5267CB01" w:rsidP="4EF77C7B">
      <w:pPr>
        <w:pStyle w:val="Paragraphedeliste"/>
        <w:numPr>
          <w:ilvl w:val="0"/>
          <w:numId w:val="22"/>
        </w:num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Plan National de Développement Sanitaire (PNDS) 2024-2034 (documents </w:t>
      </w:r>
      <w:proofErr w:type="spellStart"/>
      <w:r w:rsidRPr="4EF77C7B">
        <w:rPr>
          <w:color w:val="000000" w:themeColor="text1"/>
          <w:sz w:val="20"/>
          <w:szCs w:val="20"/>
          <w:lang w:val="en-US"/>
        </w:rPr>
        <w:t>préliminaires</w:t>
      </w:r>
      <w:proofErr w:type="spellEnd"/>
      <w:r w:rsidRPr="4EF77C7B">
        <w:rPr>
          <w:color w:val="000000" w:themeColor="text1"/>
          <w:sz w:val="20"/>
          <w:szCs w:val="20"/>
          <w:lang w:val="en-US"/>
        </w:rPr>
        <w:t>),</w:t>
      </w:r>
    </w:p>
    <w:p w14:paraId="1D8F87B8" w14:textId="77777777" w:rsidR="008239E1" w:rsidRPr="00D8799A" w:rsidRDefault="5267CB01" w:rsidP="4EF77C7B">
      <w:pPr>
        <w:pStyle w:val="Paragraphedeliste"/>
        <w:numPr>
          <w:ilvl w:val="0"/>
          <w:numId w:val="22"/>
        </w:numPr>
        <w:pBdr>
          <w:top w:val="nil"/>
          <w:left w:val="nil"/>
          <w:bottom w:val="nil"/>
          <w:right w:val="nil"/>
          <w:between w:val="nil"/>
        </w:pBdr>
        <w:spacing w:before="200"/>
        <w:jc w:val="both"/>
        <w:rPr>
          <w:color w:val="000000"/>
          <w:sz w:val="20"/>
          <w:szCs w:val="20"/>
          <w:lang w:val="en-US"/>
        </w:rPr>
      </w:pPr>
      <w:proofErr w:type="spellStart"/>
      <w:r w:rsidRPr="4EF77C7B">
        <w:rPr>
          <w:color w:val="000000" w:themeColor="text1"/>
          <w:sz w:val="20"/>
          <w:szCs w:val="20"/>
          <w:lang w:val="en-US"/>
        </w:rPr>
        <w:t>Stratégie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nationale</w:t>
      </w:r>
      <w:proofErr w:type="spellEnd"/>
      <w:r w:rsidRPr="4EF77C7B">
        <w:rPr>
          <w:color w:val="000000" w:themeColor="text1"/>
          <w:sz w:val="20"/>
          <w:szCs w:val="20"/>
          <w:lang w:val="en-US"/>
        </w:rPr>
        <w:t xml:space="preserve"> de vaccination 2026-2030 (version </w:t>
      </w:r>
      <w:proofErr w:type="spellStart"/>
      <w:r w:rsidRPr="4EF77C7B">
        <w:rPr>
          <w:color w:val="000000" w:themeColor="text1"/>
          <w:sz w:val="20"/>
          <w:szCs w:val="20"/>
          <w:lang w:val="en-US"/>
        </w:rPr>
        <w:t>préliminaire</w:t>
      </w:r>
      <w:proofErr w:type="spellEnd"/>
      <w:r w:rsidRPr="4EF77C7B">
        <w:rPr>
          <w:color w:val="000000" w:themeColor="text1"/>
          <w:sz w:val="20"/>
          <w:szCs w:val="20"/>
          <w:lang w:val="en-US"/>
        </w:rPr>
        <w:t>),</w:t>
      </w:r>
    </w:p>
    <w:p w14:paraId="265672D0" w14:textId="77777777" w:rsidR="008239E1" w:rsidRPr="00D8799A" w:rsidRDefault="5267CB01" w:rsidP="4EF77C7B">
      <w:pPr>
        <w:pStyle w:val="Paragraphedeliste"/>
        <w:numPr>
          <w:ilvl w:val="0"/>
          <w:numId w:val="22"/>
        </w:numPr>
        <w:pBdr>
          <w:top w:val="nil"/>
          <w:left w:val="nil"/>
          <w:bottom w:val="nil"/>
          <w:right w:val="nil"/>
          <w:between w:val="nil"/>
        </w:pBdr>
        <w:spacing w:before="200"/>
        <w:jc w:val="both"/>
        <w:rPr>
          <w:color w:val="000000"/>
          <w:sz w:val="20"/>
          <w:szCs w:val="20"/>
          <w:lang w:val="en-US"/>
        </w:rPr>
      </w:pPr>
      <w:proofErr w:type="spellStart"/>
      <w:r w:rsidRPr="4EF77C7B">
        <w:rPr>
          <w:color w:val="000000" w:themeColor="text1"/>
          <w:sz w:val="20"/>
          <w:szCs w:val="20"/>
          <w:lang w:val="en-US"/>
        </w:rPr>
        <w:t>Demande</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soutien</w:t>
      </w:r>
      <w:proofErr w:type="spellEnd"/>
      <w:r w:rsidRPr="4EF77C7B">
        <w:rPr>
          <w:color w:val="000000" w:themeColor="text1"/>
          <w:sz w:val="20"/>
          <w:szCs w:val="20"/>
          <w:lang w:val="en-US"/>
        </w:rPr>
        <w:t xml:space="preserve"> au Fonds </w:t>
      </w:r>
      <w:proofErr w:type="spellStart"/>
      <w:r w:rsidRPr="4EF77C7B">
        <w:rPr>
          <w:color w:val="000000" w:themeColor="text1"/>
          <w:sz w:val="20"/>
          <w:szCs w:val="20"/>
          <w:lang w:val="en-US"/>
        </w:rPr>
        <w:t>d’Accélérateur</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d'Équité</w:t>
      </w:r>
      <w:proofErr w:type="spellEnd"/>
      <w:r w:rsidRPr="4EF77C7B">
        <w:rPr>
          <w:color w:val="000000" w:themeColor="text1"/>
          <w:sz w:val="20"/>
          <w:szCs w:val="20"/>
          <w:lang w:val="en-US"/>
        </w:rPr>
        <w:t xml:space="preserve"> (FAE) 2023-2025,</w:t>
      </w:r>
    </w:p>
    <w:p w14:paraId="5D7F6EA7" w14:textId="77777777" w:rsidR="008239E1" w:rsidRPr="00D8799A" w:rsidRDefault="5267CB01" w:rsidP="4EF77C7B">
      <w:pPr>
        <w:pStyle w:val="Paragraphedeliste"/>
        <w:numPr>
          <w:ilvl w:val="0"/>
          <w:numId w:val="22"/>
        </w:num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Plan </w:t>
      </w:r>
      <w:proofErr w:type="spellStart"/>
      <w:r w:rsidRPr="4EF77C7B">
        <w:rPr>
          <w:color w:val="000000" w:themeColor="text1"/>
          <w:sz w:val="20"/>
          <w:szCs w:val="20"/>
          <w:lang w:val="en-US"/>
        </w:rPr>
        <w:t>Mashako</w:t>
      </w:r>
      <w:proofErr w:type="spellEnd"/>
      <w:r w:rsidRPr="4EF77C7B">
        <w:rPr>
          <w:color w:val="000000" w:themeColor="text1"/>
          <w:sz w:val="20"/>
          <w:szCs w:val="20"/>
          <w:lang w:val="en-US"/>
        </w:rPr>
        <w:t xml:space="preserve"> 3.0,</w:t>
      </w:r>
    </w:p>
    <w:p w14:paraId="7CC4D561" w14:textId="77777777" w:rsidR="008239E1" w:rsidRPr="00D8799A" w:rsidRDefault="5267CB01" w:rsidP="4EF77C7B">
      <w:pPr>
        <w:pStyle w:val="Paragraphedeliste"/>
        <w:numPr>
          <w:ilvl w:val="0"/>
          <w:numId w:val="22"/>
        </w:num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Rapport </w:t>
      </w:r>
      <w:proofErr w:type="spellStart"/>
      <w:r w:rsidRPr="4EF77C7B">
        <w:rPr>
          <w:color w:val="000000" w:themeColor="text1"/>
          <w:sz w:val="20"/>
          <w:szCs w:val="20"/>
          <w:lang w:val="en-US"/>
        </w:rPr>
        <w:t>préliminaire</w:t>
      </w:r>
      <w:proofErr w:type="spellEnd"/>
      <w:r w:rsidRPr="4EF77C7B">
        <w:rPr>
          <w:color w:val="000000" w:themeColor="text1"/>
          <w:sz w:val="20"/>
          <w:szCs w:val="20"/>
          <w:lang w:val="en-US"/>
        </w:rPr>
        <w:t xml:space="preserve"> de la documentation du FAE 2023-2025,</w:t>
      </w:r>
    </w:p>
    <w:p w14:paraId="263AECD7" w14:textId="77777777" w:rsidR="008239E1" w:rsidRDefault="5267CB01" w:rsidP="4EF77C7B">
      <w:pPr>
        <w:pStyle w:val="Paragraphedeliste"/>
        <w:numPr>
          <w:ilvl w:val="0"/>
          <w:numId w:val="22"/>
        </w:numPr>
        <w:pBdr>
          <w:top w:val="nil"/>
          <w:left w:val="nil"/>
          <w:bottom w:val="nil"/>
          <w:right w:val="nil"/>
          <w:between w:val="nil"/>
        </w:pBdr>
        <w:spacing w:before="200"/>
        <w:jc w:val="both"/>
        <w:rPr>
          <w:ins w:id="1381" w:author="Jean Serge NGAIMA" w:date="2025-10-07T11:17:00Z" w16du:dateUtc="2025-10-07T10:17:00Z"/>
          <w:color w:val="000000"/>
          <w:sz w:val="20"/>
          <w:szCs w:val="20"/>
          <w:lang w:val="en-US"/>
        </w:rPr>
      </w:pPr>
      <w:r w:rsidRPr="4EF77C7B">
        <w:rPr>
          <w:color w:val="000000" w:themeColor="text1"/>
          <w:sz w:val="20"/>
          <w:szCs w:val="20"/>
          <w:lang w:val="en-US"/>
        </w:rPr>
        <w:t xml:space="preserve">Orientations pour la transition de Gavi 5.1 à </w:t>
      </w:r>
      <w:proofErr w:type="gramStart"/>
      <w:r w:rsidRPr="4EF77C7B">
        <w:rPr>
          <w:color w:val="000000" w:themeColor="text1"/>
          <w:sz w:val="20"/>
          <w:szCs w:val="20"/>
          <w:lang w:val="en-US"/>
        </w:rPr>
        <w:t>6.0 :</w:t>
      </w:r>
      <w:proofErr w:type="gramEnd"/>
      <w:r w:rsidRPr="4EF77C7B">
        <w:rPr>
          <w:color w:val="000000" w:themeColor="text1"/>
          <w:sz w:val="20"/>
          <w:szCs w:val="20"/>
          <w:lang w:val="en-US"/>
        </w:rPr>
        <w:t xml:space="preserve"> Prolongation du </w:t>
      </w:r>
      <w:proofErr w:type="spellStart"/>
      <w:r w:rsidRPr="4EF77C7B">
        <w:rPr>
          <w:color w:val="000000" w:themeColor="text1"/>
          <w:sz w:val="20"/>
          <w:szCs w:val="20"/>
          <w:lang w:val="en-US"/>
        </w:rPr>
        <w:t>financement</w:t>
      </w:r>
      <w:proofErr w:type="spellEnd"/>
      <w:r w:rsidRPr="4EF77C7B">
        <w:rPr>
          <w:color w:val="000000" w:themeColor="text1"/>
          <w:sz w:val="20"/>
          <w:szCs w:val="20"/>
          <w:lang w:val="en-US"/>
        </w:rPr>
        <w:t xml:space="preserve"> pour le </w:t>
      </w:r>
      <w:proofErr w:type="spellStart"/>
      <w:r w:rsidRPr="4EF77C7B">
        <w:rPr>
          <w:color w:val="000000" w:themeColor="text1"/>
          <w:sz w:val="20"/>
          <w:szCs w:val="20"/>
          <w:lang w:val="en-US"/>
        </w:rPr>
        <w:t>renforcement</w:t>
      </w:r>
      <w:proofErr w:type="spellEnd"/>
      <w:r w:rsidRPr="4EF77C7B">
        <w:rPr>
          <w:color w:val="000000" w:themeColor="text1"/>
          <w:sz w:val="20"/>
          <w:szCs w:val="20"/>
          <w:lang w:val="en-US"/>
        </w:rPr>
        <w:t xml:space="preserve"> du </w:t>
      </w:r>
      <w:proofErr w:type="spellStart"/>
      <w:r w:rsidRPr="4EF77C7B">
        <w:rPr>
          <w:color w:val="000000" w:themeColor="text1"/>
          <w:sz w:val="20"/>
          <w:szCs w:val="20"/>
          <w:lang w:val="en-US"/>
        </w:rPr>
        <w:t>système</w:t>
      </w:r>
      <w:proofErr w:type="spellEnd"/>
      <w:r w:rsidRPr="4EF77C7B">
        <w:rPr>
          <w:color w:val="000000" w:themeColor="text1"/>
          <w:sz w:val="20"/>
          <w:szCs w:val="20"/>
          <w:lang w:val="en-US"/>
        </w:rPr>
        <w:t xml:space="preserve"> de santé et/</w:t>
      </w:r>
      <w:proofErr w:type="spellStart"/>
      <w:r w:rsidRPr="4EF77C7B">
        <w:rPr>
          <w:color w:val="000000" w:themeColor="text1"/>
          <w:sz w:val="20"/>
          <w:szCs w:val="20"/>
          <w:lang w:val="en-US"/>
        </w:rPr>
        <w:t>ou</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l’aide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ciblée</w:t>
      </w:r>
      <w:proofErr w:type="spellEnd"/>
      <w:r w:rsidRPr="4EF77C7B">
        <w:rPr>
          <w:color w:val="000000" w:themeColor="text1"/>
          <w:sz w:val="20"/>
          <w:szCs w:val="20"/>
          <w:lang w:val="en-US"/>
        </w:rPr>
        <w:t xml:space="preserve"> aux pays.</w:t>
      </w:r>
    </w:p>
    <w:p w14:paraId="3D9CBEA9" w14:textId="77777777" w:rsidR="008239E1" w:rsidRPr="00D8799A" w:rsidRDefault="008239E1" w:rsidP="008239E1">
      <w:pPr>
        <w:pStyle w:val="Paragraphedeliste"/>
        <w:pBdr>
          <w:top w:val="nil"/>
          <w:left w:val="nil"/>
          <w:bottom w:val="nil"/>
          <w:right w:val="nil"/>
          <w:between w:val="nil"/>
        </w:pBdr>
        <w:spacing w:before="200"/>
        <w:jc w:val="both"/>
        <w:rPr>
          <w:color w:val="000000"/>
          <w:sz w:val="20"/>
          <w:szCs w:val="20"/>
        </w:rPr>
      </w:pPr>
    </w:p>
    <w:p w14:paraId="414B28F8" w14:textId="77777777" w:rsidR="008239E1" w:rsidRPr="00D8799A" w:rsidRDefault="5267CB01" w:rsidP="4EF77C7B">
      <w:pPr>
        <w:pStyle w:val="Paragraphedeliste"/>
        <w:numPr>
          <w:ilvl w:val="0"/>
          <w:numId w:val="20"/>
        </w:numPr>
        <w:pBdr>
          <w:top w:val="nil"/>
          <w:left w:val="nil"/>
          <w:bottom w:val="nil"/>
          <w:right w:val="nil"/>
          <w:between w:val="nil"/>
        </w:pBdr>
        <w:spacing w:before="200"/>
        <w:jc w:val="both"/>
        <w:rPr>
          <w:b/>
          <w:bCs/>
          <w:color w:val="000000"/>
          <w:sz w:val="20"/>
          <w:szCs w:val="20"/>
          <w:lang w:val="en-US"/>
        </w:rPr>
      </w:pPr>
      <w:proofErr w:type="spellStart"/>
      <w:r w:rsidRPr="4EF77C7B">
        <w:rPr>
          <w:b/>
          <w:bCs/>
          <w:color w:val="000000" w:themeColor="text1"/>
          <w:sz w:val="20"/>
          <w:szCs w:val="20"/>
          <w:lang w:val="en-US"/>
        </w:rPr>
        <w:t>Priorisation</w:t>
      </w:r>
      <w:proofErr w:type="spellEnd"/>
      <w:r w:rsidRPr="4EF77C7B">
        <w:rPr>
          <w:b/>
          <w:bCs/>
          <w:color w:val="000000" w:themeColor="text1"/>
          <w:sz w:val="20"/>
          <w:szCs w:val="20"/>
          <w:lang w:val="en-US"/>
        </w:rPr>
        <w:t xml:space="preserve"> des </w:t>
      </w:r>
      <w:proofErr w:type="spellStart"/>
      <w:r w:rsidRPr="4EF77C7B">
        <w:rPr>
          <w:b/>
          <w:bCs/>
          <w:color w:val="000000" w:themeColor="text1"/>
          <w:sz w:val="20"/>
          <w:szCs w:val="20"/>
          <w:lang w:val="en-US"/>
        </w:rPr>
        <w:t>activités</w:t>
      </w:r>
      <w:proofErr w:type="spellEnd"/>
      <w:r w:rsidRPr="4EF77C7B">
        <w:rPr>
          <w:b/>
          <w:bCs/>
          <w:color w:val="000000" w:themeColor="text1"/>
          <w:sz w:val="20"/>
          <w:szCs w:val="20"/>
          <w:lang w:val="en-US"/>
        </w:rPr>
        <w:t xml:space="preserve"> RSS et FAE</w:t>
      </w:r>
    </w:p>
    <w:p w14:paraId="7B6F882F"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b/>
          <w:bCs/>
          <w:color w:val="000000"/>
          <w:sz w:val="20"/>
          <w:szCs w:val="20"/>
          <w:lang w:val="en-US"/>
        </w:rPr>
        <w:t xml:space="preserve">Les </w:t>
      </w:r>
      <w:proofErr w:type="spellStart"/>
      <w:r w:rsidRPr="4EF77C7B">
        <w:rPr>
          <w:b/>
          <w:bCs/>
          <w:color w:val="000000"/>
          <w:sz w:val="20"/>
          <w:szCs w:val="20"/>
          <w:lang w:val="en-US"/>
        </w:rPr>
        <w:t>critères</w:t>
      </w:r>
      <w:proofErr w:type="spellEnd"/>
      <w:r w:rsidRPr="4EF77C7B">
        <w:rPr>
          <w:b/>
          <w:bCs/>
          <w:color w:val="000000"/>
          <w:sz w:val="20"/>
          <w:szCs w:val="20"/>
          <w:lang w:val="en-US"/>
        </w:rPr>
        <w:t xml:space="preserve"> pour la </w:t>
      </w:r>
      <w:proofErr w:type="spellStart"/>
      <w:r w:rsidRPr="4EF77C7B">
        <w:rPr>
          <w:b/>
          <w:bCs/>
          <w:color w:val="000000"/>
          <w:sz w:val="20"/>
          <w:szCs w:val="20"/>
          <w:lang w:val="en-US"/>
        </w:rPr>
        <w:t>priorisation</w:t>
      </w:r>
      <w:proofErr w:type="spellEnd"/>
      <w:r w:rsidRPr="4EF77C7B">
        <w:rPr>
          <w:b/>
          <w:bCs/>
          <w:color w:val="000000"/>
          <w:sz w:val="20"/>
          <w:szCs w:val="20"/>
          <w:lang w:val="en-US"/>
        </w:rPr>
        <w:t xml:space="preserve"> des </w:t>
      </w:r>
      <w:proofErr w:type="spellStart"/>
      <w:r w:rsidRPr="4EF77C7B">
        <w:rPr>
          <w:b/>
          <w:bCs/>
          <w:color w:val="000000"/>
          <w:sz w:val="20"/>
          <w:szCs w:val="20"/>
          <w:lang w:val="en-US"/>
        </w:rPr>
        <w:t>activités</w:t>
      </w:r>
      <w:proofErr w:type="spellEnd"/>
      <w:r w:rsidRPr="4EF77C7B">
        <w:rPr>
          <w:color w:val="000000"/>
          <w:sz w:val="20"/>
          <w:szCs w:val="20"/>
          <w:lang w:val="en-US"/>
        </w:rPr>
        <w:t xml:space="preserve"> </w:t>
      </w:r>
      <w:proofErr w:type="spellStart"/>
      <w:r w:rsidRPr="4EF77C7B">
        <w:rPr>
          <w:color w:val="000000"/>
          <w:sz w:val="20"/>
          <w:szCs w:val="20"/>
          <w:lang w:val="en-US"/>
        </w:rPr>
        <w:t>étaient</w:t>
      </w:r>
      <w:proofErr w:type="spellEnd"/>
      <w:r w:rsidRPr="4EF77C7B">
        <w:rPr>
          <w:color w:val="000000"/>
          <w:sz w:val="20"/>
          <w:szCs w:val="20"/>
          <w:lang w:val="en-US"/>
        </w:rPr>
        <w:t xml:space="preserve"> </w:t>
      </w:r>
      <w:proofErr w:type="spellStart"/>
      <w:r w:rsidRPr="4EF77C7B">
        <w:rPr>
          <w:color w:val="000000"/>
          <w:sz w:val="20"/>
          <w:szCs w:val="20"/>
          <w:lang w:val="en-US"/>
        </w:rPr>
        <w:t>basés</w:t>
      </w:r>
      <w:proofErr w:type="spellEnd"/>
      <w:r w:rsidRPr="4EF77C7B">
        <w:rPr>
          <w:color w:val="000000"/>
          <w:sz w:val="20"/>
          <w:szCs w:val="20"/>
          <w:lang w:val="en-US"/>
        </w:rPr>
        <w:t xml:space="preserve"> sur 5 </w:t>
      </w:r>
      <w:proofErr w:type="spellStart"/>
      <w:r w:rsidRPr="4EF77C7B">
        <w:rPr>
          <w:color w:val="000000"/>
          <w:sz w:val="20"/>
          <w:szCs w:val="20"/>
          <w:lang w:val="en-US"/>
        </w:rPr>
        <w:t>caractéristiques</w:t>
      </w:r>
      <w:proofErr w:type="spellEnd"/>
      <w:r w:rsidR="008239E1" w:rsidRPr="4EF77C7B">
        <w:rPr>
          <w:rStyle w:val="Appelnotedebasdep"/>
          <w:color w:val="000000"/>
          <w:sz w:val="20"/>
          <w:szCs w:val="20"/>
          <w:lang w:val="en-US"/>
        </w:rPr>
        <w:footnoteReference w:id="5"/>
      </w:r>
      <w:r w:rsidRPr="4EF77C7B">
        <w:rPr>
          <w:color w:val="000000"/>
          <w:sz w:val="20"/>
          <w:szCs w:val="20"/>
          <w:lang w:val="en-US"/>
        </w:rPr>
        <w:t xml:space="preserve"> </w:t>
      </w:r>
      <w:proofErr w:type="spellStart"/>
      <w:r w:rsidRPr="4EF77C7B">
        <w:rPr>
          <w:color w:val="000000"/>
          <w:sz w:val="20"/>
          <w:szCs w:val="20"/>
          <w:lang w:val="en-US"/>
        </w:rPr>
        <w:t>suivants</w:t>
      </w:r>
      <w:proofErr w:type="spellEnd"/>
      <w:r w:rsidRPr="4EF77C7B">
        <w:rPr>
          <w:color w:val="000000"/>
          <w:sz w:val="20"/>
          <w:szCs w:val="20"/>
          <w:lang w:val="en-US"/>
        </w:rPr>
        <w:t xml:space="preserve"> (</w:t>
      </w:r>
      <w:proofErr w:type="spellStart"/>
      <w:r w:rsidRPr="4EF77C7B">
        <w:rPr>
          <w:color w:val="000000"/>
          <w:sz w:val="20"/>
          <w:szCs w:val="20"/>
          <w:lang w:val="en-US"/>
        </w:rPr>
        <w:t>i</w:t>
      </w:r>
      <w:proofErr w:type="spellEnd"/>
      <w:r w:rsidRPr="4EF77C7B">
        <w:rPr>
          <w:color w:val="000000"/>
          <w:sz w:val="20"/>
          <w:szCs w:val="20"/>
          <w:lang w:val="en-US"/>
        </w:rPr>
        <w:t>)</w:t>
      </w:r>
      <w:proofErr w:type="spellStart"/>
      <w:r w:rsidRPr="4EF77C7B">
        <w:rPr>
          <w:color w:val="000000"/>
          <w:sz w:val="20"/>
          <w:szCs w:val="20"/>
          <w:lang w:val="en-US"/>
        </w:rPr>
        <w:t>maintenir</w:t>
      </w:r>
      <w:proofErr w:type="spellEnd"/>
      <w:r w:rsidRPr="4EF77C7B">
        <w:rPr>
          <w:color w:val="000000"/>
          <w:sz w:val="20"/>
          <w:szCs w:val="20"/>
          <w:lang w:val="en-US"/>
        </w:rPr>
        <w:t xml:space="preserve"> la </w:t>
      </w:r>
      <w:proofErr w:type="spellStart"/>
      <w:r w:rsidRPr="4EF77C7B">
        <w:rPr>
          <w:color w:val="000000"/>
          <w:sz w:val="20"/>
          <w:szCs w:val="20"/>
          <w:lang w:val="en-US"/>
        </w:rPr>
        <w:t>portée</w:t>
      </w:r>
      <w:proofErr w:type="spellEnd"/>
      <w:r w:rsidRPr="4EF77C7B">
        <w:rPr>
          <w:color w:val="000000"/>
          <w:sz w:val="20"/>
          <w:szCs w:val="20"/>
          <w:lang w:val="en-US"/>
        </w:rPr>
        <w:t xml:space="preserve"> et </w:t>
      </w:r>
      <w:proofErr w:type="spellStart"/>
      <w:r w:rsidRPr="4EF77C7B">
        <w:rPr>
          <w:color w:val="000000"/>
          <w:sz w:val="20"/>
          <w:szCs w:val="20"/>
          <w:lang w:val="en-US"/>
        </w:rPr>
        <w:t>l’intensification</w:t>
      </w:r>
      <w:proofErr w:type="spellEnd"/>
      <w:r w:rsidRPr="4EF77C7B">
        <w:rPr>
          <w:color w:val="000000"/>
          <w:sz w:val="20"/>
          <w:szCs w:val="20"/>
          <w:lang w:val="en-US"/>
        </w:rPr>
        <w:t xml:space="preserve"> </w:t>
      </w:r>
      <w:proofErr w:type="spellStart"/>
      <w:r w:rsidRPr="4EF77C7B">
        <w:rPr>
          <w:color w:val="000000"/>
          <w:sz w:val="20"/>
          <w:szCs w:val="20"/>
          <w:lang w:val="en-US"/>
        </w:rPr>
        <w:t>périodique</w:t>
      </w:r>
      <w:proofErr w:type="spellEnd"/>
      <w:r w:rsidRPr="4EF77C7B">
        <w:rPr>
          <w:color w:val="000000"/>
          <w:sz w:val="20"/>
          <w:szCs w:val="20"/>
          <w:lang w:val="en-US"/>
        </w:rPr>
        <w:t xml:space="preserve"> de la vaccination </w:t>
      </w:r>
      <w:proofErr w:type="spellStart"/>
      <w:r w:rsidRPr="4EF77C7B">
        <w:rPr>
          <w:color w:val="000000"/>
          <w:sz w:val="20"/>
          <w:szCs w:val="20"/>
          <w:lang w:val="en-US"/>
        </w:rPr>
        <w:t>systématique</w:t>
      </w:r>
      <w:proofErr w:type="spellEnd"/>
      <w:r w:rsidRPr="4EF77C7B">
        <w:rPr>
          <w:color w:val="000000"/>
          <w:sz w:val="20"/>
          <w:szCs w:val="20"/>
          <w:lang w:val="en-US"/>
        </w:rPr>
        <w:t xml:space="preserve"> pour </w:t>
      </w:r>
      <w:proofErr w:type="spellStart"/>
      <w:r w:rsidRPr="4EF77C7B">
        <w:rPr>
          <w:color w:val="000000"/>
          <w:sz w:val="20"/>
          <w:szCs w:val="20"/>
          <w:lang w:val="en-US"/>
        </w:rPr>
        <w:t>soutenir</w:t>
      </w:r>
      <w:proofErr w:type="spellEnd"/>
      <w:r w:rsidRPr="4EF77C7B">
        <w:rPr>
          <w:color w:val="000000"/>
          <w:sz w:val="20"/>
          <w:szCs w:val="20"/>
          <w:lang w:val="en-US"/>
        </w:rPr>
        <w:t xml:space="preserve"> la </w:t>
      </w:r>
      <w:proofErr w:type="spellStart"/>
      <w:r w:rsidRPr="4EF77C7B">
        <w:rPr>
          <w:color w:val="000000"/>
          <w:sz w:val="20"/>
          <w:szCs w:val="20"/>
          <w:lang w:val="en-US"/>
        </w:rPr>
        <w:t>fourniture</w:t>
      </w:r>
      <w:proofErr w:type="spellEnd"/>
      <w:r w:rsidRPr="4EF77C7B">
        <w:rPr>
          <w:color w:val="000000"/>
          <w:sz w:val="20"/>
          <w:szCs w:val="20"/>
          <w:lang w:val="en-US"/>
        </w:rPr>
        <w:t xml:space="preserve"> de services et encourager </w:t>
      </w:r>
      <w:proofErr w:type="spellStart"/>
      <w:r w:rsidRPr="4EF77C7B">
        <w:rPr>
          <w:color w:val="000000"/>
          <w:sz w:val="20"/>
          <w:szCs w:val="20"/>
          <w:lang w:val="en-US"/>
        </w:rPr>
        <w:t>l’adoption</w:t>
      </w:r>
      <w:proofErr w:type="spellEnd"/>
      <w:r w:rsidRPr="4EF77C7B">
        <w:rPr>
          <w:color w:val="000000"/>
          <w:sz w:val="20"/>
          <w:szCs w:val="20"/>
          <w:lang w:val="en-US"/>
        </w:rPr>
        <w:t xml:space="preserve"> par les </w:t>
      </w:r>
      <w:proofErr w:type="spellStart"/>
      <w:r w:rsidRPr="4EF77C7B">
        <w:rPr>
          <w:color w:val="000000"/>
          <w:sz w:val="20"/>
          <w:szCs w:val="20"/>
          <w:lang w:val="en-US"/>
        </w:rPr>
        <w:t>communautés</w:t>
      </w:r>
      <w:proofErr w:type="spellEnd"/>
      <w:r w:rsidRPr="4EF77C7B">
        <w:rPr>
          <w:color w:val="000000"/>
          <w:sz w:val="20"/>
          <w:szCs w:val="20"/>
          <w:lang w:val="en-US"/>
        </w:rPr>
        <w:t>, (ii)</w:t>
      </w:r>
      <w:proofErr w:type="spellStart"/>
      <w:r w:rsidRPr="4EF77C7B">
        <w:rPr>
          <w:color w:val="000000"/>
          <w:sz w:val="20"/>
          <w:szCs w:val="20"/>
          <w:lang w:val="en-US"/>
        </w:rPr>
        <w:t>poursuivre</w:t>
      </w:r>
      <w:proofErr w:type="spellEnd"/>
      <w:r w:rsidRPr="4EF77C7B">
        <w:rPr>
          <w:color w:val="000000"/>
          <w:sz w:val="20"/>
          <w:szCs w:val="20"/>
          <w:lang w:val="en-US"/>
        </w:rPr>
        <w:t xml:space="preserve"> le </w:t>
      </w:r>
      <w:proofErr w:type="spellStart"/>
      <w:r w:rsidRPr="4EF77C7B">
        <w:rPr>
          <w:color w:val="000000"/>
          <w:sz w:val="20"/>
          <w:szCs w:val="20"/>
          <w:lang w:val="en-US"/>
        </w:rPr>
        <w:t>soutien</w:t>
      </w:r>
      <w:proofErr w:type="spellEnd"/>
      <w:r w:rsidRPr="4EF77C7B">
        <w:rPr>
          <w:color w:val="000000"/>
          <w:sz w:val="20"/>
          <w:szCs w:val="20"/>
          <w:lang w:val="en-US"/>
        </w:rPr>
        <w:t xml:space="preserve"> aux équipes du </w:t>
      </w:r>
      <w:proofErr w:type="spellStart"/>
      <w:r w:rsidRPr="4EF77C7B">
        <w:rPr>
          <w:color w:val="000000"/>
          <w:sz w:val="20"/>
          <w:szCs w:val="20"/>
          <w:lang w:val="en-US"/>
        </w:rPr>
        <w:t>programme</w:t>
      </w:r>
      <w:proofErr w:type="spellEnd"/>
      <w:r w:rsidRPr="4EF77C7B">
        <w:rPr>
          <w:color w:val="000000"/>
          <w:sz w:val="20"/>
          <w:szCs w:val="20"/>
          <w:lang w:val="en-US"/>
        </w:rPr>
        <w:t xml:space="preserve"> </w:t>
      </w:r>
      <w:proofErr w:type="spellStart"/>
      <w:r w:rsidRPr="4EF77C7B">
        <w:rPr>
          <w:color w:val="000000"/>
          <w:sz w:val="20"/>
          <w:szCs w:val="20"/>
          <w:lang w:val="en-US"/>
        </w:rPr>
        <w:t>élargi</w:t>
      </w:r>
      <w:proofErr w:type="spellEnd"/>
      <w:r w:rsidRPr="4EF77C7B">
        <w:rPr>
          <w:color w:val="000000"/>
          <w:sz w:val="20"/>
          <w:szCs w:val="20"/>
          <w:lang w:val="en-US"/>
        </w:rPr>
        <w:t xml:space="preserve"> de vaccination et aux </w:t>
      </w:r>
      <w:proofErr w:type="spellStart"/>
      <w:r w:rsidRPr="4EF77C7B">
        <w:rPr>
          <w:color w:val="000000"/>
          <w:sz w:val="20"/>
          <w:szCs w:val="20"/>
          <w:lang w:val="en-US"/>
        </w:rPr>
        <w:t>systèmes</w:t>
      </w:r>
      <w:proofErr w:type="spellEnd"/>
      <w:r w:rsidRPr="4EF77C7B">
        <w:rPr>
          <w:color w:val="000000"/>
          <w:sz w:val="20"/>
          <w:szCs w:val="20"/>
          <w:lang w:val="en-US"/>
        </w:rPr>
        <w:t xml:space="preserve"> </w:t>
      </w:r>
      <w:proofErr w:type="spellStart"/>
      <w:r w:rsidRPr="4EF77C7B">
        <w:rPr>
          <w:color w:val="000000"/>
          <w:sz w:val="20"/>
          <w:szCs w:val="20"/>
          <w:lang w:val="en-US"/>
        </w:rPr>
        <w:t>opérationnels</w:t>
      </w:r>
      <w:proofErr w:type="spellEnd"/>
      <w:r w:rsidRPr="4EF77C7B">
        <w:rPr>
          <w:color w:val="000000"/>
          <w:sz w:val="20"/>
          <w:szCs w:val="20"/>
          <w:lang w:val="en-US"/>
        </w:rPr>
        <w:t xml:space="preserve">, </w:t>
      </w:r>
      <w:proofErr w:type="spellStart"/>
      <w:r w:rsidRPr="4EF77C7B">
        <w:rPr>
          <w:color w:val="000000"/>
          <w:sz w:val="20"/>
          <w:szCs w:val="20"/>
          <w:lang w:val="en-US"/>
        </w:rPr>
        <w:t>comme</w:t>
      </w:r>
      <w:proofErr w:type="spellEnd"/>
      <w:r w:rsidRPr="4EF77C7B">
        <w:rPr>
          <w:color w:val="000000"/>
          <w:sz w:val="20"/>
          <w:szCs w:val="20"/>
          <w:lang w:val="en-US"/>
        </w:rPr>
        <w:t xml:space="preserve"> le </w:t>
      </w:r>
      <w:proofErr w:type="spellStart"/>
      <w:r w:rsidRPr="4EF77C7B">
        <w:rPr>
          <w:color w:val="000000"/>
          <w:sz w:val="20"/>
          <w:szCs w:val="20"/>
          <w:lang w:val="en-US"/>
        </w:rPr>
        <w:t>système</w:t>
      </w:r>
      <w:proofErr w:type="spellEnd"/>
      <w:r w:rsidRPr="4EF77C7B">
        <w:rPr>
          <w:color w:val="000000"/>
          <w:sz w:val="20"/>
          <w:szCs w:val="20"/>
          <w:lang w:val="en-US"/>
        </w:rPr>
        <w:t xml:space="preserve"> de gestion de </w:t>
      </w:r>
      <w:proofErr w:type="spellStart"/>
      <w:r w:rsidRPr="4EF77C7B">
        <w:rPr>
          <w:color w:val="000000"/>
          <w:sz w:val="20"/>
          <w:szCs w:val="20"/>
          <w:lang w:val="en-US"/>
        </w:rPr>
        <w:t>l’information</w:t>
      </w:r>
      <w:proofErr w:type="spellEnd"/>
      <w:r w:rsidRPr="4EF77C7B">
        <w:rPr>
          <w:color w:val="000000"/>
          <w:sz w:val="20"/>
          <w:szCs w:val="20"/>
          <w:lang w:val="en-US"/>
        </w:rPr>
        <w:t xml:space="preserve"> sanitaire et le </w:t>
      </w:r>
      <w:proofErr w:type="spellStart"/>
      <w:r w:rsidRPr="4EF77C7B">
        <w:rPr>
          <w:color w:val="000000"/>
          <w:sz w:val="20"/>
          <w:szCs w:val="20"/>
          <w:lang w:val="en-US"/>
        </w:rPr>
        <w:t>système</w:t>
      </w:r>
      <w:proofErr w:type="spellEnd"/>
      <w:r w:rsidRPr="4EF77C7B">
        <w:rPr>
          <w:color w:val="000000"/>
          <w:sz w:val="20"/>
          <w:szCs w:val="20"/>
          <w:lang w:val="en-US"/>
        </w:rPr>
        <w:t xml:space="preserve"> </w:t>
      </w:r>
      <w:proofErr w:type="spellStart"/>
      <w:r w:rsidRPr="4EF77C7B">
        <w:rPr>
          <w:color w:val="000000"/>
          <w:sz w:val="20"/>
          <w:szCs w:val="20"/>
          <w:lang w:val="en-US"/>
        </w:rPr>
        <w:t>électronique</w:t>
      </w:r>
      <w:proofErr w:type="spellEnd"/>
      <w:r w:rsidRPr="4EF77C7B">
        <w:rPr>
          <w:color w:val="000000"/>
          <w:sz w:val="20"/>
          <w:szCs w:val="20"/>
          <w:lang w:val="en-US"/>
        </w:rPr>
        <w:t xml:space="preserve"> </w:t>
      </w:r>
      <w:proofErr w:type="spellStart"/>
      <w:r w:rsidRPr="4EF77C7B">
        <w:rPr>
          <w:color w:val="000000"/>
          <w:sz w:val="20"/>
          <w:szCs w:val="20"/>
          <w:lang w:val="en-US"/>
        </w:rPr>
        <w:t>d’information</w:t>
      </w:r>
      <w:proofErr w:type="spellEnd"/>
      <w:r w:rsidRPr="4EF77C7B">
        <w:rPr>
          <w:color w:val="000000"/>
          <w:sz w:val="20"/>
          <w:szCs w:val="20"/>
          <w:lang w:val="en-US"/>
        </w:rPr>
        <w:t xml:space="preserve"> de gestion </w:t>
      </w:r>
      <w:proofErr w:type="spellStart"/>
      <w:r w:rsidRPr="4EF77C7B">
        <w:rPr>
          <w:color w:val="000000"/>
          <w:sz w:val="20"/>
          <w:szCs w:val="20"/>
          <w:lang w:val="en-US"/>
        </w:rPr>
        <w:t>logistique</w:t>
      </w:r>
      <w:proofErr w:type="spellEnd"/>
      <w:r w:rsidRPr="4EF77C7B">
        <w:rPr>
          <w:color w:val="000000"/>
          <w:sz w:val="20"/>
          <w:szCs w:val="20"/>
          <w:lang w:val="en-US"/>
        </w:rPr>
        <w:t xml:space="preserve">, (iii) assurer les </w:t>
      </w:r>
      <w:proofErr w:type="spellStart"/>
      <w:r w:rsidRPr="4EF77C7B">
        <w:rPr>
          <w:color w:val="000000"/>
          <w:sz w:val="20"/>
          <w:szCs w:val="20"/>
          <w:lang w:val="en-US"/>
        </w:rPr>
        <w:t>fonctions</w:t>
      </w:r>
      <w:proofErr w:type="spellEnd"/>
      <w:r w:rsidRPr="4EF77C7B">
        <w:rPr>
          <w:color w:val="000000"/>
          <w:sz w:val="20"/>
          <w:szCs w:val="20"/>
          <w:lang w:val="en-US"/>
        </w:rPr>
        <w:t xml:space="preserve"> de </w:t>
      </w:r>
      <w:proofErr w:type="spellStart"/>
      <w:r w:rsidRPr="4EF77C7B">
        <w:rPr>
          <w:color w:val="000000"/>
          <w:sz w:val="20"/>
          <w:szCs w:val="20"/>
          <w:lang w:val="en-US"/>
        </w:rPr>
        <w:t>gouvernance</w:t>
      </w:r>
      <w:proofErr w:type="spellEnd"/>
      <w:r w:rsidRPr="4EF77C7B">
        <w:rPr>
          <w:color w:val="000000"/>
          <w:sz w:val="20"/>
          <w:szCs w:val="20"/>
          <w:lang w:val="en-US"/>
        </w:rPr>
        <w:t xml:space="preserve"> à travers des </w:t>
      </w:r>
      <w:proofErr w:type="spellStart"/>
      <w:r w:rsidRPr="4EF77C7B">
        <w:rPr>
          <w:color w:val="000000"/>
          <w:sz w:val="20"/>
          <w:szCs w:val="20"/>
          <w:lang w:val="en-US"/>
        </w:rPr>
        <w:t>organes</w:t>
      </w:r>
      <w:proofErr w:type="spellEnd"/>
      <w:r w:rsidRPr="4EF77C7B">
        <w:rPr>
          <w:color w:val="000000"/>
          <w:sz w:val="20"/>
          <w:szCs w:val="20"/>
          <w:lang w:val="en-US"/>
        </w:rPr>
        <w:t xml:space="preserve"> </w:t>
      </w:r>
      <w:proofErr w:type="spellStart"/>
      <w:r w:rsidRPr="4EF77C7B">
        <w:rPr>
          <w:color w:val="000000"/>
          <w:sz w:val="20"/>
          <w:szCs w:val="20"/>
          <w:lang w:val="en-US"/>
        </w:rPr>
        <w:t>clés</w:t>
      </w:r>
      <w:proofErr w:type="spellEnd"/>
      <w:r w:rsidRPr="4EF77C7B">
        <w:rPr>
          <w:color w:val="000000"/>
          <w:sz w:val="20"/>
          <w:szCs w:val="20"/>
          <w:lang w:val="en-US"/>
        </w:rPr>
        <w:t xml:space="preserve">, </w:t>
      </w:r>
      <w:proofErr w:type="spellStart"/>
      <w:r w:rsidRPr="4EF77C7B">
        <w:rPr>
          <w:color w:val="000000"/>
          <w:sz w:val="20"/>
          <w:szCs w:val="20"/>
          <w:lang w:val="en-US"/>
        </w:rPr>
        <w:t>comme</w:t>
      </w:r>
      <w:proofErr w:type="spellEnd"/>
      <w:r w:rsidRPr="4EF77C7B">
        <w:rPr>
          <w:color w:val="000000"/>
          <w:sz w:val="20"/>
          <w:szCs w:val="20"/>
          <w:lang w:val="en-US"/>
        </w:rPr>
        <w:t xml:space="preserve"> le </w:t>
      </w:r>
      <w:proofErr w:type="spellStart"/>
      <w:r w:rsidRPr="4EF77C7B">
        <w:rPr>
          <w:color w:val="000000"/>
          <w:sz w:val="20"/>
          <w:szCs w:val="20"/>
          <w:lang w:val="en-US"/>
        </w:rPr>
        <w:t>comité</w:t>
      </w:r>
      <w:proofErr w:type="spellEnd"/>
      <w:r w:rsidRPr="4EF77C7B">
        <w:rPr>
          <w:color w:val="000000"/>
          <w:sz w:val="20"/>
          <w:szCs w:val="20"/>
          <w:lang w:val="en-US"/>
        </w:rPr>
        <w:t xml:space="preserve"> </w:t>
      </w:r>
      <w:proofErr w:type="spellStart"/>
      <w:r w:rsidRPr="4EF77C7B">
        <w:rPr>
          <w:color w:val="000000"/>
          <w:sz w:val="20"/>
          <w:szCs w:val="20"/>
          <w:lang w:val="en-US"/>
        </w:rPr>
        <w:t>interagence</w:t>
      </w:r>
      <w:proofErr w:type="spellEnd"/>
      <w:r w:rsidRPr="4EF77C7B">
        <w:rPr>
          <w:color w:val="000000"/>
          <w:sz w:val="20"/>
          <w:szCs w:val="20"/>
          <w:lang w:val="en-US"/>
        </w:rPr>
        <w:t xml:space="preserve"> et les </w:t>
      </w:r>
      <w:proofErr w:type="spellStart"/>
      <w:r w:rsidRPr="4EF77C7B">
        <w:rPr>
          <w:color w:val="000000"/>
          <w:sz w:val="20"/>
          <w:szCs w:val="20"/>
          <w:lang w:val="en-US"/>
        </w:rPr>
        <w:t>groupes</w:t>
      </w:r>
      <w:proofErr w:type="spellEnd"/>
      <w:r w:rsidRPr="4EF77C7B">
        <w:rPr>
          <w:color w:val="000000"/>
          <w:sz w:val="20"/>
          <w:szCs w:val="20"/>
          <w:lang w:val="en-US"/>
        </w:rPr>
        <w:t xml:space="preserve"> techniques </w:t>
      </w:r>
      <w:proofErr w:type="spellStart"/>
      <w:r w:rsidRPr="4EF77C7B">
        <w:rPr>
          <w:color w:val="000000"/>
          <w:sz w:val="20"/>
          <w:szCs w:val="20"/>
          <w:lang w:val="en-US"/>
        </w:rPr>
        <w:t>consultatifs</w:t>
      </w:r>
      <w:proofErr w:type="spellEnd"/>
      <w:r w:rsidRPr="4EF77C7B">
        <w:rPr>
          <w:color w:val="000000"/>
          <w:sz w:val="20"/>
          <w:szCs w:val="20"/>
          <w:lang w:val="en-US"/>
        </w:rPr>
        <w:t xml:space="preserve"> </w:t>
      </w:r>
      <w:proofErr w:type="spellStart"/>
      <w:r w:rsidRPr="4EF77C7B">
        <w:rPr>
          <w:color w:val="000000"/>
          <w:sz w:val="20"/>
          <w:szCs w:val="20"/>
          <w:lang w:val="en-US"/>
        </w:rPr>
        <w:t>nationaux</w:t>
      </w:r>
      <w:proofErr w:type="spellEnd"/>
      <w:r w:rsidRPr="4EF77C7B">
        <w:rPr>
          <w:color w:val="000000"/>
          <w:sz w:val="20"/>
          <w:szCs w:val="20"/>
          <w:lang w:val="en-US"/>
        </w:rPr>
        <w:t xml:space="preserve"> pour la vaccination,(iv) </w:t>
      </w:r>
      <w:proofErr w:type="spellStart"/>
      <w:r w:rsidRPr="4EF77C7B">
        <w:rPr>
          <w:color w:val="000000"/>
          <w:sz w:val="20"/>
          <w:szCs w:val="20"/>
          <w:lang w:val="en-US"/>
        </w:rPr>
        <w:t>garantir</w:t>
      </w:r>
      <w:proofErr w:type="spellEnd"/>
      <w:r w:rsidRPr="4EF77C7B">
        <w:rPr>
          <w:color w:val="000000"/>
          <w:sz w:val="20"/>
          <w:szCs w:val="20"/>
          <w:lang w:val="en-US"/>
        </w:rPr>
        <w:t xml:space="preserve"> </w:t>
      </w:r>
      <w:proofErr w:type="spellStart"/>
      <w:r w:rsidRPr="4EF77C7B">
        <w:rPr>
          <w:color w:val="000000"/>
          <w:sz w:val="20"/>
          <w:szCs w:val="20"/>
          <w:lang w:val="en-US"/>
        </w:rPr>
        <w:t>une</w:t>
      </w:r>
      <w:proofErr w:type="spellEnd"/>
      <w:r w:rsidRPr="4EF77C7B">
        <w:rPr>
          <w:color w:val="000000"/>
          <w:sz w:val="20"/>
          <w:szCs w:val="20"/>
          <w:lang w:val="en-US"/>
        </w:rPr>
        <w:t xml:space="preserve"> gestion </w:t>
      </w:r>
      <w:proofErr w:type="spellStart"/>
      <w:r w:rsidRPr="4EF77C7B">
        <w:rPr>
          <w:color w:val="000000"/>
          <w:sz w:val="20"/>
          <w:szCs w:val="20"/>
          <w:lang w:val="en-US"/>
        </w:rPr>
        <w:t>efficace</w:t>
      </w:r>
      <w:proofErr w:type="spellEnd"/>
      <w:r w:rsidRPr="4EF77C7B">
        <w:rPr>
          <w:color w:val="000000"/>
          <w:sz w:val="20"/>
          <w:szCs w:val="20"/>
          <w:lang w:val="en-US"/>
        </w:rPr>
        <w:t xml:space="preserve"> de la </w:t>
      </w:r>
      <w:proofErr w:type="spellStart"/>
      <w:r w:rsidRPr="4EF77C7B">
        <w:rPr>
          <w:color w:val="000000"/>
          <w:sz w:val="20"/>
          <w:szCs w:val="20"/>
          <w:lang w:val="en-US"/>
        </w:rPr>
        <w:t>chaîne</w:t>
      </w:r>
      <w:proofErr w:type="spellEnd"/>
      <w:r w:rsidRPr="4EF77C7B">
        <w:rPr>
          <w:color w:val="000000"/>
          <w:sz w:val="20"/>
          <w:szCs w:val="20"/>
          <w:lang w:val="en-US"/>
        </w:rPr>
        <w:t xml:space="preserve"> </w:t>
      </w:r>
      <w:proofErr w:type="spellStart"/>
      <w:r w:rsidRPr="4EF77C7B">
        <w:rPr>
          <w:color w:val="000000"/>
          <w:sz w:val="20"/>
          <w:szCs w:val="20"/>
          <w:lang w:val="en-US"/>
        </w:rPr>
        <w:t>d’approvisionnement</w:t>
      </w:r>
      <w:proofErr w:type="spellEnd"/>
      <w:r w:rsidRPr="4EF77C7B">
        <w:rPr>
          <w:color w:val="000000"/>
          <w:sz w:val="20"/>
          <w:szCs w:val="20"/>
          <w:lang w:val="en-US"/>
        </w:rPr>
        <w:t xml:space="preserve"> </w:t>
      </w:r>
      <w:proofErr w:type="spellStart"/>
      <w:r w:rsidRPr="4EF77C7B">
        <w:rPr>
          <w:color w:val="000000"/>
          <w:sz w:val="20"/>
          <w:szCs w:val="20"/>
          <w:lang w:val="en-US"/>
        </w:rPr>
        <w:t>en</w:t>
      </w:r>
      <w:proofErr w:type="spellEnd"/>
      <w:r w:rsidRPr="4EF77C7B">
        <w:rPr>
          <w:color w:val="000000"/>
          <w:sz w:val="20"/>
          <w:szCs w:val="20"/>
          <w:lang w:val="en-US"/>
        </w:rPr>
        <w:t xml:space="preserve"> </w:t>
      </w:r>
      <w:proofErr w:type="spellStart"/>
      <w:r w:rsidRPr="4EF77C7B">
        <w:rPr>
          <w:color w:val="000000"/>
          <w:sz w:val="20"/>
          <w:szCs w:val="20"/>
          <w:lang w:val="en-US"/>
        </w:rPr>
        <w:t>vaccins</w:t>
      </w:r>
      <w:proofErr w:type="spellEnd"/>
      <w:r w:rsidRPr="4EF77C7B">
        <w:rPr>
          <w:color w:val="000000"/>
          <w:sz w:val="20"/>
          <w:szCs w:val="20"/>
          <w:lang w:val="en-US"/>
        </w:rPr>
        <w:t xml:space="preserve">, y </w:t>
      </w:r>
      <w:proofErr w:type="spellStart"/>
      <w:r w:rsidRPr="4EF77C7B">
        <w:rPr>
          <w:color w:val="000000"/>
          <w:sz w:val="20"/>
          <w:szCs w:val="20"/>
          <w:lang w:val="en-US"/>
        </w:rPr>
        <w:t>compris</w:t>
      </w:r>
      <w:proofErr w:type="spellEnd"/>
      <w:r w:rsidRPr="4EF77C7B">
        <w:rPr>
          <w:color w:val="000000"/>
          <w:sz w:val="20"/>
          <w:szCs w:val="20"/>
          <w:lang w:val="en-US"/>
        </w:rPr>
        <w:t xml:space="preserve"> pour la distribution et le </w:t>
      </w:r>
      <w:proofErr w:type="spellStart"/>
      <w:r w:rsidRPr="4EF77C7B">
        <w:rPr>
          <w:color w:val="000000"/>
          <w:sz w:val="20"/>
          <w:szCs w:val="20"/>
          <w:lang w:val="en-US"/>
        </w:rPr>
        <w:t>maintien</w:t>
      </w:r>
      <w:proofErr w:type="spellEnd"/>
      <w:r w:rsidRPr="4EF77C7B">
        <w:rPr>
          <w:color w:val="000000"/>
          <w:sz w:val="20"/>
          <w:szCs w:val="20"/>
          <w:lang w:val="en-US"/>
        </w:rPr>
        <w:t xml:space="preserve"> de la </w:t>
      </w:r>
      <w:proofErr w:type="spellStart"/>
      <w:r w:rsidRPr="4EF77C7B">
        <w:rPr>
          <w:color w:val="000000"/>
          <w:sz w:val="20"/>
          <w:szCs w:val="20"/>
          <w:lang w:val="en-US"/>
        </w:rPr>
        <w:t>chaîne</w:t>
      </w:r>
      <w:proofErr w:type="spellEnd"/>
      <w:r w:rsidRPr="4EF77C7B">
        <w:rPr>
          <w:color w:val="000000"/>
          <w:sz w:val="20"/>
          <w:szCs w:val="20"/>
          <w:lang w:val="en-US"/>
        </w:rPr>
        <w:t xml:space="preserve"> du </w:t>
      </w:r>
      <w:proofErr w:type="spellStart"/>
      <w:r w:rsidRPr="4EF77C7B">
        <w:rPr>
          <w:color w:val="000000"/>
          <w:sz w:val="20"/>
          <w:szCs w:val="20"/>
          <w:lang w:val="en-US"/>
        </w:rPr>
        <w:t>froid</w:t>
      </w:r>
      <w:proofErr w:type="spellEnd"/>
      <w:r w:rsidRPr="4EF77C7B">
        <w:rPr>
          <w:color w:val="000000"/>
          <w:sz w:val="20"/>
          <w:szCs w:val="20"/>
          <w:lang w:val="en-US"/>
        </w:rPr>
        <w:t xml:space="preserve"> et (v) </w:t>
      </w:r>
      <w:proofErr w:type="spellStart"/>
      <w:r w:rsidRPr="4EF77C7B">
        <w:rPr>
          <w:color w:val="000000"/>
          <w:sz w:val="20"/>
          <w:szCs w:val="20"/>
          <w:lang w:val="en-US"/>
        </w:rPr>
        <w:t>satisfaire</w:t>
      </w:r>
      <w:proofErr w:type="spellEnd"/>
      <w:r w:rsidRPr="4EF77C7B">
        <w:rPr>
          <w:color w:val="000000"/>
          <w:sz w:val="20"/>
          <w:szCs w:val="20"/>
          <w:lang w:val="en-US"/>
        </w:rPr>
        <w:t xml:space="preserve"> aux exigences </w:t>
      </w:r>
      <w:proofErr w:type="spellStart"/>
      <w:r w:rsidRPr="4EF77C7B">
        <w:rPr>
          <w:color w:val="000000"/>
          <w:sz w:val="20"/>
          <w:szCs w:val="20"/>
          <w:lang w:val="en-US"/>
        </w:rPr>
        <w:t>en</w:t>
      </w:r>
      <w:proofErr w:type="spellEnd"/>
      <w:r w:rsidRPr="4EF77C7B">
        <w:rPr>
          <w:color w:val="000000"/>
          <w:sz w:val="20"/>
          <w:szCs w:val="20"/>
          <w:lang w:val="en-US"/>
        </w:rPr>
        <w:t xml:space="preserve"> matière de gestion financière, </w:t>
      </w:r>
      <w:proofErr w:type="spellStart"/>
      <w:r w:rsidRPr="4EF77C7B">
        <w:rPr>
          <w:color w:val="000000"/>
          <w:sz w:val="20"/>
          <w:szCs w:val="20"/>
          <w:lang w:val="en-US"/>
        </w:rPr>
        <w:t>notamment</w:t>
      </w:r>
      <w:proofErr w:type="spellEnd"/>
      <w:r w:rsidRPr="4EF77C7B">
        <w:rPr>
          <w:color w:val="000000"/>
          <w:sz w:val="20"/>
          <w:szCs w:val="20"/>
          <w:lang w:val="en-US"/>
        </w:rPr>
        <w:t xml:space="preserve"> </w:t>
      </w:r>
      <w:proofErr w:type="spellStart"/>
      <w:r w:rsidRPr="4EF77C7B">
        <w:rPr>
          <w:color w:val="000000"/>
          <w:sz w:val="20"/>
          <w:szCs w:val="20"/>
          <w:lang w:val="en-US"/>
        </w:rPr>
        <w:t>en</w:t>
      </w:r>
      <w:proofErr w:type="spellEnd"/>
      <w:r w:rsidRPr="4EF77C7B">
        <w:rPr>
          <w:color w:val="000000"/>
          <w:sz w:val="20"/>
          <w:szCs w:val="20"/>
          <w:lang w:val="en-US"/>
        </w:rPr>
        <w:t xml:space="preserve"> </w:t>
      </w:r>
      <w:proofErr w:type="spellStart"/>
      <w:r w:rsidRPr="4EF77C7B">
        <w:rPr>
          <w:color w:val="000000"/>
          <w:sz w:val="20"/>
          <w:szCs w:val="20"/>
          <w:lang w:val="en-US"/>
        </w:rPr>
        <w:t>ce</w:t>
      </w:r>
      <w:proofErr w:type="spellEnd"/>
      <w:r w:rsidRPr="4EF77C7B">
        <w:rPr>
          <w:color w:val="000000"/>
          <w:sz w:val="20"/>
          <w:szCs w:val="20"/>
          <w:lang w:val="en-US"/>
        </w:rPr>
        <w:t xml:space="preserve"> qui </w:t>
      </w:r>
      <w:proofErr w:type="spellStart"/>
      <w:r w:rsidRPr="4EF77C7B">
        <w:rPr>
          <w:color w:val="000000"/>
          <w:sz w:val="20"/>
          <w:szCs w:val="20"/>
          <w:lang w:val="en-US"/>
        </w:rPr>
        <w:t>concerne</w:t>
      </w:r>
      <w:proofErr w:type="spellEnd"/>
      <w:r w:rsidRPr="4EF77C7B">
        <w:rPr>
          <w:color w:val="000000"/>
          <w:sz w:val="20"/>
          <w:szCs w:val="20"/>
          <w:lang w:val="en-US"/>
        </w:rPr>
        <w:t xml:space="preserve"> les </w:t>
      </w:r>
      <w:proofErr w:type="spellStart"/>
      <w:r w:rsidRPr="4EF77C7B">
        <w:rPr>
          <w:color w:val="000000"/>
          <w:sz w:val="20"/>
          <w:szCs w:val="20"/>
          <w:lang w:val="en-US"/>
        </w:rPr>
        <w:t>garanties</w:t>
      </w:r>
      <w:proofErr w:type="spellEnd"/>
      <w:r w:rsidRPr="4EF77C7B">
        <w:rPr>
          <w:color w:val="000000"/>
          <w:sz w:val="20"/>
          <w:szCs w:val="20"/>
          <w:lang w:val="en-US"/>
        </w:rPr>
        <w:t xml:space="preserve"> et </w:t>
      </w:r>
      <w:proofErr w:type="spellStart"/>
      <w:r w:rsidRPr="4EF77C7B">
        <w:rPr>
          <w:color w:val="000000"/>
          <w:sz w:val="20"/>
          <w:szCs w:val="20"/>
          <w:lang w:val="en-US"/>
        </w:rPr>
        <w:t>l’établissement</w:t>
      </w:r>
      <w:proofErr w:type="spellEnd"/>
      <w:r w:rsidRPr="4EF77C7B">
        <w:rPr>
          <w:color w:val="000000"/>
          <w:sz w:val="20"/>
          <w:szCs w:val="20"/>
          <w:lang w:val="en-US"/>
        </w:rPr>
        <w:t xml:space="preserve"> de rapports financiers </w:t>
      </w:r>
      <w:proofErr w:type="spellStart"/>
      <w:r w:rsidRPr="4EF77C7B">
        <w:rPr>
          <w:color w:val="000000"/>
          <w:sz w:val="20"/>
          <w:szCs w:val="20"/>
          <w:lang w:val="en-US"/>
        </w:rPr>
        <w:t>réguliers</w:t>
      </w:r>
      <w:proofErr w:type="spellEnd"/>
      <w:r w:rsidRPr="4EF77C7B">
        <w:rPr>
          <w:color w:val="000000"/>
          <w:sz w:val="20"/>
          <w:szCs w:val="20"/>
          <w:lang w:val="en-US"/>
        </w:rPr>
        <w:t>.</w:t>
      </w:r>
    </w:p>
    <w:p w14:paraId="00C867F7"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La </w:t>
      </w:r>
      <w:proofErr w:type="spellStart"/>
      <w:r w:rsidRPr="4EF77C7B">
        <w:rPr>
          <w:color w:val="000000" w:themeColor="text1"/>
          <w:sz w:val="20"/>
          <w:szCs w:val="20"/>
          <w:lang w:val="en-US"/>
        </w:rPr>
        <w:t>sélection</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l’activité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était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réalisée</w:t>
      </w:r>
      <w:proofErr w:type="spellEnd"/>
      <w:r w:rsidRPr="4EF77C7B">
        <w:rPr>
          <w:color w:val="000000" w:themeColor="text1"/>
          <w:sz w:val="20"/>
          <w:szCs w:val="20"/>
          <w:lang w:val="en-US"/>
        </w:rPr>
        <w:t xml:space="preserve"> sur base du score </w:t>
      </w:r>
      <w:proofErr w:type="spellStart"/>
      <w:r w:rsidRPr="4EF77C7B">
        <w:rPr>
          <w:color w:val="000000" w:themeColor="text1"/>
          <w:sz w:val="20"/>
          <w:szCs w:val="20"/>
          <w:lang w:val="en-US"/>
        </w:rPr>
        <w:t>obtenu</w:t>
      </w:r>
      <w:proofErr w:type="spellEnd"/>
      <w:r w:rsidRPr="4EF77C7B">
        <w:rPr>
          <w:color w:val="000000" w:themeColor="text1"/>
          <w:sz w:val="20"/>
          <w:szCs w:val="20"/>
          <w:lang w:val="en-US"/>
        </w:rPr>
        <w:t xml:space="preserve">. Le score de </w:t>
      </w:r>
      <w:proofErr w:type="spellStart"/>
      <w:r w:rsidRPr="4EF77C7B">
        <w:rPr>
          <w:color w:val="000000" w:themeColor="text1"/>
          <w:sz w:val="20"/>
          <w:szCs w:val="20"/>
          <w:lang w:val="en-US"/>
        </w:rPr>
        <w:t>l'équité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était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utilisé</w:t>
      </w:r>
      <w:proofErr w:type="spellEnd"/>
      <w:r w:rsidRPr="4EF77C7B">
        <w:rPr>
          <w:color w:val="000000" w:themeColor="text1"/>
          <w:sz w:val="20"/>
          <w:szCs w:val="20"/>
          <w:lang w:val="en-US"/>
        </w:rPr>
        <w:t xml:space="preserve"> pour </w:t>
      </w:r>
      <w:proofErr w:type="spellStart"/>
      <w:r w:rsidRPr="4EF77C7B">
        <w:rPr>
          <w:color w:val="000000" w:themeColor="text1"/>
          <w:sz w:val="20"/>
          <w:szCs w:val="20"/>
          <w:lang w:val="en-US"/>
        </w:rPr>
        <w:t>départager</w:t>
      </w:r>
      <w:proofErr w:type="spellEnd"/>
      <w:r w:rsidRPr="4EF77C7B">
        <w:rPr>
          <w:color w:val="000000" w:themeColor="text1"/>
          <w:sz w:val="20"/>
          <w:szCs w:val="20"/>
          <w:lang w:val="en-US"/>
        </w:rPr>
        <w:t xml:space="preserve"> deux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ayant</w:t>
      </w:r>
      <w:proofErr w:type="spellEnd"/>
      <w:r w:rsidRPr="4EF77C7B">
        <w:rPr>
          <w:color w:val="000000" w:themeColor="text1"/>
          <w:sz w:val="20"/>
          <w:szCs w:val="20"/>
          <w:lang w:val="en-US"/>
        </w:rPr>
        <w:t xml:space="preserve"> un score </w:t>
      </w:r>
      <w:proofErr w:type="spellStart"/>
      <w:r w:rsidRPr="4EF77C7B">
        <w:rPr>
          <w:color w:val="000000" w:themeColor="text1"/>
          <w:sz w:val="20"/>
          <w:szCs w:val="20"/>
          <w:lang w:val="en-US"/>
        </w:rPr>
        <w:t>identique</w:t>
      </w:r>
      <w:proofErr w:type="spellEnd"/>
      <w:r w:rsidRPr="4EF77C7B">
        <w:rPr>
          <w:color w:val="000000" w:themeColor="text1"/>
          <w:sz w:val="20"/>
          <w:szCs w:val="20"/>
          <w:lang w:val="en-US"/>
        </w:rPr>
        <w:t xml:space="preserve">.  Les </w:t>
      </w:r>
      <w:proofErr w:type="spellStart"/>
      <w:r w:rsidRPr="4EF77C7B">
        <w:rPr>
          <w:color w:val="000000" w:themeColor="text1"/>
          <w:sz w:val="20"/>
          <w:szCs w:val="20"/>
          <w:lang w:val="en-US"/>
        </w:rPr>
        <w:t>résultats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obtenus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ont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permis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déterminer</w:t>
      </w:r>
      <w:proofErr w:type="spellEnd"/>
      <w:r w:rsidRPr="4EF77C7B">
        <w:rPr>
          <w:color w:val="000000" w:themeColor="text1"/>
          <w:sz w:val="20"/>
          <w:szCs w:val="20"/>
          <w:lang w:val="en-US"/>
        </w:rPr>
        <w:t xml:space="preserve"> la </w:t>
      </w:r>
      <w:proofErr w:type="spellStart"/>
      <w:r w:rsidRPr="4EF77C7B">
        <w:rPr>
          <w:color w:val="000000" w:themeColor="text1"/>
          <w:sz w:val="20"/>
          <w:szCs w:val="20"/>
          <w:lang w:val="en-US"/>
        </w:rPr>
        <w:t>liste</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à prendre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compte</w:t>
      </w:r>
      <w:proofErr w:type="spellEnd"/>
      <w:r w:rsidRPr="4EF77C7B">
        <w:rPr>
          <w:color w:val="000000" w:themeColor="text1"/>
          <w:sz w:val="20"/>
          <w:szCs w:val="20"/>
          <w:lang w:val="en-US"/>
        </w:rPr>
        <w:t xml:space="preserve"> au </w:t>
      </w:r>
      <w:proofErr w:type="spellStart"/>
      <w:r w:rsidRPr="4EF77C7B">
        <w:rPr>
          <w:color w:val="000000" w:themeColor="text1"/>
          <w:sz w:val="20"/>
          <w:szCs w:val="20"/>
          <w:lang w:val="en-US"/>
        </w:rPr>
        <w:t>cours</w:t>
      </w:r>
      <w:proofErr w:type="spellEnd"/>
      <w:r w:rsidRPr="4EF77C7B">
        <w:rPr>
          <w:color w:val="000000" w:themeColor="text1"/>
          <w:sz w:val="20"/>
          <w:szCs w:val="20"/>
          <w:lang w:val="en-US"/>
        </w:rPr>
        <w:t xml:space="preserve"> de la subvention de transition. </w:t>
      </w:r>
      <w:proofErr w:type="spellStart"/>
      <w:r w:rsidRPr="4EF77C7B">
        <w:rPr>
          <w:color w:val="000000" w:themeColor="text1"/>
          <w:sz w:val="20"/>
          <w:szCs w:val="20"/>
          <w:lang w:val="en-US"/>
        </w:rPr>
        <w:t>L’opinion</w:t>
      </w:r>
      <w:proofErr w:type="spellEnd"/>
      <w:r w:rsidRPr="4EF77C7B">
        <w:rPr>
          <w:color w:val="000000" w:themeColor="text1"/>
          <w:sz w:val="20"/>
          <w:szCs w:val="20"/>
          <w:lang w:val="en-US"/>
        </w:rPr>
        <w:t xml:space="preserve"> des experts </w:t>
      </w:r>
      <w:proofErr w:type="spellStart"/>
      <w:r w:rsidRPr="4EF77C7B">
        <w:rPr>
          <w:color w:val="000000" w:themeColor="text1"/>
          <w:sz w:val="20"/>
          <w:szCs w:val="20"/>
          <w:lang w:val="en-US"/>
        </w:rPr>
        <w:t>étaient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également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obtenus</w:t>
      </w:r>
      <w:proofErr w:type="spellEnd"/>
      <w:r w:rsidRPr="4EF77C7B">
        <w:rPr>
          <w:color w:val="000000" w:themeColor="text1"/>
          <w:sz w:val="20"/>
          <w:szCs w:val="20"/>
          <w:lang w:val="en-US"/>
        </w:rPr>
        <w:t xml:space="preserve"> à </w:t>
      </w:r>
      <w:proofErr w:type="spellStart"/>
      <w:r w:rsidRPr="4EF77C7B">
        <w:rPr>
          <w:color w:val="000000" w:themeColor="text1"/>
          <w:sz w:val="20"/>
          <w:szCs w:val="20"/>
          <w:lang w:val="en-US"/>
        </w:rPr>
        <w:t>l’aide</w:t>
      </w:r>
      <w:proofErr w:type="spellEnd"/>
      <w:r w:rsidRPr="4EF77C7B">
        <w:rPr>
          <w:color w:val="000000" w:themeColor="text1"/>
          <w:sz w:val="20"/>
          <w:szCs w:val="20"/>
          <w:lang w:val="en-US"/>
        </w:rPr>
        <w:t xml:space="preserve"> d’un brainstorming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plénière</w:t>
      </w:r>
      <w:proofErr w:type="spellEnd"/>
      <w:r w:rsidRPr="4EF77C7B">
        <w:rPr>
          <w:color w:val="000000" w:themeColor="text1"/>
          <w:sz w:val="20"/>
          <w:szCs w:val="20"/>
          <w:lang w:val="en-US"/>
        </w:rPr>
        <w:t xml:space="preserve"> au regard de </w:t>
      </w:r>
      <w:proofErr w:type="spellStart"/>
      <w:r w:rsidRPr="4EF77C7B">
        <w:rPr>
          <w:color w:val="000000" w:themeColor="text1"/>
          <w:sz w:val="20"/>
          <w:szCs w:val="20"/>
          <w:lang w:val="en-US"/>
        </w:rPr>
        <w:t>chaque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activité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se </w:t>
      </w:r>
      <w:proofErr w:type="spellStart"/>
      <w:r w:rsidRPr="4EF77C7B">
        <w:rPr>
          <w:color w:val="000000" w:themeColor="text1"/>
          <w:sz w:val="20"/>
          <w:szCs w:val="20"/>
          <w:lang w:val="en-US"/>
        </w:rPr>
        <w:t>basant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une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fois</w:t>
      </w:r>
      <w:proofErr w:type="spellEnd"/>
      <w:r w:rsidRPr="4EF77C7B">
        <w:rPr>
          <w:color w:val="000000" w:themeColor="text1"/>
          <w:sz w:val="20"/>
          <w:szCs w:val="20"/>
          <w:lang w:val="en-US"/>
        </w:rPr>
        <w:t xml:space="preserve"> de plus sur les 5 </w:t>
      </w:r>
      <w:proofErr w:type="spellStart"/>
      <w:r w:rsidRPr="4EF77C7B">
        <w:rPr>
          <w:color w:val="000000" w:themeColor="text1"/>
          <w:sz w:val="20"/>
          <w:szCs w:val="20"/>
          <w:lang w:val="en-US"/>
        </w:rPr>
        <w:t>caractéristiques</w:t>
      </w:r>
      <w:proofErr w:type="spellEnd"/>
      <w:r w:rsidRPr="4EF77C7B">
        <w:rPr>
          <w:color w:val="000000" w:themeColor="text1"/>
          <w:sz w:val="20"/>
          <w:szCs w:val="20"/>
          <w:lang w:val="en-US"/>
        </w:rPr>
        <w:t xml:space="preserve"> reprises ci-dessus. Les données </w:t>
      </w:r>
      <w:proofErr w:type="spellStart"/>
      <w:r w:rsidRPr="4EF77C7B">
        <w:rPr>
          <w:color w:val="000000" w:themeColor="text1"/>
          <w:sz w:val="20"/>
          <w:szCs w:val="20"/>
          <w:lang w:val="en-US"/>
        </w:rPr>
        <w:t>détaillées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cotation</w:t>
      </w:r>
      <w:proofErr w:type="spellEnd"/>
      <w:r w:rsidRPr="4EF77C7B">
        <w:rPr>
          <w:color w:val="000000" w:themeColor="text1"/>
          <w:sz w:val="20"/>
          <w:szCs w:val="20"/>
          <w:lang w:val="en-US"/>
        </w:rPr>
        <w:t xml:space="preserve"> pour </w:t>
      </w:r>
      <w:proofErr w:type="spellStart"/>
      <w:r w:rsidRPr="4EF77C7B">
        <w:rPr>
          <w:color w:val="000000" w:themeColor="text1"/>
          <w:sz w:val="20"/>
          <w:szCs w:val="20"/>
          <w:lang w:val="en-US"/>
        </w:rPr>
        <w:t>chaque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activité</w:t>
      </w:r>
      <w:proofErr w:type="spellEnd"/>
      <w:r w:rsidRPr="4EF77C7B">
        <w:rPr>
          <w:color w:val="000000" w:themeColor="text1"/>
          <w:sz w:val="20"/>
          <w:szCs w:val="20"/>
          <w:lang w:val="en-US"/>
        </w:rPr>
        <w:t xml:space="preserve"> RSS 4 </w:t>
      </w:r>
      <w:proofErr w:type="spellStart"/>
      <w:r w:rsidRPr="4EF77C7B">
        <w:rPr>
          <w:color w:val="000000" w:themeColor="text1"/>
          <w:sz w:val="20"/>
          <w:szCs w:val="20"/>
          <w:lang w:val="en-US"/>
        </w:rPr>
        <w:t>sont</w:t>
      </w:r>
      <w:proofErr w:type="spellEnd"/>
      <w:r w:rsidRPr="4EF77C7B">
        <w:rPr>
          <w:color w:val="000000" w:themeColor="text1"/>
          <w:sz w:val="20"/>
          <w:szCs w:val="20"/>
          <w:lang w:val="en-US"/>
        </w:rPr>
        <w:t xml:space="preserve"> reprises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b/>
          <w:bCs/>
          <w:color w:val="000000" w:themeColor="text1"/>
          <w:sz w:val="20"/>
          <w:szCs w:val="20"/>
          <w:lang w:val="en-US"/>
        </w:rPr>
        <w:t>annexe</w:t>
      </w:r>
      <w:proofErr w:type="spellEnd"/>
      <w:r w:rsidRPr="4EF77C7B">
        <w:rPr>
          <w:b/>
          <w:bCs/>
          <w:color w:val="000000" w:themeColor="text1"/>
          <w:sz w:val="20"/>
          <w:szCs w:val="20"/>
          <w:lang w:val="en-US"/>
        </w:rPr>
        <w:t xml:space="preserve"> 1</w:t>
      </w:r>
      <w:r w:rsidRPr="4EF77C7B">
        <w:rPr>
          <w:color w:val="000000" w:themeColor="text1"/>
          <w:sz w:val="20"/>
          <w:szCs w:val="20"/>
          <w:lang w:val="en-US"/>
        </w:rPr>
        <w:t>.</w:t>
      </w:r>
    </w:p>
    <w:p w14:paraId="23492FFF"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Les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FAE </w:t>
      </w:r>
      <w:proofErr w:type="spellStart"/>
      <w:r w:rsidRPr="4EF77C7B">
        <w:rPr>
          <w:color w:val="000000" w:themeColor="text1"/>
          <w:sz w:val="20"/>
          <w:szCs w:val="20"/>
          <w:lang w:val="en-US"/>
        </w:rPr>
        <w:t>incluses</w:t>
      </w:r>
      <w:proofErr w:type="spellEnd"/>
      <w:r w:rsidRPr="4EF77C7B">
        <w:rPr>
          <w:color w:val="000000" w:themeColor="text1"/>
          <w:sz w:val="20"/>
          <w:szCs w:val="20"/>
          <w:lang w:val="en-US"/>
        </w:rPr>
        <w:t xml:space="preserve"> dans la subvention de Transition </w:t>
      </w:r>
      <w:proofErr w:type="spellStart"/>
      <w:r w:rsidRPr="4EF77C7B">
        <w:rPr>
          <w:color w:val="000000" w:themeColor="text1"/>
          <w:sz w:val="20"/>
          <w:szCs w:val="20"/>
          <w:lang w:val="en-US"/>
        </w:rPr>
        <w:t>sont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celles</w:t>
      </w:r>
      <w:proofErr w:type="spellEnd"/>
      <w:r w:rsidRPr="4EF77C7B">
        <w:rPr>
          <w:color w:val="000000" w:themeColor="text1"/>
          <w:sz w:val="20"/>
          <w:szCs w:val="20"/>
          <w:lang w:val="en-US"/>
        </w:rPr>
        <w:t xml:space="preserve"> qui </w:t>
      </w:r>
      <w:proofErr w:type="spellStart"/>
      <w:r w:rsidRPr="4EF77C7B">
        <w:rPr>
          <w:color w:val="000000" w:themeColor="text1"/>
          <w:sz w:val="20"/>
          <w:szCs w:val="20"/>
          <w:lang w:val="en-US"/>
        </w:rPr>
        <w:t>étaient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recommandées</w:t>
      </w:r>
      <w:proofErr w:type="spellEnd"/>
      <w:r w:rsidRPr="4EF77C7B">
        <w:rPr>
          <w:color w:val="000000" w:themeColor="text1"/>
          <w:sz w:val="20"/>
          <w:szCs w:val="20"/>
          <w:lang w:val="en-US"/>
        </w:rPr>
        <w:t xml:space="preserve"> à </w:t>
      </w:r>
      <w:proofErr w:type="spellStart"/>
      <w:r w:rsidRPr="4EF77C7B">
        <w:rPr>
          <w:color w:val="000000" w:themeColor="text1"/>
          <w:sz w:val="20"/>
          <w:szCs w:val="20"/>
          <w:lang w:val="en-US"/>
        </w:rPr>
        <w:t>l’issu</w:t>
      </w:r>
      <w:proofErr w:type="spellEnd"/>
      <w:r w:rsidRPr="4EF77C7B">
        <w:rPr>
          <w:color w:val="000000" w:themeColor="text1"/>
          <w:sz w:val="20"/>
          <w:szCs w:val="20"/>
          <w:lang w:val="en-US"/>
        </w:rPr>
        <w:t xml:space="preserve"> de la documentation du Fonds </w:t>
      </w:r>
      <w:proofErr w:type="spellStart"/>
      <w:r w:rsidRPr="4EF77C7B">
        <w:rPr>
          <w:color w:val="000000" w:themeColor="text1"/>
          <w:sz w:val="20"/>
          <w:szCs w:val="20"/>
          <w:lang w:val="en-US"/>
        </w:rPr>
        <w:t>Accélérateur</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l’Equité</w:t>
      </w:r>
      <w:proofErr w:type="spellEnd"/>
      <w:r w:rsidRPr="4EF77C7B">
        <w:rPr>
          <w:color w:val="000000" w:themeColor="text1"/>
          <w:sz w:val="20"/>
          <w:szCs w:val="20"/>
          <w:lang w:val="en-US"/>
        </w:rPr>
        <w:t xml:space="preserve"> (FAE) 2023-2025,</w:t>
      </w:r>
    </w:p>
    <w:p w14:paraId="5AAA76D8" w14:textId="77777777" w:rsidR="00682ADB" w:rsidRDefault="00682ADB" w:rsidP="008239E1">
      <w:pPr>
        <w:pBdr>
          <w:top w:val="nil"/>
          <w:left w:val="nil"/>
          <w:bottom w:val="nil"/>
          <w:right w:val="nil"/>
          <w:between w:val="nil"/>
        </w:pBdr>
        <w:spacing w:before="200"/>
        <w:jc w:val="both"/>
        <w:rPr>
          <w:ins w:id="1382" w:author="Jean Serge NGAIMA" w:date="2025-10-08T22:21:00Z" w16du:dateUtc="2025-10-08T21:21:00Z"/>
          <w:color w:val="000000"/>
          <w:sz w:val="20"/>
          <w:szCs w:val="20"/>
        </w:rPr>
      </w:pPr>
    </w:p>
    <w:p w14:paraId="14116AF7" w14:textId="77777777" w:rsidR="00E35443" w:rsidRDefault="00E35443" w:rsidP="008239E1">
      <w:pPr>
        <w:pBdr>
          <w:top w:val="nil"/>
          <w:left w:val="nil"/>
          <w:bottom w:val="nil"/>
          <w:right w:val="nil"/>
          <w:between w:val="nil"/>
        </w:pBdr>
        <w:spacing w:before="200"/>
        <w:jc w:val="both"/>
        <w:rPr>
          <w:ins w:id="1383" w:author="Jean Serge NGAIMA" w:date="2025-10-08T21:51:00Z" w16du:dateUtc="2025-10-08T20:51:00Z"/>
          <w:color w:val="000000"/>
          <w:sz w:val="20"/>
          <w:szCs w:val="20"/>
        </w:rPr>
      </w:pPr>
    </w:p>
    <w:p w14:paraId="5C352D59" w14:textId="77777777" w:rsidR="004D194C" w:rsidRDefault="004D194C" w:rsidP="008239E1">
      <w:pPr>
        <w:pBdr>
          <w:top w:val="nil"/>
          <w:left w:val="nil"/>
          <w:bottom w:val="nil"/>
          <w:right w:val="nil"/>
          <w:between w:val="nil"/>
        </w:pBdr>
        <w:spacing w:before="200"/>
        <w:jc w:val="both"/>
        <w:rPr>
          <w:ins w:id="1384" w:author="Jean Serge NGAIMA" w:date="2025-10-08T21:51:00Z" w16du:dateUtc="2025-10-08T20:51:00Z"/>
          <w:color w:val="000000"/>
          <w:sz w:val="20"/>
          <w:szCs w:val="20"/>
        </w:rPr>
      </w:pPr>
    </w:p>
    <w:p w14:paraId="1FEC285A" w14:textId="77777777" w:rsidR="004D194C" w:rsidRDefault="004D194C" w:rsidP="008239E1">
      <w:pPr>
        <w:pBdr>
          <w:top w:val="nil"/>
          <w:left w:val="nil"/>
          <w:bottom w:val="nil"/>
          <w:right w:val="nil"/>
          <w:between w:val="nil"/>
        </w:pBdr>
        <w:spacing w:before="200"/>
        <w:jc w:val="both"/>
        <w:rPr>
          <w:ins w:id="1385" w:author="Jean Serge NGAIMA" w:date="2025-10-08T21:51:00Z" w16du:dateUtc="2025-10-08T20:51:00Z"/>
          <w:color w:val="000000"/>
          <w:sz w:val="20"/>
          <w:szCs w:val="20"/>
        </w:rPr>
      </w:pPr>
    </w:p>
    <w:p w14:paraId="1DE5C565" w14:textId="77777777" w:rsidR="004D194C" w:rsidRDefault="004D194C" w:rsidP="008239E1">
      <w:pPr>
        <w:pBdr>
          <w:top w:val="nil"/>
          <w:left w:val="nil"/>
          <w:bottom w:val="nil"/>
          <w:right w:val="nil"/>
          <w:between w:val="nil"/>
        </w:pBdr>
        <w:spacing w:before="200"/>
        <w:jc w:val="both"/>
        <w:rPr>
          <w:ins w:id="1386" w:author="Jean Serge NGAIMA" w:date="2025-10-08T21:51:00Z" w16du:dateUtc="2025-10-08T20:51:00Z"/>
          <w:color w:val="000000"/>
          <w:sz w:val="20"/>
          <w:szCs w:val="20"/>
        </w:rPr>
      </w:pPr>
    </w:p>
    <w:p w14:paraId="4D83EFC2" w14:textId="77777777" w:rsidR="004D194C" w:rsidRDefault="004D194C" w:rsidP="008239E1">
      <w:pPr>
        <w:pBdr>
          <w:top w:val="nil"/>
          <w:left w:val="nil"/>
          <w:bottom w:val="nil"/>
          <w:right w:val="nil"/>
          <w:between w:val="nil"/>
        </w:pBdr>
        <w:spacing w:before="200"/>
        <w:jc w:val="both"/>
        <w:rPr>
          <w:ins w:id="1387" w:author="Jean Serge NGAIMA" w:date="2025-10-08T21:51:00Z" w16du:dateUtc="2025-10-08T20:51:00Z"/>
          <w:color w:val="000000"/>
          <w:sz w:val="20"/>
          <w:szCs w:val="20"/>
        </w:rPr>
      </w:pPr>
    </w:p>
    <w:p w14:paraId="1336FD33" w14:textId="77777777" w:rsidR="004D194C" w:rsidRPr="00D8799A" w:rsidRDefault="004D194C" w:rsidP="008239E1">
      <w:pPr>
        <w:pBdr>
          <w:top w:val="nil"/>
          <w:left w:val="nil"/>
          <w:bottom w:val="nil"/>
          <w:right w:val="nil"/>
          <w:between w:val="nil"/>
        </w:pBdr>
        <w:spacing w:before="200"/>
        <w:jc w:val="both"/>
        <w:rPr>
          <w:color w:val="000000"/>
          <w:sz w:val="20"/>
          <w:szCs w:val="20"/>
        </w:rPr>
      </w:pPr>
    </w:p>
    <w:p w14:paraId="3D4CD716"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b/>
          <w:bCs/>
          <w:color w:val="000000" w:themeColor="text1"/>
          <w:sz w:val="20"/>
          <w:szCs w:val="20"/>
          <w:lang w:val="en-US"/>
        </w:rPr>
        <w:t xml:space="preserve">Tableau </w:t>
      </w:r>
      <w:proofErr w:type="gramStart"/>
      <w:r w:rsidRPr="4EF77C7B">
        <w:rPr>
          <w:b/>
          <w:bCs/>
          <w:color w:val="000000" w:themeColor="text1"/>
          <w:sz w:val="20"/>
          <w:szCs w:val="20"/>
          <w:lang w:val="en-US"/>
        </w:rPr>
        <w:t>1</w:t>
      </w:r>
      <w:r w:rsidRPr="4EF77C7B">
        <w:rPr>
          <w:color w:val="000000" w:themeColor="text1"/>
          <w:sz w:val="20"/>
          <w:szCs w:val="20"/>
          <w:lang w:val="en-US"/>
        </w:rPr>
        <w:t> :</w:t>
      </w:r>
      <w:proofErr w:type="gramEnd"/>
      <w:r w:rsidRPr="4EF77C7B">
        <w:rPr>
          <w:color w:val="000000" w:themeColor="text1"/>
          <w:sz w:val="20"/>
          <w:szCs w:val="20"/>
          <w:lang w:val="en-US"/>
        </w:rPr>
        <w:t xml:space="preserve"> </w:t>
      </w:r>
      <w:proofErr w:type="spellStart"/>
      <w:r w:rsidRPr="4EF77C7B">
        <w:rPr>
          <w:color w:val="000000" w:themeColor="text1"/>
          <w:sz w:val="20"/>
          <w:szCs w:val="20"/>
          <w:lang w:val="en-US"/>
        </w:rPr>
        <w:t>Critères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priorisation</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activités</w:t>
      </w:r>
      <w:proofErr w:type="spellEnd"/>
    </w:p>
    <w:tbl>
      <w:tblPr>
        <w:tblStyle w:val="Grilledutableau"/>
        <w:tblW w:w="9493" w:type="dxa"/>
        <w:tblLook w:val="04A0" w:firstRow="1" w:lastRow="0" w:firstColumn="1" w:lastColumn="0" w:noHBand="0" w:noVBand="1"/>
      </w:tblPr>
      <w:tblGrid>
        <w:gridCol w:w="8075"/>
        <w:gridCol w:w="1418"/>
      </w:tblGrid>
      <w:tr w:rsidR="008239E1" w:rsidRPr="00D8799A" w14:paraId="75DC71B1" w14:textId="77777777" w:rsidTr="4EF77C7B">
        <w:trPr>
          <w:trHeight w:val="416"/>
        </w:trPr>
        <w:tc>
          <w:tcPr>
            <w:tcW w:w="8075" w:type="dxa"/>
            <w:shd w:val="clear" w:color="auto" w:fill="00448A" w:themeFill="text2" w:themeFillShade="BF"/>
            <w:noWrap/>
            <w:hideMark/>
          </w:tcPr>
          <w:p w14:paraId="47E42A81" w14:textId="77777777" w:rsidR="008239E1" w:rsidRPr="00D8799A" w:rsidRDefault="5267CB01" w:rsidP="4EF77C7B">
            <w:pPr>
              <w:pBdr>
                <w:top w:val="nil"/>
                <w:left w:val="nil"/>
                <w:bottom w:val="nil"/>
                <w:right w:val="nil"/>
                <w:between w:val="nil"/>
              </w:pBdr>
              <w:spacing w:before="200"/>
              <w:jc w:val="both"/>
              <w:rPr>
                <w:b/>
                <w:bCs/>
                <w:color w:val="FFFFFF" w:themeColor="background1"/>
                <w:sz w:val="20"/>
                <w:szCs w:val="20"/>
                <w:lang w:val="en-US"/>
              </w:rPr>
            </w:pPr>
            <w:proofErr w:type="spellStart"/>
            <w:r w:rsidRPr="4EF77C7B">
              <w:rPr>
                <w:b/>
                <w:bCs/>
                <w:color w:val="FFFFFF" w:themeColor="background1"/>
                <w:sz w:val="20"/>
                <w:szCs w:val="20"/>
                <w:lang w:val="en-US"/>
              </w:rPr>
              <w:t>Critères</w:t>
            </w:r>
            <w:proofErr w:type="spellEnd"/>
            <w:r w:rsidRPr="4EF77C7B">
              <w:rPr>
                <w:b/>
                <w:bCs/>
                <w:color w:val="FFFFFF" w:themeColor="background1"/>
                <w:sz w:val="20"/>
                <w:szCs w:val="20"/>
                <w:lang w:val="en-US"/>
              </w:rPr>
              <w:t xml:space="preserve"> de </w:t>
            </w:r>
            <w:proofErr w:type="spellStart"/>
            <w:r w:rsidRPr="4EF77C7B">
              <w:rPr>
                <w:b/>
                <w:bCs/>
                <w:color w:val="FFFFFF" w:themeColor="background1"/>
                <w:sz w:val="20"/>
                <w:szCs w:val="20"/>
                <w:lang w:val="en-US"/>
              </w:rPr>
              <w:t>sélection</w:t>
            </w:r>
            <w:proofErr w:type="spellEnd"/>
          </w:p>
        </w:tc>
        <w:tc>
          <w:tcPr>
            <w:tcW w:w="1418" w:type="dxa"/>
            <w:shd w:val="clear" w:color="auto" w:fill="00448A" w:themeFill="text2" w:themeFillShade="BF"/>
            <w:noWrap/>
            <w:hideMark/>
          </w:tcPr>
          <w:p w14:paraId="173F6398" w14:textId="77777777" w:rsidR="008239E1" w:rsidRPr="00D8799A" w:rsidRDefault="008239E1">
            <w:pPr>
              <w:pBdr>
                <w:top w:val="nil"/>
                <w:left w:val="nil"/>
                <w:bottom w:val="nil"/>
                <w:right w:val="nil"/>
                <w:between w:val="nil"/>
              </w:pBdr>
              <w:spacing w:before="200"/>
              <w:jc w:val="both"/>
              <w:rPr>
                <w:b/>
                <w:bCs/>
                <w:color w:val="FFFFFF" w:themeColor="background1"/>
                <w:sz w:val="20"/>
                <w:szCs w:val="20"/>
              </w:rPr>
            </w:pPr>
            <w:r w:rsidRPr="00D8799A">
              <w:rPr>
                <w:b/>
                <w:bCs/>
                <w:color w:val="FFFFFF" w:themeColor="background1"/>
                <w:sz w:val="20"/>
                <w:szCs w:val="20"/>
              </w:rPr>
              <w:t>Score Maxi</w:t>
            </w:r>
          </w:p>
        </w:tc>
      </w:tr>
      <w:tr w:rsidR="008239E1" w:rsidRPr="00D8799A" w14:paraId="6A0A43D1" w14:textId="77777777" w:rsidTr="4EF77C7B">
        <w:trPr>
          <w:trHeight w:val="285"/>
        </w:trPr>
        <w:tc>
          <w:tcPr>
            <w:tcW w:w="8075" w:type="dxa"/>
            <w:shd w:val="clear" w:color="auto" w:fill="F2F2F2" w:themeFill="background1" w:themeFillShade="F2"/>
            <w:hideMark/>
          </w:tcPr>
          <w:p w14:paraId="25028B56" w14:textId="77777777" w:rsidR="008239E1" w:rsidRPr="00D8799A" w:rsidRDefault="5267CB01" w:rsidP="4EF77C7B">
            <w:pPr>
              <w:pBdr>
                <w:top w:val="nil"/>
                <w:left w:val="nil"/>
                <w:bottom w:val="nil"/>
                <w:right w:val="nil"/>
                <w:between w:val="nil"/>
              </w:pBdr>
              <w:spacing w:before="200"/>
              <w:jc w:val="both"/>
              <w:rPr>
                <w:b/>
                <w:bCs/>
                <w:color w:val="000000"/>
                <w:sz w:val="20"/>
                <w:szCs w:val="20"/>
                <w:lang w:val="en-US"/>
              </w:rPr>
            </w:pPr>
            <w:r w:rsidRPr="4EF77C7B">
              <w:rPr>
                <w:b/>
                <w:bCs/>
                <w:color w:val="000000" w:themeColor="text1"/>
                <w:sz w:val="20"/>
                <w:szCs w:val="20"/>
                <w:lang w:val="en-US"/>
              </w:rPr>
              <w:t xml:space="preserve">I. Impact de </w:t>
            </w:r>
            <w:proofErr w:type="spellStart"/>
            <w:r w:rsidRPr="4EF77C7B">
              <w:rPr>
                <w:b/>
                <w:bCs/>
                <w:color w:val="000000" w:themeColor="text1"/>
                <w:sz w:val="20"/>
                <w:szCs w:val="20"/>
                <w:lang w:val="en-US"/>
              </w:rPr>
              <w:t>l'activité</w:t>
            </w:r>
            <w:proofErr w:type="spellEnd"/>
            <w:r w:rsidRPr="4EF77C7B">
              <w:rPr>
                <w:b/>
                <w:bCs/>
                <w:color w:val="000000" w:themeColor="text1"/>
                <w:sz w:val="20"/>
                <w:szCs w:val="20"/>
                <w:lang w:val="en-US"/>
              </w:rPr>
              <w:t xml:space="preserve"> sur </w:t>
            </w:r>
            <w:proofErr w:type="spellStart"/>
            <w:r w:rsidRPr="4EF77C7B">
              <w:rPr>
                <w:b/>
                <w:bCs/>
                <w:color w:val="000000" w:themeColor="text1"/>
                <w:sz w:val="20"/>
                <w:szCs w:val="20"/>
                <w:lang w:val="en-US"/>
              </w:rPr>
              <w:t>l'offre</w:t>
            </w:r>
            <w:proofErr w:type="spellEnd"/>
            <w:r w:rsidRPr="4EF77C7B">
              <w:rPr>
                <w:b/>
                <w:bCs/>
                <w:color w:val="000000" w:themeColor="text1"/>
                <w:sz w:val="20"/>
                <w:szCs w:val="20"/>
                <w:lang w:val="en-US"/>
              </w:rPr>
              <w:t xml:space="preserve"> des services </w:t>
            </w:r>
            <w:proofErr w:type="spellStart"/>
            <w:r w:rsidRPr="4EF77C7B">
              <w:rPr>
                <w:b/>
                <w:bCs/>
                <w:color w:val="000000" w:themeColor="text1"/>
                <w:sz w:val="20"/>
                <w:szCs w:val="20"/>
                <w:lang w:val="en-US"/>
              </w:rPr>
              <w:t>intégrée</w:t>
            </w:r>
            <w:proofErr w:type="spellEnd"/>
            <w:r w:rsidRPr="4EF77C7B">
              <w:rPr>
                <w:b/>
                <w:bCs/>
                <w:color w:val="000000" w:themeColor="text1"/>
                <w:sz w:val="20"/>
                <w:szCs w:val="20"/>
                <w:lang w:val="en-US"/>
              </w:rPr>
              <w:t xml:space="preserve"> de vaccination</w:t>
            </w:r>
          </w:p>
        </w:tc>
        <w:tc>
          <w:tcPr>
            <w:tcW w:w="1418" w:type="dxa"/>
            <w:shd w:val="clear" w:color="auto" w:fill="F2F2F2" w:themeFill="background1" w:themeFillShade="F2"/>
            <w:hideMark/>
          </w:tcPr>
          <w:p w14:paraId="6DA83BC7" w14:textId="77777777" w:rsidR="008239E1" w:rsidRPr="00D8799A" w:rsidRDefault="008239E1">
            <w:pPr>
              <w:pBdr>
                <w:top w:val="nil"/>
                <w:left w:val="nil"/>
                <w:bottom w:val="nil"/>
                <w:right w:val="nil"/>
                <w:between w:val="nil"/>
              </w:pBdr>
              <w:spacing w:before="200"/>
              <w:jc w:val="both"/>
              <w:rPr>
                <w:b/>
                <w:bCs/>
                <w:color w:val="000000"/>
                <w:sz w:val="20"/>
                <w:szCs w:val="20"/>
              </w:rPr>
            </w:pPr>
            <w:r w:rsidRPr="00D8799A">
              <w:rPr>
                <w:b/>
                <w:bCs/>
                <w:color w:val="000000"/>
                <w:sz w:val="20"/>
                <w:szCs w:val="20"/>
              </w:rPr>
              <w:t> </w:t>
            </w:r>
          </w:p>
        </w:tc>
      </w:tr>
      <w:tr w:rsidR="008239E1" w:rsidRPr="00D8799A" w14:paraId="1E034526" w14:textId="77777777" w:rsidTr="4EF77C7B">
        <w:trPr>
          <w:trHeight w:val="368"/>
        </w:trPr>
        <w:tc>
          <w:tcPr>
            <w:tcW w:w="8075" w:type="dxa"/>
            <w:hideMark/>
          </w:tcPr>
          <w:p w14:paraId="26D892F4"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1.1. </w:t>
            </w:r>
            <w:proofErr w:type="spellStart"/>
            <w:r w:rsidRPr="4EF77C7B">
              <w:rPr>
                <w:color w:val="000000" w:themeColor="text1"/>
                <w:sz w:val="20"/>
                <w:szCs w:val="20"/>
                <w:lang w:val="en-US"/>
              </w:rPr>
              <w:t>Activité</w:t>
            </w:r>
            <w:proofErr w:type="spellEnd"/>
            <w:r w:rsidRPr="4EF77C7B">
              <w:rPr>
                <w:color w:val="000000" w:themeColor="text1"/>
                <w:sz w:val="20"/>
                <w:szCs w:val="20"/>
                <w:lang w:val="en-US"/>
              </w:rPr>
              <w:t xml:space="preserve"> à Haut impact dans RSS 4. </w:t>
            </w:r>
            <w:r w:rsidRPr="4EF77C7B">
              <w:rPr>
                <w:b/>
                <w:bCs/>
                <w:color w:val="000000" w:themeColor="text1"/>
                <w:sz w:val="20"/>
                <w:szCs w:val="20"/>
                <w:lang w:val="en-US"/>
              </w:rPr>
              <w:t xml:space="preserve"> Score 10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oui</w:t>
            </w:r>
            <w:proofErr w:type="spellEnd"/>
            <w:r w:rsidRPr="4EF77C7B">
              <w:rPr>
                <w:b/>
                <w:bCs/>
                <w:color w:val="000000" w:themeColor="text1"/>
                <w:sz w:val="20"/>
                <w:szCs w:val="20"/>
                <w:lang w:val="en-US"/>
              </w:rPr>
              <w:t xml:space="preserve"> et Score 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non</w:t>
            </w:r>
          </w:p>
        </w:tc>
        <w:tc>
          <w:tcPr>
            <w:tcW w:w="1418" w:type="dxa"/>
            <w:hideMark/>
          </w:tcPr>
          <w:p w14:paraId="5D8A4EF0"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20</w:t>
            </w:r>
          </w:p>
        </w:tc>
      </w:tr>
      <w:tr w:rsidR="008239E1" w:rsidRPr="00D8799A" w14:paraId="0F556854" w14:textId="77777777" w:rsidTr="4EF77C7B">
        <w:trPr>
          <w:trHeight w:val="390"/>
        </w:trPr>
        <w:tc>
          <w:tcPr>
            <w:tcW w:w="8075" w:type="dxa"/>
            <w:hideMark/>
          </w:tcPr>
          <w:p w14:paraId="7E809539"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1.2. </w:t>
            </w:r>
            <w:proofErr w:type="spellStart"/>
            <w:r w:rsidRPr="4EF77C7B">
              <w:rPr>
                <w:color w:val="000000" w:themeColor="text1"/>
                <w:sz w:val="20"/>
                <w:szCs w:val="20"/>
                <w:lang w:val="en-US"/>
              </w:rPr>
              <w:t>Activité</w:t>
            </w:r>
            <w:proofErr w:type="spellEnd"/>
            <w:r w:rsidRPr="4EF77C7B">
              <w:rPr>
                <w:color w:val="000000" w:themeColor="text1"/>
                <w:sz w:val="20"/>
                <w:szCs w:val="20"/>
                <w:lang w:val="en-US"/>
              </w:rPr>
              <w:t xml:space="preserve"> à haut impact FAE. </w:t>
            </w:r>
            <w:r w:rsidRPr="4EF77C7B">
              <w:rPr>
                <w:b/>
                <w:bCs/>
                <w:color w:val="000000" w:themeColor="text1"/>
                <w:sz w:val="20"/>
                <w:szCs w:val="20"/>
                <w:lang w:val="en-US"/>
              </w:rPr>
              <w:t xml:space="preserve">Score 5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oui</w:t>
            </w:r>
            <w:proofErr w:type="spellEnd"/>
            <w:r w:rsidRPr="4EF77C7B">
              <w:rPr>
                <w:b/>
                <w:bCs/>
                <w:color w:val="000000" w:themeColor="text1"/>
                <w:sz w:val="20"/>
                <w:szCs w:val="20"/>
                <w:lang w:val="en-US"/>
              </w:rPr>
              <w:t xml:space="preserve"> et score 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non.</w:t>
            </w:r>
          </w:p>
        </w:tc>
        <w:tc>
          <w:tcPr>
            <w:tcW w:w="1418" w:type="dxa"/>
            <w:hideMark/>
          </w:tcPr>
          <w:p w14:paraId="25E9A46B"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10</w:t>
            </w:r>
          </w:p>
        </w:tc>
      </w:tr>
      <w:tr w:rsidR="008239E1" w:rsidRPr="00D8799A" w14:paraId="4E5C9639" w14:textId="77777777" w:rsidTr="4EF77C7B">
        <w:trPr>
          <w:trHeight w:val="285"/>
        </w:trPr>
        <w:tc>
          <w:tcPr>
            <w:tcW w:w="8075" w:type="dxa"/>
            <w:shd w:val="clear" w:color="auto" w:fill="F2F2F2" w:themeFill="background1" w:themeFillShade="F2"/>
            <w:hideMark/>
          </w:tcPr>
          <w:p w14:paraId="5A900E9E" w14:textId="77777777" w:rsidR="008239E1" w:rsidRPr="00D8799A" w:rsidRDefault="5267CB01" w:rsidP="4EF77C7B">
            <w:pPr>
              <w:pBdr>
                <w:top w:val="nil"/>
                <w:left w:val="nil"/>
                <w:bottom w:val="nil"/>
                <w:right w:val="nil"/>
                <w:between w:val="nil"/>
              </w:pBdr>
              <w:spacing w:before="200"/>
              <w:jc w:val="both"/>
              <w:rPr>
                <w:b/>
                <w:bCs/>
                <w:color w:val="000000"/>
                <w:sz w:val="20"/>
                <w:szCs w:val="20"/>
                <w:lang w:val="en-US"/>
              </w:rPr>
            </w:pPr>
            <w:r w:rsidRPr="4EF77C7B">
              <w:rPr>
                <w:b/>
                <w:bCs/>
                <w:color w:val="000000" w:themeColor="text1"/>
                <w:sz w:val="20"/>
                <w:szCs w:val="20"/>
                <w:lang w:val="en-US"/>
              </w:rPr>
              <w:t xml:space="preserve">II. </w:t>
            </w:r>
            <w:proofErr w:type="spellStart"/>
            <w:r w:rsidRPr="4EF77C7B">
              <w:rPr>
                <w:b/>
                <w:bCs/>
                <w:color w:val="000000" w:themeColor="text1"/>
                <w:sz w:val="20"/>
                <w:szCs w:val="20"/>
                <w:lang w:val="en-US"/>
              </w:rPr>
              <w:t>Faisabilité</w:t>
            </w:r>
            <w:proofErr w:type="spellEnd"/>
          </w:p>
        </w:tc>
        <w:tc>
          <w:tcPr>
            <w:tcW w:w="1418" w:type="dxa"/>
            <w:shd w:val="clear" w:color="auto" w:fill="F2F2F2" w:themeFill="background1" w:themeFillShade="F2"/>
            <w:hideMark/>
          </w:tcPr>
          <w:p w14:paraId="638DB4C3" w14:textId="77777777" w:rsidR="008239E1" w:rsidRPr="00D8799A" w:rsidRDefault="008239E1">
            <w:pPr>
              <w:pBdr>
                <w:top w:val="nil"/>
                <w:left w:val="nil"/>
                <w:bottom w:val="nil"/>
                <w:right w:val="nil"/>
                <w:between w:val="nil"/>
              </w:pBdr>
              <w:spacing w:before="200"/>
              <w:jc w:val="both"/>
              <w:rPr>
                <w:b/>
                <w:bCs/>
                <w:color w:val="000000"/>
                <w:sz w:val="20"/>
                <w:szCs w:val="20"/>
              </w:rPr>
            </w:pPr>
            <w:r w:rsidRPr="00D8799A">
              <w:rPr>
                <w:b/>
                <w:bCs/>
                <w:color w:val="000000"/>
                <w:sz w:val="20"/>
                <w:szCs w:val="20"/>
              </w:rPr>
              <w:t> </w:t>
            </w:r>
          </w:p>
        </w:tc>
      </w:tr>
      <w:tr w:rsidR="008239E1" w:rsidRPr="00D8799A" w14:paraId="009D625E" w14:textId="77777777" w:rsidTr="4EF77C7B">
        <w:trPr>
          <w:trHeight w:val="660"/>
        </w:trPr>
        <w:tc>
          <w:tcPr>
            <w:tcW w:w="8075" w:type="dxa"/>
            <w:hideMark/>
          </w:tcPr>
          <w:p w14:paraId="50FBEC70"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2.1. </w:t>
            </w:r>
            <w:proofErr w:type="spellStart"/>
            <w:r w:rsidRPr="4EF77C7B">
              <w:rPr>
                <w:color w:val="000000" w:themeColor="text1"/>
                <w:sz w:val="20"/>
                <w:szCs w:val="20"/>
                <w:lang w:val="en-US"/>
              </w:rPr>
              <w:t>Expérience</w:t>
            </w:r>
            <w:proofErr w:type="spellEnd"/>
            <w:r w:rsidRPr="4EF77C7B">
              <w:rPr>
                <w:color w:val="000000" w:themeColor="text1"/>
                <w:sz w:val="20"/>
                <w:szCs w:val="20"/>
                <w:lang w:val="en-US"/>
              </w:rPr>
              <w:t xml:space="preserve"> de mise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œuvre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antérieure</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l'activité</w:t>
            </w:r>
            <w:proofErr w:type="spellEnd"/>
            <w:r w:rsidRPr="4EF77C7B">
              <w:rPr>
                <w:color w:val="000000" w:themeColor="text1"/>
                <w:sz w:val="20"/>
                <w:szCs w:val="20"/>
                <w:lang w:val="en-US"/>
              </w:rPr>
              <w:t xml:space="preserve"> dans les ZS pour att. </w:t>
            </w:r>
            <w:r w:rsidRPr="4EF77C7B">
              <w:rPr>
                <w:b/>
                <w:bCs/>
                <w:color w:val="000000" w:themeColor="text1"/>
                <w:sz w:val="20"/>
                <w:szCs w:val="20"/>
                <w:lang w:val="en-US"/>
              </w:rPr>
              <w:t xml:space="preserve">Score 5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oui</w:t>
            </w:r>
            <w:proofErr w:type="spellEnd"/>
            <w:r w:rsidRPr="4EF77C7B">
              <w:rPr>
                <w:b/>
                <w:bCs/>
                <w:color w:val="000000" w:themeColor="text1"/>
                <w:sz w:val="20"/>
                <w:szCs w:val="20"/>
                <w:lang w:val="en-US"/>
              </w:rPr>
              <w:t xml:space="preserve"> et score 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non</w:t>
            </w:r>
          </w:p>
        </w:tc>
        <w:tc>
          <w:tcPr>
            <w:tcW w:w="1418" w:type="dxa"/>
            <w:hideMark/>
          </w:tcPr>
          <w:p w14:paraId="6BAA5575"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10</w:t>
            </w:r>
          </w:p>
        </w:tc>
      </w:tr>
      <w:tr w:rsidR="008239E1" w:rsidRPr="00D8799A" w14:paraId="1B1475A9" w14:textId="77777777" w:rsidTr="4EF77C7B">
        <w:trPr>
          <w:trHeight w:val="570"/>
        </w:trPr>
        <w:tc>
          <w:tcPr>
            <w:tcW w:w="8075" w:type="dxa"/>
            <w:hideMark/>
          </w:tcPr>
          <w:p w14:paraId="30D3632D"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2.2. </w:t>
            </w:r>
            <w:proofErr w:type="spellStart"/>
            <w:r w:rsidRPr="4EF77C7B">
              <w:rPr>
                <w:color w:val="000000" w:themeColor="text1"/>
                <w:sz w:val="20"/>
                <w:szCs w:val="20"/>
                <w:lang w:val="en-US"/>
              </w:rPr>
              <w:t>Preuve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d'extension</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l'activité</w:t>
            </w:r>
            <w:proofErr w:type="spellEnd"/>
            <w:r w:rsidRPr="4EF77C7B">
              <w:rPr>
                <w:color w:val="000000" w:themeColor="text1"/>
                <w:sz w:val="20"/>
                <w:szCs w:val="20"/>
                <w:lang w:val="en-US"/>
              </w:rPr>
              <w:t xml:space="preserve"> sur base des </w:t>
            </w:r>
            <w:proofErr w:type="spellStart"/>
            <w:r w:rsidRPr="4EF77C7B">
              <w:rPr>
                <w:color w:val="000000" w:themeColor="text1"/>
                <w:sz w:val="20"/>
                <w:szCs w:val="20"/>
                <w:lang w:val="en-US"/>
              </w:rPr>
              <w:t>résultats</w:t>
            </w:r>
            <w:proofErr w:type="spellEnd"/>
            <w:r w:rsidRPr="4EF77C7B">
              <w:rPr>
                <w:color w:val="000000" w:themeColor="text1"/>
                <w:sz w:val="20"/>
                <w:szCs w:val="20"/>
                <w:lang w:val="en-US"/>
              </w:rPr>
              <w:t xml:space="preserve"> du </w:t>
            </w:r>
            <w:proofErr w:type="spellStart"/>
            <w:r w:rsidRPr="4EF77C7B">
              <w:rPr>
                <w:color w:val="000000" w:themeColor="text1"/>
                <w:sz w:val="20"/>
                <w:szCs w:val="20"/>
                <w:lang w:val="en-US"/>
              </w:rPr>
              <w:t>pilote</w:t>
            </w:r>
            <w:proofErr w:type="spellEnd"/>
            <w:r w:rsidRPr="4EF77C7B">
              <w:rPr>
                <w:color w:val="000000" w:themeColor="text1"/>
                <w:sz w:val="20"/>
                <w:szCs w:val="20"/>
                <w:lang w:val="en-US"/>
              </w:rPr>
              <w:t>.</w:t>
            </w:r>
            <w:r w:rsidRPr="4EF77C7B">
              <w:rPr>
                <w:b/>
                <w:bCs/>
                <w:color w:val="000000" w:themeColor="text1"/>
                <w:sz w:val="20"/>
                <w:szCs w:val="20"/>
                <w:lang w:val="en-US"/>
              </w:rPr>
              <w:t xml:space="preserve"> Score 10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oui</w:t>
            </w:r>
            <w:proofErr w:type="spellEnd"/>
            <w:r w:rsidRPr="4EF77C7B">
              <w:rPr>
                <w:b/>
                <w:bCs/>
                <w:color w:val="000000" w:themeColor="text1"/>
                <w:sz w:val="20"/>
                <w:szCs w:val="20"/>
                <w:lang w:val="en-US"/>
              </w:rPr>
              <w:t xml:space="preserve"> et Score 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non</w:t>
            </w:r>
          </w:p>
        </w:tc>
        <w:tc>
          <w:tcPr>
            <w:tcW w:w="1418" w:type="dxa"/>
            <w:hideMark/>
          </w:tcPr>
          <w:p w14:paraId="38908393"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20</w:t>
            </w:r>
          </w:p>
        </w:tc>
      </w:tr>
      <w:tr w:rsidR="008239E1" w:rsidRPr="00D8799A" w14:paraId="63F86AD6" w14:textId="77777777" w:rsidTr="4EF77C7B">
        <w:trPr>
          <w:trHeight w:val="285"/>
        </w:trPr>
        <w:tc>
          <w:tcPr>
            <w:tcW w:w="8075" w:type="dxa"/>
            <w:shd w:val="clear" w:color="auto" w:fill="F2F2F2" w:themeFill="background1" w:themeFillShade="F2"/>
            <w:hideMark/>
          </w:tcPr>
          <w:p w14:paraId="7AF288B1" w14:textId="77777777" w:rsidR="008239E1" w:rsidRPr="00D8799A" w:rsidRDefault="5267CB01" w:rsidP="4EF77C7B">
            <w:pPr>
              <w:pBdr>
                <w:top w:val="nil"/>
                <w:left w:val="nil"/>
                <w:bottom w:val="nil"/>
                <w:right w:val="nil"/>
                <w:between w:val="nil"/>
              </w:pBdr>
              <w:spacing w:before="200"/>
              <w:jc w:val="both"/>
              <w:rPr>
                <w:b/>
                <w:bCs/>
                <w:color w:val="000000"/>
                <w:sz w:val="20"/>
                <w:szCs w:val="20"/>
                <w:lang w:val="en-US"/>
              </w:rPr>
            </w:pPr>
            <w:proofErr w:type="spellStart"/>
            <w:r w:rsidRPr="4EF77C7B">
              <w:rPr>
                <w:b/>
                <w:bCs/>
                <w:color w:val="000000" w:themeColor="text1"/>
                <w:sz w:val="20"/>
                <w:szCs w:val="20"/>
                <w:lang w:val="en-US"/>
              </w:rPr>
              <w:t>III.Equité</w:t>
            </w:r>
            <w:proofErr w:type="spellEnd"/>
          </w:p>
        </w:tc>
        <w:tc>
          <w:tcPr>
            <w:tcW w:w="1418" w:type="dxa"/>
            <w:shd w:val="clear" w:color="auto" w:fill="F2F2F2" w:themeFill="background1" w:themeFillShade="F2"/>
            <w:hideMark/>
          </w:tcPr>
          <w:p w14:paraId="4572E643" w14:textId="77777777" w:rsidR="008239E1" w:rsidRPr="00D8799A" w:rsidRDefault="008239E1">
            <w:pPr>
              <w:pBdr>
                <w:top w:val="nil"/>
                <w:left w:val="nil"/>
                <w:bottom w:val="nil"/>
                <w:right w:val="nil"/>
                <w:between w:val="nil"/>
              </w:pBdr>
              <w:spacing w:before="200"/>
              <w:jc w:val="both"/>
              <w:rPr>
                <w:b/>
                <w:bCs/>
                <w:color w:val="000000"/>
                <w:sz w:val="20"/>
                <w:szCs w:val="20"/>
              </w:rPr>
            </w:pPr>
            <w:r w:rsidRPr="00D8799A">
              <w:rPr>
                <w:b/>
                <w:bCs/>
                <w:color w:val="000000"/>
                <w:sz w:val="20"/>
                <w:szCs w:val="20"/>
              </w:rPr>
              <w:t> </w:t>
            </w:r>
          </w:p>
        </w:tc>
      </w:tr>
      <w:tr w:rsidR="008239E1" w:rsidRPr="00D8799A" w14:paraId="63EEB2A0" w14:textId="77777777" w:rsidTr="4EF77C7B">
        <w:trPr>
          <w:trHeight w:val="570"/>
        </w:trPr>
        <w:tc>
          <w:tcPr>
            <w:tcW w:w="8075" w:type="dxa"/>
            <w:hideMark/>
          </w:tcPr>
          <w:p w14:paraId="4C276D0E"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3.1. </w:t>
            </w:r>
            <w:proofErr w:type="spellStart"/>
            <w:r w:rsidRPr="4EF77C7B">
              <w:rPr>
                <w:color w:val="000000" w:themeColor="text1"/>
                <w:sz w:val="20"/>
                <w:szCs w:val="20"/>
                <w:lang w:val="en-US"/>
              </w:rPr>
              <w:t>Activité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spécifique</w:t>
            </w:r>
            <w:proofErr w:type="spellEnd"/>
            <w:r w:rsidRPr="4EF77C7B">
              <w:rPr>
                <w:color w:val="000000" w:themeColor="text1"/>
                <w:sz w:val="20"/>
                <w:szCs w:val="20"/>
                <w:lang w:val="en-US"/>
              </w:rPr>
              <w:t xml:space="preserve"> pour les Zones </w:t>
            </w:r>
            <w:proofErr w:type="spellStart"/>
            <w:r w:rsidRPr="4EF77C7B">
              <w:rPr>
                <w:color w:val="000000" w:themeColor="text1"/>
                <w:sz w:val="20"/>
                <w:szCs w:val="20"/>
                <w:lang w:val="en-US"/>
              </w:rPr>
              <w:t>humanitaires</w:t>
            </w:r>
            <w:proofErr w:type="spellEnd"/>
            <w:r w:rsidRPr="4EF77C7B">
              <w:rPr>
                <w:color w:val="000000" w:themeColor="text1"/>
                <w:sz w:val="20"/>
                <w:szCs w:val="20"/>
                <w:lang w:val="en-US"/>
              </w:rPr>
              <w:t xml:space="preserve"> et/</w:t>
            </w:r>
            <w:proofErr w:type="spellStart"/>
            <w:r w:rsidRPr="4EF77C7B">
              <w:rPr>
                <w:color w:val="000000" w:themeColor="text1"/>
                <w:sz w:val="20"/>
                <w:szCs w:val="20"/>
                <w:lang w:val="en-US"/>
              </w:rPr>
              <w:t>ou</w:t>
            </w:r>
            <w:proofErr w:type="spellEnd"/>
            <w:r w:rsidRPr="4EF77C7B">
              <w:rPr>
                <w:color w:val="000000" w:themeColor="text1"/>
                <w:sz w:val="20"/>
                <w:szCs w:val="20"/>
                <w:lang w:val="en-US"/>
              </w:rPr>
              <w:t xml:space="preserve"> avec </w:t>
            </w:r>
            <w:proofErr w:type="spellStart"/>
            <w:r w:rsidRPr="4EF77C7B">
              <w:rPr>
                <w:color w:val="000000" w:themeColor="text1"/>
                <w:sz w:val="20"/>
                <w:szCs w:val="20"/>
                <w:lang w:val="en-US"/>
              </w:rPr>
              <w:t>insécurité</w:t>
            </w:r>
            <w:proofErr w:type="spellEnd"/>
            <w:r w:rsidRPr="4EF77C7B">
              <w:rPr>
                <w:color w:val="000000" w:themeColor="text1"/>
                <w:sz w:val="20"/>
                <w:szCs w:val="20"/>
                <w:lang w:val="en-US"/>
              </w:rPr>
              <w:t xml:space="preserve"> </w:t>
            </w:r>
            <w:r w:rsidRPr="4EF77C7B">
              <w:rPr>
                <w:b/>
                <w:bCs/>
                <w:color w:val="000000" w:themeColor="text1"/>
                <w:sz w:val="20"/>
                <w:szCs w:val="20"/>
                <w:lang w:val="en-US"/>
              </w:rPr>
              <w:t xml:space="preserve">(Score = 20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oui</w:t>
            </w:r>
            <w:proofErr w:type="spellEnd"/>
            <w:r w:rsidRPr="4EF77C7B">
              <w:rPr>
                <w:b/>
                <w:bCs/>
                <w:color w:val="000000" w:themeColor="text1"/>
                <w:sz w:val="20"/>
                <w:szCs w:val="20"/>
                <w:lang w:val="en-US"/>
              </w:rPr>
              <w:t xml:space="preserve"> et score </w:t>
            </w:r>
            <w:proofErr w:type="gramStart"/>
            <w:r w:rsidRPr="4EF77C7B">
              <w:rPr>
                <w:b/>
                <w:bCs/>
                <w:color w:val="000000" w:themeColor="text1"/>
                <w:sz w:val="20"/>
                <w:szCs w:val="20"/>
                <w:lang w:val="en-US"/>
              </w:rPr>
              <w:t>=  0</w:t>
            </w:r>
            <w:proofErr w:type="gram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non)</w:t>
            </w:r>
            <w:r w:rsidRPr="4EF77C7B">
              <w:rPr>
                <w:color w:val="000000" w:themeColor="text1"/>
                <w:sz w:val="20"/>
                <w:szCs w:val="20"/>
                <w:lang w:val="en-US"/>
              </w:rPr>
              <w:t xml:space="preserve">. </w:t>
            </w:r>
          </w:p>
        </w:tc>
        <w:tc>
          <w:tcPr>
            <w:tcW w:w="1418" w:type="dxa"/>
            <w:hideMark/>
          </w:tcPr>
          <w:p w14:paraId="1F8F9FB5"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20</w:t>
            </w:r>
          </w:p>
        </w:tc>
      </w:tr>
      <w:tr w:rsidR="008239E1" w:rsidRPr="00D8799A" w14:paraId="27CFFF9A" w14:textId="77777777" w:rsidTr="4EF77C7B">
        <w:trPr>
          <w:trHeight w:val="570"/>
        </w:trPr>
        <w:tc>
          <w:tcPr>
            <w:tcW w:w="8075" w:type="dxa"/>
            <w:hideMark/>
          </w:tcPr>
          <w:p w14:paraId="57479617"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3.2. </w:t>
            </w:r>
            <w:proofErr w:type="spellStart"/>
            <w:r w:rsidRPr="4EF77C7B">
              <w:rPr>
                <w:color w:val="000000" w:themeColor="text1"/>
                <w:sz w:val="20"/>
                <w:szCs w:val="20"/>
                <w:lang w:val="en-US"/>
              </w:rPr>
              <w:t>Activité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permet</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résoudre</w:t>
            </w:r>
            <w:proofErr w:type="spellEnd"/>
            <w:r w:rsidRPr="4EF77C7B">
              <w:rPr>
                <w:color w:val="000000" w:themeColor="text1"/>
                <w:sz w:val="20"/>
                <w:szCs w:val="20"/>
                <w:lang w:val="en-US"/>
              </w:rPr>
              <w:t xml:space="preserve"> un </w:t>
            </w:r>
            <w:proofErr w:type="spellStart"/>
            <w:r w:rsidRPr="4EF77C7B">
              <w:rPr>
                <w:color w:val="000000" w:themeColor="text1"/>
                <w:sz w:val="20"/>
                <w:szCs w:val="20"/>
                <w:lang w:val="en-US"/>
              </w:rPr>
              <w:t>problème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lié</w:t>
            </w:r>
            <w:proofErr w:type="spellEnd"/>
            <w:r w:rsidRPr="4EF77C7B">
              <w:rPr>
                <w:color w:val="000000" w:themeColor="text1"/>
                <w:sz w:val="20"/>
                <w:szCs w:val="20"/>
                <w:lang w:val="en-US"/>
              </w:rPr>
              <w:t xml:space="preserve"> à des </w:t>
            </w:r>
            <w:proofErr w:type="spellStart"/>
            <w:r w:rsidRPr="4EF77C7B">
              <w:rPr>
                <w:color w:val="000000" w:themeColor="text1"/>
                <w:sz w:val="20"/>
                <w:szCs w:val="20"/>
                <w:lang w:val="en-US"/>
              </w:rPr>
              <w:t>inégalités</w:t>
            </w:r>
            <w:proofErr w:type="spellEnd"/>
            <w:r w:rsidRPr="4EF77C7B">
              <w:rPr>
                <w:color w:val="000000" w:themeColor="text1"/>
                <w:sz w:val="20"/>
                <w:szCs w:val="20"/>
                <w:lang w:val="en-US"/>
              </w:rPr>
              <w:t xml:space="preserve"> et à </w:t>
            </w:r>
            <w:proofErr w:type="spellStart"/>
            <w:r w:rsidRPr="4EF77C7B">
              <w:rPr>
                <w:color w:val="000000" w:themeColor="text1"/>
                <w:sz w:val="20"/>
                <w:szCs w:val="20"/>
                <w:lang w:val="en-US"/>
              </w:rPr>
              <w:t>l'atteinte</w:t>
            </w:r>
            <w:proofErr w:type="spellEnd"/>
            <w:r w:rsidRPr="4EF77C7B">
              <w:rPr>
                <w:color w:val="000000" w:themeColor="text1"/>
                <w:sz w:val="20"/>
                <w:szCs w:val="20"/>
                <w:lang w:val="en-US"/>
              </w:rPr>
              <w:t xml:space="preserve"> des populations </w:t>
            </w:r>
            <w:proofErr w:type="spellStart"/>
            <w:r w:rsidRPr="4EF77C7B">
              <w:rPr>
                <w:color w:val="000000" w:themeColor="text1"/>
                <w:sz w:val="20"/>
                <w:szCs w:val="20"/>
                <w:lang w:val="en-US"/>
              </w:rPr>
              <w:t>spéciales</w:t>
            </w:r>
            <w:proofErr w:type="spellEnd"/>
            <w:r w:rsidRPr="4EF77C7B">
              <w:rPr>
                <w:color w:val="000000" w:themeColor="text1"/>
                <w:sz w:val="20"/>
                <w:szCs w:val="20"/>
                <w:lang w:val="en-US"/>
              </w:rPr>
              <w:t xml:space="preserve"> (</w:t>
            </w:r>
            <w:r w:rsidRPr="4EF77C7B">
              <w:rPr>
                <w:b/>
                <w:bCs/>
                <w:color w:val="000000" w:themeColor="text1"/>
                <w:sz w:val="20"/>
                <w:szCs w:val="20"/>
                <w:lang w:val="en-US"/>
              </w:rPr>
              <w:t xml:space="preserve">Score = 20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oui</w:t>
            </w:r>
            <w:proofErr w:type="spellEnd"/>
            <w:r w:rsidRPr="4EF77C7B">
              <w:rPr>
                <w:b/>
                <w:bCs/>
                <w:color w:val="000000" w:themeColor="text1"/>
                <w:sz w:val="20"/>
                <w:szCs w:val="20"/>
                <w:lang w:val="en-US"/>
              </w:rPr>
              <w:t xml:space="preserve"> et score </w:t>
            </w:r>
            <w:proofErr w:type="gramStart"/>
            <w:r w:rsidRPr="4EF77C7B">
              <w:rPr>
                <w:b/>
                <w:bCs/>
                <w:color w:val="000000" w:themeColor="text1"/>
                <w:sz w:val="20"/>
                <w:szCs w:val="20"/>
                <w:lang w:val="en-US"/>
              </w:rPr>
              <w:t>=  0</w:t>
            </w:r>
            <w:proofErr w:type="gram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si</w:t>
            </w:r>
            <w:proofErr w:type="spellEnd"/>
            <w:r w:rsidRPr="4EF77C7B">
              <w:rPr>
                <w:b/>
                <w:bCs/>
                <w:color w:val="000000" w:themeColor="text1"/>
                <w:sz w:val="20"/>
                <w:szCs w:val="20"/>
                <w:lang w:val="en-US"/>
              </w:rPr>
              <w:t xml:space="preserve"> non). </w:t>
            </w:r>
          </w:p>
        </w:tc>
        <w:tc>
          <w:tcPr>
            <w:tcW w:w="1418" w:type="dxa"/>
            <w:hideMark/>
          </w:tcPr>
          <w:p w14:paraId="7055D4C2"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20</w:t>
            </w:r>
          </w:p>
        </w:tc>
      </w:tr>
      <w:tr w:rsidR="008239E1" w:rsidRPr="00D8799A" w14:paraId="7ED58895" w14:textId="77777777" w:rsidTr="4EF77C7B">
        <w:trPr>
          <w:trHeight w:val="293"/>
        </w:trPr>
        <w:tc>
          <w:tcPr>
            <w:tcW w:w="8075" w:type="dxa"/>
            <w:shd w:val="clear" w:color="auto" w:fill="F2F2F2" w:themeFill="background1" w:themeFillShade="F2"/>
            <w:hideMark/>
          </w:tcPr>
          <w:p w14:paraId="718D8ACA" w14:textId="77777777" w:rsidR="008239E1" w:rsidRPr="00D8799A" w:rsidRDefault="5267CB01" w:rsidP="4EF77C7B">
            <w:pPr>
              <w:pBdr>
                <w:top w:val="nil"/>
                <w:left w:val="nil"/>
                <w:bottom w:val="nil"/>
                <w:right w:val="nil"/>
                <w:between w:val="nil"/>
              </w:pBdr>
              <w:spacing w:before="200"/>
              <w:jc w:val="both"/>
              <w:rPr>
                <w:b/>
                <w:bCs/>
                <w:color w:val="000000"/>
                <w:sz w:val="20"/>
                <w:szCs w:val="20"/>
                <w:lang w:val="en-US"/>
              </w:rPr>
            </w:pPr>
            <w:r w:rsidRPr="4EF77C7B">
              <w:rPr>
                <w:b/>
                <w:bCs/>
                <w:color w:val="000000" w:themeColor="text1"/>
                <w:sz w:val="20"/>
                <w:szCs w:val="20"/>
                <w:lang w:val="en-US"/>
              </w:rPr>
              <w:t xml:space="preserve">IV. </w:t>
            </w:r>
            <w:proofErr w:type="spellStart"/>
            <w:r w:rsidRPr="4EF77C7B">
              <w:rPr>
                <w:b/>
                <w:bCs/>
                <w:color w:val="000000" w:themeColor="text1"/>
                <w:sz w:val="20"/>
                <w:szCs w:val="20"/>
                <w:lang w:val="en-US"/>
              </w:rPr>
              <w:t>Alignement</w:t>
            </w:r>
            <w:proofErr w:type="spellEnd"/>
          </w:p>
        </w:tc>
        <w:tc>
          <w:tcPr>
            <w:tcW w:w="1418" w:type="dxa"/>
            <w:shd w:val="clear" w:color="auto" w:fill="F2F2F2" w:themeFill="background1" w:themeFillShade="F2"/>
            <w:hideMark/>
          </w:tcPr>
          <w:p w14:paraId="5E124B09" w14:textId="77777777" w:rsidR="008239E1" w:rsidRPr="00D8799A" w:rsidRDefault="008239E1">
            <w:pPr>
              <w:pBdr>
                <w:top w:val="nil"/>
                <w:left w:val="nil"/>
                <w:bottom w:val="nil"/>
                <w:right w:val="nil"/>
                <w:between w:val="nil"/>
              </w:pBdr>
              <w:spacing w:before="200"/>
              <w:jc w:val="both"/>
              <w:rPr>
                <w:b/>
                <w:bCs/>
                <w:color w:val="000000"/>
                <w:sz w:val="20"/>
                <w:szCs w:val="20"/>
              </w:rPr>
            </w:pPr>
            <w:r w:rsidRPr="00D8799A">
              <w:rPr>
                <w:b/>
                <w:bCs/>
                <w:color w:val="000000"/>
                <w:sz w:val="20"/>
                <w:szCs w:val="20"/>
              </w:rPr>
              <w:t> </w:t>
            </w:r>
          </w:p>
        </w:tc>
      </w:tr>
      <w:tr w:rsidR="008239E1" w:rsidRPr="00D8799A" w14:paraId="4C0612B8" w14:textId="77777777" w:rsidTr="4EF77C7B">
        <w:trPr>
          <w:trHeight w:val="300"/>
        </w:trPr>
        <w:tc>
          <w:tcPr>
            <w:tcW w:w="8075" w:type="dxa"/>
            <w:hideMark/>
          </w:tcPr>
          <w:p w14:paraId="60E5C70B"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4.1. </w:t>
            </w:r>
            <w:proofErr w:type="spellStart"/>
            <w:r w:rsidRPr="4EF77C7B">
              <w:rPr>
                <w:color w:val="000000" w:themeColor="text1"/>
                <w:sz w:val="20"/>
                <w:szCs w:val="20"/>
                <w:lang w:val="en-US"/>
              </w:rPr>
              <w:t>Alignement</w:t>
            </w:r>
            <w:proofErr w:type="spellEnd"/>
            <w:r w:rsidRPr="4EF77C7B">
              <w:rPr>
                <w:color w:val="000000" w:themeColor="text1"/>
                <w:sz w:val="20"/>
                <w:szCs w:val="20"/>
                <w:lang w:val="en-US"/>
              </w:rPr>
              <w:t xml:space="preserve"> à au </w:t>
            </w:r>
            <w:proofErr w:type="spellStart"/>
            <w:r w:rsidRPr="4EF77C7B">
              <w:rPr>
                <w:color w:val="000000" w:themeColor="text1"/>
                <w:sz w:val="20"/>
                <w:szCs w:val="20"/>
                <w:lang w:val="en-US"/>
              </w:rPr>
              <w:t>moins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une</w:t>
            </w:r>
            <w:proofErr w:type="spellEnd"/>
            <w:r w:rsidRPr="4EF77C7B">
              <w:rPr>
                <w:color w:val="000000" w:themeColor="text1"/>
                <w:sz w:val="20"/>
                <w:szCs w:val="20"/>
                <w:lang w:val="en-US"/>
              </w:rPr>
              <w:t xml:space="preserve"> des </w:t>
            </w:r>
            <w:proofErr w:type="spellStart"/>
            <w:proofErr w:type="gramStart"/>
            <w:r w:rsidRPr="4EF77C7B">
              <w:rPr>
                <w:color w:val="000000" w:themeColor="text1"/>
                <w:sz w:val="20"/>
                <w:szCs w:val="20"/>
                <w:lang w:val="en-US"/>
              </w:rPr>
              <w:t>stratégies</w:t>
            </w:r>
            <w:proofErr w:type="spellEnd"/>
            <w:r w:rsidRPr="4EF77C7B">
              <w:rPr>
                <w:color w:val="000000" w:themeColor="text1"/>
                <w:sz w:val="20"/>
                <w:szCs w:val="20"/>
                <w:lang w:val="en-US"/>
              </w:rPr>
              <w:t xml:space="preserve"> :</w:t>
            </w:r>
            <w:proofErr w:type="gramEnd"/>
            <w:r w:rsidRPr="4EF77C7B">
              <w:rPr>
                <w:color w:val="000000" w:themeColor="text1"/>
                <w:sz w:val="20"/>
                <w:szCs w:val="20"/>
                <w:lang w:val="en-US"/>
              </w:rPr>
              <w:t xml:space="preserve">  SNV, Plan </w:t>
            </w:r>
            <w:proofErr w:type="spellStart"/>
            <w:r w:rsidRPr="4EF77C7B">
              <w:rPr>
                <w:color w:val="000000" w:themeColor="text1"/>
                <w:sz w:val="20"/>
                <w:szCs w:val="20"/>
                <w:lang w:val="en-US"/>
              </w:rPr>
              <w:t>Mashako</w:t>
            </w:r>
            <w:proofErr w:type="spellEnd"/>
            <w:r w:rsidRPr="4EF77C7B">
              <w:rPr>
                <w:color w:val="000000" w:themeColor="text1"/>
                <w:sz w:val="20"/>
                <w:szCs w:val="20"/>
                <w:lang w:val="en-US"/>
              </w:rPr>
              <w:t xml:space="preserve"> 3.0., orientations GAVI (</w:t>
            </w:r>
            <w:proofErr w:type="spellStart"/>
            <w:r w:rsidRPr="4EF77C7B">
              <w:rPr>
                <w:color w:val="000000" w:themeColor="text1"/>
                <w:sz w:val="20"/>
                <w:szCs w:val="20"/>
                <w:lang w:val="en-US"/>
              </w:rPr>
              <w:t>oui</w:t>
            </w:r>
            <w:proofErr w:type="spellEnd"/>
            <w:r w:rsidRPr="4EF77C7B">
              <w:rPr>
                <w:color w:val="000000" w:themeColor="text1"/>
                <w:sz w:val="20"/>
                <w:szCs w:val="20"/>
                <w:lang w:val="en-US"/>
              </w:rPr>
              <w:t xml:space="preserve"> =20 non=0)</w:t>
            </w:r>
          </w:p>
        </w:tc>
        <w:tc>
          <w:tcPr>
            <w:tcW w:w="1418" w:type="dxa"/>
            <w:hideMark/>
          </w:tcPr>
          <w:p w14:paraId="6A11E834" w14:textId="77777777" w:rsidR="008239E1" w:rsidRPr="00D8799A" w:rsidRDefault="008239E1">
            <w:pPr>
              <w:pBdr>
                <w:top w:val="nil"/>
                <w:left w:val="nil"/>
                <w:bottom w:val="nil"/>
                <w:right w:val="nil"/>
                <w:between w:val="nil"/>
              </w:pBdr>
              <w:spacing w:before="200"/>
              <w:jc w:val="both"/>
              <w:rPr>
                <w:color w:val="000000"/>
                <w:sz w:val="20"/>
                <w:szCs w:val="20"/>
              </w:rPr>
            </w:pPr>
            <w:r w:rsidRPr="00D8799A">
              <w:rPr>
                <w:color w:val="000000"/>
                <w:sz w:val="20"/>
                <w:szCs w:val="20"/>
              </w:rPr>
              <w:t>20</w:t>
            </w:r>
          </w:p>
        </w:tc>
      </w:tr>
      <w:tr w:rsidR="008239E1" w:rsidRPr="00D8799A" w14:paraId="5D80CA0E" w14:textId="77777777" w:rsidTr="4EF77C7B">
        <w:trPr>
          <w:trHeight w:val="293"/>
        </w:trPr>
        <w:tc>
          <w:tcPr>
            <w:tcW w:w="8075" w:type="dxa"/>
            <w:noWrap/>
            <w:hideMark/>
          </w:tcPr>
          <w:p w14:paraId="2008F20A" w14:textId="77777777" w:rsidR="008239E1" w:rsidRPr="00D8799A" w:rsidRDefault="008239E1">
            <w:pPr>
              <w:pBdr>
                <w:top w:val="nil"/>
                <w:left w:val="nil"/>
                <w:bottom w:val="nil"/>
                <w:right w:val="nil"/>
                <w:between w:val="nil"/>
              </w:pBdr>
              <w:spacing w:before="200"/>
              <w:jc w:val="both"/>
              <w:rPr>
                <w:b/>
                <w:bCs/>
                <w:color w:val="000000"/>
                <w:sz w:val="20"/>
                <w:szCs w:val="20"/>
              </w:rPr>
            </w:pPr>
            <w:r w:rsidRPr="00D8799A">
              <w:rPr>
                <w:b/>
                <w:bCs/>
                <w:color w:val="000000"/>
                <w:sz w:val="20"/>
                <w:szCs w:val="20"/>
              </w:rPr>
              <w:t>Score total</w:t>
            </w:r>
          </w:p>
        </w:tc>
        <w:tc>
          <w:tcPr>
            <w:tcW w:w="1418" w:type="dxa"/>
            <w:noWrap/>
            <w:hideMark/>
          </w:tcPr>
          <w:p w14:paraId="123A3144" w14:textId="77777777" w:rsidR="008239E1" w:rsidRPr="00D8799A" w:rsidRDefault="008239E1">
            <w:pPr>
              <w:pBdr>
                <w:top w:val="nil"/>
                <w:left w:val="nil"/>
                <w:bottom w:val="nil"/>
                <w:right w:val="nil"/>
                <w:between w:val="nil"/>
              </w:pBdr>
              <w:spacing w:before="200"/>
              <w:jc w:val="both"/>
              <w:rPr>
                <w:b/>
                <w:bCs/>
                <w:color w:val="000000"/>
                <w:sz w:val="20"/>
                <w:szCs w:val="20"/>
              </w:rPr>
            </w:pPr>
            <w:r w:rsidRPr="00D8799A">
              <w:rPr>
                <w:b/>
                <w:bCs/>
                <w:color w:val="000000"/>
                <w:sz w:val="20"/>
                <w:szCs w:val="20"/>
              </w:rPr>
              <w:t>120</w:t>
            </w:r>
          </w:p>
        </w:tc>
      </w:tr>
    </w:tbl>
    <w:p w14:paraId="30D45873" w14:textId="77777777" w:rsidR="008239E1" w:rsidRPr="00D8799A" w:rsidRDefault="5267CB01" w:rsidP="4EF77C7B">
      <w:pPr>
        <w:pStyle w:val="Paragraphedeliste"/>
        <w:numPr>
          <w:ilvl w:val="0"/>
          <w:numId w:val="20"/>
        </w:numPr>
        <w:pBdr>
          <w:top w:val="nil"/>
          <w:left w:val="nil"/>
          <w:bottom w:val="nil"/>
          <w:right w:val="nil"/>
          <w:between w:val="nil"/>
        </w:pBdr>
        <w:spacing w:before="200"/>
        <w:jc w:val="both"/>
        <w:rPr>
          <w:b/>
          <w:bCs/>
          <w:color w:val="000000"/>
          <w:sz w:val="20"/>
          <w:szCs w:val="20"/>
          <w:lang w:val="en-US"/>
        </w:rPr>
      </w:pPr>
      <w:proofErr w:type="spellStart"/>
      <w:r w:rsidRPr="4EF77C7B">
        <w:rPr>
          <w:b/>
          <w:bCs/>
          <w:color w:val="000000" w:themeColor="text1"/>
          <w:sz w:val="20"/>
          <w:szCs w:val="20"/>
          <w:lang w:val="en-US"/>
        </w:rPr>
        <w:t>Priorisation</w:t>
      </w:r>
      <w:proofErr w:type="spellEnd"/>
      <w:r w:rsidRPr="4EF77C7B">
        <w:rPr>
          <w:b/>
          <w:bCs/>
          <w:color w:val="000000" w:themeColor="text1"/>
          <w:sz w:val="20"/>
          <w:szCs w:val="20"/>
          <w:lang w:val="en-US"/>
        </w:rPr>
        <w:t xml:space="preserve"> des </w:t>
      </w:r>
      <w:proofErr w:type="spellStart"/>
      <w:r w:rsidRPr="4EF77C7B">
        <w:rPr>
          <w:b/>
          <w:bCs/>
          <w:color w:val="000000" w:themeColor="text1"/>
          <w:sz w:val="20"/>
          <w:szCs w:val="20"/>
          <w:lang w:val="en-US"/>
        </w:rPr>
        <w:t>activités</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d’Assistance</w:t>
      </w:r>
      <w:proofErr w:type="spellEnd"/>
      <w:r w:rsidRPr="4EF77C7B">
        <w:rPr>
          <w:b/>
          <w:bCs/>
          <w:color w:val="000000" w:themeColor="text1"/>
          <w:sz w:val="20"/>
          <w:szCs w:val="20"/>
          <w:lang w:val="en-US"/>
        </w:rPr>
        <w:t xml:space="preserve"> Technique </w:t>
      </w:r>
      <w:proofErr w:type="spellStart"/>
      <w:r w:rsidRPr="4EF77C7B">
        <w:rPr>
          <w:b/>
          <w:bCs/>
          <w:color w:val="000000" w:themeColor="text1"/>
          <w:sz w:val="20"/>
          <w:szCs w:val="20"/>
          <w:lang w:val="en-US"/>
        </w:rPr>
        <w:t>Ciblée</w:t>
      </w:r>
      <w:proofErr w:type="spellEnd"/>
      <w:r w:rsidRPr="4EF77C7B">
        <w:rPr>
          <w:b/>
          <w:bCs/>
          <w:color w:val="000000" w:themeColor="text1"/>
          <w:sz w:val="20"/>
          <w:szCs w:val="20"/>
          <w:lang w:val="en-US"/>
        </w:rPr>
        <w:t xml:space="preserve"> (ACP)</w:t>
      </w:r>
    </w:p>
    <w:p w14:paraId="05065E64" w14:textId="6E52277B" w:rsidR="005028D7" w:rsidRPr="00D8799A" w:rsidRDefault="5267CB01" w:rsidP="4EF77C7B">
      <w:pPr>
        <w:pBdr>
          <w:top w:val="nil"/>
          <w:left w:val="nil"/>
          <w:bottom w:val="nil"/>
          <w:right w:val="nil"/>
          <w:between w:val="nil"/>
        </w:pBdr>
        <w:spacing w:before="200"/>
        <w:jc w:val="both"/>
        <w:rPr>
          <w:color w:val="000000"/>
          <w:sz w:val="20"/>
          <w:szCs w:val="20"/>
          <w:lang w:val="en-US"/>
        </w:rPr>
      </w:pPr>
      <w:r w:rsidRPr="4EF77C7B">
        <w:rPr>
          <w:color w:val="000000" w:themeColor="text1"/>
          <w:sz w:val="20"/>
          <w:szCs w:val="20"/>
          <w:lang w:val="en-US"/>
        </w:rPr>
        <w:t xml:space="preserve">Cette </w:t>
      </w:r>
      <w:proofErr w:type="spellStart"/>
      <w:r w:rsidRPr="4EF77C7B">
        <w:rPr>
          <w:color w:val="000000" w:themeColor="text1"/>
          <w:sz w:val="20"/>
          <w:szCs w:val="20"/>
          <w:lang w:val="en-US"/>
        </w:rPr>
        <w:t>priorisation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était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réalisée</w:t>
      </w:r>
      <w:proofErr w:type="spellEnd"/>
      <w:r w:rsidRPr="4EF77C7B">
        <w:rPr>
          <w:color w:val="000000" w:themeColor="text1"/>
          <w:sz w:val="20"/>
          <w:szCs w:val="20"/>
          <w:lang w:val="en-US"/>
        </w:rPr>
        <w:t xml:space="preserve"> à </w:t>
      </w:r>
      <w:proofErr w:type="spellStart"/>
      <w:r w:rsidRPr="4EF77C7B">
        <w:rPr>
          <w:color w:val="000000" w:themeColor="text1"/>
          <w:sz w:val="20"/>
          <w:szCs w:val="20"/>
          <w:lang w:val="en-US"/>
        </w:rPr>
        <w:t>l’aide</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besoin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Assistance Technique </w:t>
      </w:r>
      <w:proofErr w:type="spellStart"/>
      <w:r w:rsidRPr="4EF77C7B">
        <w:rPr>
          <w:color w:val="000000" w:themeColor="text1"/>
          <w:sz w:val="20"/>
          <w:szCs w:val="20"/>
          <w:lang w:val="en-US"/>
        </w:rPr>
        <w:t>identifié</w:t>
      </w:r>
      <w:proofErr w:type="spellEnd"/>
      <w:r w:rsidRPr="4EF77C7B">
        <w:rPr>
          <w:color w:val="000000" w:themeColor="text1"/>
          <w:sz w:val="20"/>
          <w:szCs w:val="20"/>
          <w:lang w:val="en-US"/>
        </w:rPr>
        <w:t xml:space="preserve"> au </w:t>
      </w:r>
      <w:proofErr w:type="spellStart"/>
      <w:r w:rsidRPr="4EF77C7B">
        <w:rPr>
          <w:color w:val="000000" w:themeColor="text1"/>
          <w:sz w:val="20"/>
          <w:szCs w:val="20"/>
          <w:lang w:val="en-US"/>
        </w:rPr>
        <w:t>cours</w:t>
      </w:r>
      <w:proofErr w:type="spellEnd"/>
      <w:r w:rsidRPr="4EF77C7B">
        <w:rPr>
          <w:color w:val="000000" w:themeColor="text1"/>
          <w:sz w:val="20"/>
          <w:szCs w:val="20"/>
          <w:lang w:val="en-US"/>
        </w:rPr>
        <w:t xml:space="preserve"> de la </w:t>
      </w:r>
      <w:proofErr w:type="spellStart"/>
      <w:r w:rsidRPr="4EF77C7B">
        <w:rPr>
          <w:color w:val="000000" w:themeColor="text1"/>
          <w:sz w:val="20"/>
          <w:szCs w:val="20"/>
          <w:lang w:val="en-US"/>
        </w:rPr>
        <w:t>priorisation</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RSS et FAE par les </w:t>
      </w:r>
      <w:proofErr w:type="spellStart"/>
      <w:r w:rsidRPr="4EF77C7B">
        <w:rPr>
          <w:color w:val="000000" w:themeColor="text1"/>
          <w:sz w:val="20"/>
          <w:szCs w:val="20"/>
          <w:lang w:val="en-US"/>
        </w:rPr>
        <w:t>groupes</w:t>
      </w:r>
      <w:proofErr w:type="spellEnd"/>
      <w:r w:rsidR="340A42B1" w:rsidRPr="4EF77C7B">
        <w:rPr>
          <w:color w:val="000000" w:themeColor="text1"/>
          <w:sz w:val="20"/>
          <w:szCs w:val="20"/>
          <w:lang w:val="en-US"/>
        </w:rPr>
        <w:t>,</w:t>
      </w:r>
      <w:r w:rsidRPr="4EF77C7B">
        <w:rPr>
          <w:color w:val="000000" w:themeColor="text1"/>
          <w:sz w:val="20"/>
          <w:szCs w:val="20"/>
          <w:lang w:val="en-US"/>
        </w:rPr>
        <w:t xml:space="preserve"> </w:t>
      </w:r>
      <w:proofErr w:type="spellStart"/>
      <w:r w:rsidRPr="4EF77C7B">
        <w:rPr>
          <w:color w:val="000000" w:themeColor="text1"/>
          <w:sz w:val="20"/>
          <w:szCs w:val="20"/>
          <w:lang w:val="en-US"/>
        </w:rPr>
        <w:t>complétés</w:t>
      </w:r>
      <w:proofErr w:type="spellEnd"/>
      <w:r w:rsidRPr="4EF77C7B">
        <w:rPr>
          <w:color w:val="000000" w:themeColor="text1"/>
          <w:sz w:val="20"/>
          <w:szCs w:val="20"/>
          <w:lang w:val="en-US"/>
        </w:rPr>
        <w:t xml:space="preserve"> par </w:t>
      </w:r>
      <w:proofErr w:type="spellStart"/>
      <w:r w:rsidRPr="4EF77C7B">
        <w:rPr>
          <w:color w:val="000000" w:themeColor="text1"/>
          <w:sz w:val="20"/>
          <w:szCs w:val="20"/>
          <w:lang w:val="en-US"/>
        </w:rPr>
        <w:t>l’opinion</w:t>
      </w:r>
      <w:proofErr w:type="spellEnd"/>
      <w:r w:rsidRPr="4EF77C7B">
        <w:rPr>
          <w:color w:val="000000" w:themeColor="text1"/>
          <w:sz w:val="20"/>
          <w:szCs w:val="20"/>
          <w:lang w:val="en-US"/>
        </w:rPr>
        <w:t xml:space="preserve"> de la direction du PEV</w:t>
      </w:r>
      <w:r w:rsidR="340A42B1" w:rsidRPr="4EF77C7B">
        <w:rPr>
          <w:color w:val="000000" w:themeColor="text1"/>
          <w:sz w:val="20"/>
          <w:szCs w:val="20"/>
          <w:lang w:val="en-US"/>
        </w:rPr>
        <w:t xml:space="preserve"> et les </w:t>
      </w:r>
      <w:proofErr w:type="spellStart"/>
      <w:r w:rsidR="340A42B1" w:rsidRPr="4EF77C7B">
        <w:rPr>
          <w:color w:val="000000" w:themeColor="text1"/>
          <w:sz w:val="20"/>
          <w:szCs w:val="20"/>
          <w:lang w:val="en-US"/>
        </w:rPr>
        <w:t>partenaires</w:t>
      </w:r>
      <w:proofErr w:type="spellEnd"/>
      <w:r w:rsidR="340A42B1" w:rsidRPr="4EF77C7B">
        <w:rPr>
          <w:color w:val="000000" w:themeColor="text1"/>
          <w:sz w:val="20"/>
          <w:szCs w:val="20"/>
          <w:lang w:val="en-US"/>
        </w:rPr>
        <w:t xml:space="preserve"> techniques et financiers.</w:t>
      </w:r>
    </w:p>
    <w:p w14:paraId="2BFEA4D2" w14:textId="1B82D3DC" w:rsidR="008239E1" w:rsidRPr="00D8799A" w:rsidRDefault="5267CB01" w:rsidP="4EF77C7B">
      <w:pPr>
        <w:pStyle w:val="Paragraphedeliste"/>
        <w:numPr>
          <w:ilvl w:val="0"/>
          <w:numId w:val="20"/>
        </w:numPr>
        <w:pBdr>
          <w:top w:val="nil"/>
          <w:left w:val="nil"/>
          <w:bottom w:val="nil"/>
          <w:right w:val="nil"/>
          <w:between w:val="nil"/>
        </w:pBdr>
        <w:spacing w:before="200"/>
        <w:jc w:val="both"/>
        <w:rPr>
          <w:b/>
          <w:bCs/>
          <w:color w:val="000000"/>
          <w:sz w:val="20"/>
          <w:szCs w:val="20"/>
          <w:lang w:val="en-US"/>
        </w:rPr>
      </w:pPr>
      <w:proofErr w:type="spellStart"/>
      <w:r w:rsidRPr="4EF77C7B">
        <w:rPr>
          <w:b/>
          <w:bCs/>
          <w:color w:val="000000" w:themeColor="text1"/>
          <w:sz w:val="20"/>
          <w:szCs w:val="20"/>
          <w:lang w:val="en-US"/>
        </w:rPr>
        <w:t>Priorisation</w:t>
      </w:r>
      <w:proofErr w:type="spellEnd"/>
      <w:r w:rsidRPr="4EF77C7B">
        <w:rPr>
          <w:b/>
          <w:bCs/>
          <w:color w:val="000000" w:themeColor="text1"/>
          <w:sz w:val="20"/>
          <w:szCs w:val="20"/>
          <w:lang w:val="en-US"/>
        </w:rPr>
        <w:t xml:space="preserve"> des provinces pour les </w:t>
      </w:r>
      <w:proofErr w:type="spellStart"/>
      <w:r w:rsidRPr="4EF77C7B">
        <w:rPr>
          <w:b/>
          <w:bCs/>
          <w:color w:val="000000" w:themeColor="text1"/>
          <w:sz w:val="20"/>
          <w:szCs w:val="20"/>
          <w:lang w:val="en-US"/>
        </w:rPr>
        <w:t>appuis</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spécifiques</w:t>
      </w:r>
      <w:proofErr w:type="spellEnd"/>
    </w:p>
    <w:p w14:paraId="337CECEA" w14:textId="77777777" w:rsidR="005028D7" w:rsidRPr="00D8799A" w:rsidRDefault="5267CB01" w:rsidP="4EF77C7B">
      <w:pPr>
        <w:pBdr>
          <w:top w:val="nil"/>
          <w:left w:val="nil"/>
          <w:bottom w:val="nil"/>
          <w:right w:val="nil"/>
          <w:between w:val="nil"/>
        </w:pBdr>
        <w:spacing w:before="200"/>
        <w:jc w:val="both"/>
        <w:rPr>
          <w:color w:val="000000"/>
          <w:sz w:val="20"/>
          <w:szCs w:val="20"/>
          <w:lang w:val="en-US"/>
        </w:rPr>
      </w:pPr>
      <w:r w:rsidRPr="4EF77C7B">
        <w:rPr>
          <w:b/>
          <w:bCs/>
          <w:color w:val="000000" w:themeColor="text1"/>
          <w:sz w:val="20"/>
          <w:szCs w:val="20"/>
          <w:lang w:val="en-US"/>
        </w:rPr>
        <w:t xml:space="preserve">Les </w:t>
      </w:r>
      <w:proofErr w:type="spellStart"/>
      <w:r w:rsidRPr="4EF77C7B">
        <w:rPr>
          <w:b/>
          <w:bCs/>
          <w:color w:val="000000" w:themeColor="text1"/>
          <w:sz w:val="20"/>
          <w:szCs w:val="20"/>
          <w:lang w:val="en-US"/>
        </w:rPr>
        <w:t>critères</w:t>
      </w:r>
      <w:proofErr w:type="spellEnd"/>
      <w:r w:rsidRPr="4EF77C7B">
        <w:rPr>
          <w:b/>
          <w:bCs/>
          <w:color w:val="000000" w:themeColor="text1"/>
          <w:sz w:val="20"/>
          <w:szCs w:val="20"/>
          <w:lang w:val="en-US"/>
        </w:rPr>
        <w:t xml:space="preserve"> de </w:t>
      </w:r>
      <w:proofErr w:type="spellStart"/>
      <w:r w:rsidRPr="4EF77C7B">
        <w:rPr>
          <w:b/>
          <w:bCs/>
          <w:color w:val="000000" w:themeColor="text1"/>
          <w:sz w:val="20"/>
          <w:szCs w:val="20"/>
          <w:lang w:val="en-US"/>
        </w:rPr>
        <w:t>priorisation</w:t>
      </w:r>
      <w:proofErr w:type="spellEnd"/>
      <w:r w:rsidRPr="4EF77C7B">
        <w:rPr>
          <w:b/>
          <w:bCs/>
          <w:color w:val="000000" w:themeColor="text1"/>
          <w:sz w:val="20"/>
          <w:szCs w:val="20"/>
          <w:lang w:val="en-US"/>
        </w:rPr>
        <w:t xml:space="preserve"> des provinces</w:t>
      </w:r>
      <w:r w:rsidRPr="4EF77C7B">
        <w:rPr>
          <w:color w:val="000000" w:themeColor="text1"/>
          <w:sz w:val="20"/>
          <w:szCs w:val="20"/>
          <w:lang w:val="en-US"/>
        </w:rPr>
        <w:t xml:space="preserve"> </w:t>
      </w:r>
      <w:proofErr w:type="spellStart"/>
      <w:r w:rsidRPr="4EF77C7B">
        <w:rPr>
          <w:color w:val="000000" w:themeColor="text1"/>
          <w:sz w:val="20"/>
          <w:szCs w:val="20"/>
          <w:lang w:val="en-US"/>
        </w:rPr>
        <w:t>nécessitant</w:t>
      </w:r>
      <w:proofErr w:type="spellEnd"/>
      <w:r w:rsidRPr="4EF77C7B">
        <w:rPr>
          <w:color w:val="000000" w:themeColor="text1"/>
          <w:sz w:val="20"/>
          <w:szCs w:val="20"/>
          <w:lang w:val="en-US"/>
        </w:rPr>
        <w:t xml:space="preserve"> un </w:t>
      </w:r>
      <w:proofErr w:type="spellStart"/>
      <w:r w:rsidRPr="4EF77C7B">
        <w:rPr>
          <w:color w:val="000000" w:themeColor="text1"/>
          <w:sz w:val="20"/>
          <w:szCs w:val="20"/>
          <w:lang w:val="en-US"/>
        </w:rPr>
        <w:t>appui</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spécifique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ont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élaborés</w:t>
      </w:r>
      <w:proofErr w:type="spellEnd"/>
      <w:r w:rsidRPr="4EF77C7B">
        <w:rPr>
          <w:color w:val="000000" w:themeColor="text1"/>
          <w:sz w:val="20"/>
          <w:szCs w:val="20"/>
          <w:lang w:val="en-US"/>
        </w:rPr>
        <w:t xml:space="preserve"> sur base des </w:t>
      </w:r>
      <w:proofErr w:type="spellStart"/>
      <w:r w:rsidRPr="4EF77C7B">
        <w:rPr>
          <w:color w:val="000000" w:themeColor="text1"/>
          <w:sz w:val="20"/>
          <w:szCs w:val="20"/>
          <w:lang w:val="en-US"/>
        </w:rPr>
        <w:t>critères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utilisés</w:t>
      </w:r>
      <w:proofErr w:type="spellEnd"/>
      <w:r w:rsidRPr="4EF77C7B">
        <w:rPr>
          <w:color w:val="000000" w:themeColor="text1"/>
          <w:sz w:val="20"/>
          <w:szCs w:val="20"/>
          <w:lang w:val="en-US"/>
        </w:rPr>
        <w:t xml:space="preserve"> au </w:t>
      </w:r>
      <w:proofErr w:type="spellStart"/>
      <w:r w:rsidRPr="4EF77C7B">
        <w:rPr>
          <w:color w:val="000000" w:themeColor="text1"/>
          <w:sz w:val="20"/>
          <w:szCs w:val="20"/>
          <w:lang w:val="en-US"/>
        </w:rPr>
        <w:t>cours</w:t>
      </w:r>
      <w:proofErr w:type="spellEnd"/>
      <w:r w:rsidRPr="4EF77C7B">
        <w:rPr>
          <w:color w:val="000000" w:themeColor="text1"/>
          <w:sz w:val="20"/>
          <w:szCs w:val="20"/>
          <w:lang w:val="en-US"/>
        </w:rPr>
        <w:t xml:space="preserve"> de la </w:t>
      </w:r>
      <w:proofErr w:type="spellStart"/>
      <w:r w:rsidRPr="4EF77C7B">
        <w:rPr>
          <w:color w:val="000000" w:themeColor="text1"/>
          <w:sz w:val="20"/>
          <w:szCs w:val="20"/>
          <w:lang w:val="en-US"/>
        </w:rPr>
        <w:t>programmation</w:t>
      </w:r>
      <w:proofErr w:type="spellEnd"/>
      <w:r w:rsidRPr="4EF77C7B">
        <w:rPr>
          <w:color w:val="000000" w:themeColor="text1"/>
          <w:sz w:val="20"/>
          <w:szCs w:val="20"/>
          <w:lang w:val="en-US"/>
        </w:rPr>
        <w:t xml:space="preserve"> FAE et FPP.</w:t>
      </w:r>
    </w:p>
    <w:p w14:paraId="6305C5C2" w14:textId="5EF9E2C1"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b/>
          <w:bCs/>
          <w:color w:val="000000"/>
          <w:sz w:val="20"/>
          <w:szCs w:val="20"/>
          <w:lang w:val="en-US"/>
        </w:rPr>
        <w:t xml:space="preserve"> </w:t>
      </w:r>
      <w:r w:rsidRPr="4EF77C7B">
        <w:rPr>
          <w:color w:val="000000"/>
          <w:sz w:val="20"/>
          <w:szCs w:val="20"/>
          <w:lang w:val="en-US"/>
        </w:rPr>
        <w:t xml:space="preserve">Après </w:t>
      </w:r>
      <w:proofErr w:type="spellStart"/>
      <w:r w:rsidRPr="4EF77C7B">
        <w:rPr>
          <w:color w:val="000000"/>
          <w:sz w:val="20"/>
          <w:szCs w:val="20"/>
          <w:lang w:val="en-US"/>
        </w:rPr>
        <w:t>classement</w:t>
      </w:r>
      <w:proofErr w:type="spellEnd"/>
      <w:r w:rsidRPr="4EF77C7B">
        <w:rPr>
          <w:color w:val="000000"/>
          <w:sz w:val="20"/>
          <w:szCs w:val="20"/>
          <w:lang w:val="en-US"/>
        </w:rPr>
        <w:t xml:space="preserve"> des provinces </w:t>
      </w:r>
      <w:proofErr w:type="spellStart"/>
      <w:r w:rsidRPr="4EF77C7B">
        <w:rPr>
          <w:color w:val="000000"/>
          <w:sz w:val="20"/>
          <w:szCs w:val="20"/>
          <w:lang w:val="en-US"/>
        </w:rPr>
        <w:t>selon</w:t>
      </w:r>
      <w:proofErr w:type="spellEnd"/>
      <w:r w:rsidRPr="4EF77C7B">
        <w:rPr>
          <w:color w:val="000000"/>
          <w:sz w:val="20"/>
          <w:szCs w:val="20"/>
          <w:lang w:val="en-US"/>
        </w:rPr>
        <w:t xml:space="preserve"> </w:t>
      </w:r>
      <w:proofErr w:type="spellStart"/>
      <w:r w:rsidRPr="4EF77C7B">
        <w:rPr>
          <w:color w:val="000000"/>
          <w:sz w:val="20"/>
          <w:szCs w:val="20"/>
          <w:lang w:val="en-US"/>
        </w:rPr>
        <w:t>l’ordre</w:t>
      </w:r>
      <w:proofErr w:type="spellEnd"/>
      <w:r w:rsidRPr="4EF77C7B">
        <w:rPr>
          <w:color w:val="000000"/>
          <w:sz w:val="20"/>
          <w:szCs w:val="20"/>
          <w:lang w:val="en-US"/>
        </w:rPr>
        <w:t xml:space="preserve"> </w:t>
      </w:r>
      <w:proofErr w:type="spellStart"/>
      <w:r w:rsidRPr="4EF77C7B">
        <w:rPr>
          <w:color w:val="000000"/>
          <w:sz w:val="20"/>
          <w:szCs w:val="20"/>
          <w:lang w:val="en-US"/>
        </w:rPr>
        <w:t>décroissant</w:t>
      </w:r>
      <w:proofErr w:type="spellEnd"/>
      <w:r w:rsidRPr="4EF77C7B">
        <w:rPr>
          <w:color w:val="000000"/>
          <w:sz w:val="20"/>
          <w:szCs w:val="20"/>
          <w:lang w:val="en-US"/>
        </w:rPr>
        <w:t xml:space="preserve"> des scores </w:t>
      </w:r>
      <w:proofErr w:type="spellStart"/>
      <w:r w:rsidRPr="4EF77C7B">
        <w:rPr>
          <w:color w:val="000000"/>
          <w:sz w:val="20"/>
          <w:szCs w:val="20"/>
          <w:lang w:val="en-US"/>
        </w:rPr>
        <w:t>obtenus</w:t>
      </w:r>
      <w:proofErr w:type="spellEnd"/>
      <w:r w:rsidRPr="4EF77C7B">
        <w:rPr>
          <w:color w:val="000000"/>
          <w:sz w:val="20"/>
          <w:szCs w:val="20"/>
          <w:lang w:val="en-US"/>
        </w:rPr>
        <w:t xml:space="preserve">, le </w:t>
      </w:r>
      <w:proofErr w:type="spellStart"/>
      <w:r w:rsidRPr="4EF77C7B">
        <w:rPr>
          <w:color w:val="000000"/>
          <w:sz w:val="20"/>
          <w:szCs w:val="20"/>
          <w:lang w:val="en-US"/>
        </w:rPr>
        <w:t>critère</w:t>
      </w:r>
      <w:proofErr w:type="spellEnd"/>
      <w:r w:rsidRPr="4EF77C7B">
        <w:rPr>
          <w:color w:val="000000"/>
          <w:sz w:val="20"/>
          <w:szCs w:val="20"/>
          <w:lang w:val="en-US"/>
        </w:rPr>
        <w:t xml:space="preserve"> </w:t>
      </w:r>
      <w:proofErr w:type="spellStart"/>
      <w:r w:rsidRPr="4EF77C7B">
        <w:rPr>
          <w:color w:val="000000"/>
          <w:sz w:val="20"/>
          <w:szCs w:val="20"/>
          <w:lang w:val="en-US"/>
        </w:rPr>
        <w:t>d’inclusion</w:t>
      </w:r>
      <w:proofErr w:type="spellEnd"/>
      <w:r w:rsidRPr="4EF77C7B">
        <w:rPr>
          <w:color w:val="000000"/>
          <w:sz w:val="20"/>
          <w:szCs w:val="20"/>
          <w:lang w:val="en-US"/>
        </w:rPr>
        <w:t xml:space="preserve"> </w:t>
      </w:r>
      <w:proofErr w:type="spellStart"/>
      <w:r w:rsidRPr="4EF77C7B">
        <w:rPr>
          <w:color w:val="000000"/>
          <w:sz w:val="20"/>
          <w:szCs w:val="20"/>
          <w:lang w:val="en-US"/>
        </w:rPr>
        <w:t>utilisé</w:t>
      </w:r>
      <w:proofErr w:type="spellEnd"/>
      <w:r w:rsidRPr="4EF77C7B">
        <w:rPr>
          <w:color w:val="000000"/>
          <w:sz w:val="20"/>
          <w:szCs w:val="20"/>
          <w:lang w:val="en-US"/>
        </w:rPr>
        <w:t xml:space="preserve"> pour </w:t>
      </w:r>
      <w:proofErr w:type="spellStart"/>
      <w:r w:rsidRPr="4EF77C7B">
        <w:rPr>
          <w:color w:val="000000"/>
          <w:sz w:val="20"/>
          <w:szCs w:val="20"/>
          <w:lang w:val="en-US"/>
        </w:rPr>
        <w:t>déterminer</w:t>
      </w:r>
      <w:proofErr w:type="spellEnd"/>
      <w:r w:rsidRPr="4EF77C7B">
        <w:rPr>
          <w:color w:val="000000"/>
          <w:sz w:val="20"/>
          <w:szCs w:val="20"/>
          <w:lang w:val="en-US"/>
        </w:rPr>
        <w:t xml:space="preserve"> le </w:t>
      </w:r>
      <w:proofErr w:type="spellStart"/>
      <w:r w:rsidRPr="4EF77C7B">
        <w:rPr>
          <w:color w:val="000000"/>
          <w:sz w:val="20"/>
          <w:szCs w:val="20"/>
          <w:lang w:val="en-US"/>
        </w:rPr>
        <w:t>nombre</w:t>
      </w:r>
      <w:proofErr w:type="spellEnd"/>
      <w:r w:rsidRPr="4EF77C7B">
        <w:rPr>
          <w:color w:val="000000"/>
          <w:sz w:val="20"/>
          <w:szCs w:val="20"/>
          <w:lang w:val="en-US"/>
        </w:rPr>
        <w:t xml:space="preserve"> de provinces </w:t>
      </w:r>
      <w:proofErr w:type="spellStart"/>
      <w:r w:rsidRPr="4EF77C7B">
        <w:rPr>
          <w:color w:val="000000"/>
          <w:sz w:val="20"/>
          <w:szCs w:val="20"/>
          <w:lang w:val="en-US"/>
        </w:rPr>
        <w:t>nécessitant</w:t>
      </w:r>
      <w:proofErr w:type="spellEnd"/>
      <w:r w:rsidRPr="4EF77C7B">
        <w:rPr>
          <w:color w:val="000000"/>
          <w:sz w:val="20"/>
          <w:szCs w:val="20"/>
          <w:lang w:val="en-US"/>
        </w:rPr>
        <w:t xml:space="preserve"> des </w:t>
      </w:r>
      <w:proofErr w:type="spellStart"/>
      <w:r w:rsidRPr="4EF77C7B">
        <w:rPr>
          <w:color w:val="000000"/>
          <w:sz w:val="20"/>
          <w:szCs w:val="20"/>
          <w:lang w:val="en-US"/>
        </w:rPr>
        <w:t>appuis</w:t>
      </w:r>
      <w:proofErr w:type="spellEnd"/>
      <w:r w:rsidRPr="4EF77C7B">
        <w:rPr>
          <w:color w:val="000000"/>
          <w:sz w:val="20"/>
          <w:szCs w:val="20"/>
          <w:lang w:val="en-US"/>
        </w:rPr>
        <w:t xml:space="preserve"> </w:t>
      </w:r>
      <w:proofErr w:type="spellStart"/>
      <w:r w:rsidRPr="4EF77C7B">
        <w:rPr>
          <w:color w:val="000000"/>
          <w:sz w:val="20"/>
          <w:szCs w:val="20"/>
          <w:lang w:val="en-US"/>
        </w:rPr>
        <w:t>spécifiques</w:t>
      </w:r>
      <w:proofErr w:type="spellEnd"/>
      <w:r w:rsidRPr="4EF77C7B">
        <w:rPr>
          <w:color w:val="000000"/>
          <w:sz w:val="20"/>
          <w:szCs w:val="20"/>
          <w:lang w:val="en-US"/>
        </w:rPr>
        <w:t xml:space="preserve"> a </w:t>
      </w:r>
      <w:proofErr w:type="spellStart"/>
      <w:r w:rsidRPr="4EF77C7B">
        <w:rPr>
          <w:color w:val="000000"/>
          <w:sz w:val="20"/>
          <w:szCs w:val="20"/>
          <w:lang w:val="en-US"/>
        </w:rPr>
        <w:t>été</w:t>
      </w:r>
      <w:proofErr w:type="spellEnd"/>
      <w:r w:rsidRPr="4EF77C7B">
        <w:rPr>
          <w:color w:val="000000"/>
          <w:sz w:val="20"/>
          <w:szCs w:val="20"/>
          <w:lang w:val="en-US"/>
        </w:rPr>
        <w:t xml:space="preserve"> </w:t>
      </w:r>
      <w:proofErr w:type="spellStart"/>
      <w:r w:rsidRPr="4EF77C7B">
        <w:rPr>
          <w:color w:val="000000"/>
          <w:sz w:val="20"/>
          <w:szCs w:val="20"/>
          <w:lang w:val="en-US"/>
        </w:rPr>
        <w:t>déterminé</w:t>
      </w:r>
      <w:proofErr w:type="spellEnd"/>
      <w:r w:rsidRPr="4EF77C7B">
        <w:rPr>
          <w:color w:val="000000"/>
          <w:sz w:val="20"/>
          <w:szCs w:val="20"/>
          <w:lang w:val="en-US"/>
        </w:rPr>
        <w:t xml:space="preserve"> sur base de la </w:t>
      </w:r>
      <w:proofErr w:type="spellStart"/>
      <w:r w:rsidRPr="4EF77C7B">
        <w:rPr>
          <w:color w:val="000000"/>
          <w:sz w:val="20"/>
          <w:szCs w:val="20"/>
          <w:lang w:val="en-US"/>
        </w:rPr>
        <w:t>loi</w:t>
      </w:r>
      <w:proofErr w:type="spellEnd"/>
      <w:r w:rsidRPr="4EF77C7B">
        <w:rPr>
          <w:color w:val="000000"/>
          <w:sz w:val="20"/>
          <w:szCs w:val="20"/>
          <w:lang w:val="en-US"/>
        </w:rPr>
        <w:t xml:space="preserve"> de Pareto</w:t>
      </w:r>
      <w:r w:rsidR="008239E1" w:rsidRPr="4EF77C7B">
        <w:rPr>
          <w:rStyle w:val="Appelnotedebasdep"/>
          <w:color w:val="000000"/>
          <w:sz w:val="20"/>
          <w:szCs w:val="20"/>
          <w:lang w:val="en-US"/>
        </w:rPr>
        <w:footnoteReference w:id="6"/>
      </w:r>
      <w:r w:rsidRPr="4EF77C7B">
        <w:rPr>
          <w:color w:val="000000"/>
          <w:sz w:val="20"/>
          <w:szCs w:val="20"/>
          <w:lang w:val="en-US"/>
        </w:rPr>
        <w:t xml:space="preserve">. </w:t>
      </w:r>
    </w:p>
    <w:p w14:paraId="6F808987" w14:textId="6BA4ED54" w:rsidR="008239E1" w:rsidRDefault="5267CB01" w:rsidP="4EF77C7B">
      <w:pPr>
        <w:pBdr>
          <w:top w:val="nil"/>
          <w:left w:val="nil"/>
          <w:bottom w:val="nil"/>
          <w:right w:val="nil"/>
          <w:between w:val="nil"/>
        </w:pBdr>
        <w:spacing w:before="200"/>
        <w:jc w:val="both"/>
        <w:rPr>
          <w:ins w:id="1388" w:author="Jean Serge NGAIMA" w:date="2025-10-08T21:51:00Z" w16du:dateUtc="2025-10-08T20:51:00Z"/>
          <w:color w:val="000000"/>
          <w:sz w:val="20"/>
          <w:szCs w:val="20"/>
          <w:lang w:val="en-US"/>
        </w:rPr>
      </w:pPr>
      <w:r w:rsidRPr="4EF77C7B">
        <w:rPr>
          <w:b/>
          <w:bCs/>
          <w:color w:val="000000" w:themeColor="text1"/>
          <w:sz w:val="20"/>
          <w:szCs w:val="20"/>
          <w:lang w:val="en-US"/>
        </w:rPr>
        <w:lastRenderedPageBreak/>
        <w:t xml:space="preserve"> Les </w:t>
      </w:r>
      <w:proofErr w:type="spellStart"/>
      <w:r w:rsidRPr="4EF77C7B">
        <w:rPr>
          <w:b/>
          <w:bCs/>
          <w:color w:val="000000" w:themeColor="text1"/>
          <w:sz w:val="20"/>
          <w:szCs w:val="20"/>
          <w:lang w:val="en-US"/>
        </w:rPr>
        <w:t>activités</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spécifiques</w:t>
      </w:r>
      <w:proofErr w:type="spellEnd"/>
      <w:r w:rsidRPr="4EF77C7B">
        <w:rPr>
          <w:b/>
          <w:bCs/>
          <w:color w:val="000000" w:themeColor="text1"/>
          <w:sz w:val="20"/>
          <w:szCs w:val="20"/>
          <w:lang w:val="en-US"/>
        </w:rPr>
        <w:t xml:space="preserve"> </w:t>
      </w:r>
      <w:r w:rsidRPr="4EF77C7B">
        <w:rPr>
          <w:color w:val="000000" w:themeColor="text1"/>
          <w:sz w:val="20"/>
          <w:szCs w:val="20"/>
          <w:lang w:val="en-US"/>
        </w:rPr>
        <w:t>à</w:t>
      </w:r>
      <w:r w:rsidRPr="4EF77C7B">
        <w:rPr>
          <w:b/>
          <w:bCs/>
          <w:color w:val="000000" w:themeColor="text1"/>
          <w:sz w:val="20"/>
          <w:szCs w:val="20"/>
          <w:lang w:val="en-US"/>
        </w:rPr>
        <w:t xml:space="preserve"> </w:t>
      </w:r>
      <w:proofErr w:type="spellStart"/>
      <w:r w:rsidRPr="4EF77C7B">
        <w:rPr>
          <w:color w:val="000000" w:themeColor="text1"/>
          <w:sz w:val="20"/>
          <w:szCs w:val="20"/>
          <w:lang w:val="en-US"/>
        </w:rPr>
        <w:t>mettre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œuvre</w:t>
      </w:r>
      <w:proofErr w:type="spellEnd"/>
      <w:r w:rsidRPr="4EF77C7B">
        <w:rPr>
          <w:color w:val="000000" w:themeColor="text1"/>
          <w:sz w:val="20"/>
          <w:szCs w:val="20"/>
          <w:lang w:val="en-US"/>
        </w:rPr>
        <w:t xml:space="preserve"> dans </w:t>
      </w:r>
      <w:proofErr w:type="spellStart"/>
      <w:r w:rsidRPr="4EF77C7B">
        <w:rPr>
          <w:color w:val="000000" w:themeColor="text1"/>
          <w:sz w:val="20"/>
          <w:szCs w:val="20"/>
          <w:lang w:val="en-US"/>
        </w:rPr>
        <w:t>ces</w:t>
      </w:r>
      <w:proofErr w:type="spellEnd"/>
      <w:r w:rsidRPr="4EF77C7B">
        <w:rPr>
          <w:color w:val="000000" w:themeColor="text1"/>
          <w:sz w:val="20"/>
          <w:szCs w:val="20"/>
          <w:lang w:val="en-US"/>
        </w:rPr>
        <w:t xml:space="preserve"> provinces </w:t>
      </w:r>
      <w:proofErr w:type="spellStart"/>
      <w:r w:rsidRPr="4EF77C7B">
        <w:rPr>
          <w:color w:val="000000" w:themeColor="text1"/>
          <w:sz w:val="20"/>
          <w:szCs w:val="20"/>
          <w:lang w:val="en-US"/>
        </w:rPr>
        <w:t>ont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été</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identifiés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se </w:t>
      </w:r>
      <w:proofErr w:type="spellStart"/>
      <w:r w:rsidRPr="4EF77C7B">
        <w:rPr>
          <w:color w:val="000000" w:themeColor="text1"/>
          <w:sz w:val="20"/>
          <w:szCs w:val="20"/>
          <w:lang w:val="en-US"/>
        </w:rPr>
        <w:t>basant</w:t>
      </w:r>
      <w:proofErr w:type="spellEnd"/>
      <w:r w:rsidRPr="4EF77C7B">
        <w:rPr>
          <w:color w:val="000000" w:themeColor="text1"/>
          <w:sz w:val="20"/>
          <w:szCs w:val="20"/>
          <w:lang w:val="en-US"/>
        </w:rPr>
        <w:t xml:space="preserve"> sur la </w:t>
      </w:r>
      <w:proofErr w:type="spellStart"/>
      <w:r w:rsidRPr="4EF77C7B">
        <w:rPr>
          <w:color w:val="000000" w:themeColor="text1"/>
          <w:sz w:val="20"/>
          <w:szCs w:val="20"/>
          <w:lang w:val="en-US"/>
        </w:rPr>
        <w:t>liste</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à Haut impact de RSS4.</w:t>
      </w:r>
    </w:p>
    <w:p w14:paraId="6D8194DF" w14:textId="77777777" w:rsidR="004D194C" w:rsidRPr="00D8799A" w:rsidRDefault="004D194C" w:rsidP="008239E1">
      <w:pPr>
        <w:pBdr>
          <w:top w:val="nil"/>
          <w:left w:val="nil"/>
          <w:bottom w:val="nil"/>
          <w:right w:val="nil"/>
          <w:between w:val="nil"/>
        </w:pBdr>
        <w:spacing w:before="200"/>
        <w:jc w:val="both"/>
        <w:rPr>
          <w:color w:val="000000"/>
          <w:sz w:val="20"/>
          <w:szCs w:val="20"/>
        </w:rPr>
      </w:pPr>
    </w:p>
    <w:p w14:paraId="09802ABA" w14:textId="77777777" w:rsidR="008239E1" w:rsidRPr="00D8799A" w:rsidRDefault="5267CB01" w:rsidP="4EF77C7B">
      <w:pPr>
        <w:pBdr>
          <w:top w:val="nil"/>
          <w:left w:val="nil"/>
          <w:bottom w:val="nil"/>
          <w:right w:val="nil"/>
          <w:between w:val="nil"/>
        </w:pBdr>
        <w:spacing w:before="200"/>
        <w:jc w:val="both"/>
        <w:rPr>
          <w:color w:val="000000"/>
          <w:sz w:val="20"/>
          <w:szCs w:val="20"/>
          <w:lang w:val="en-US"/>
        </w:rPr>
      </w:pPr>
      <w:r w:rsidRPr="4EF77C7B">
        <w:rPr>
          <w:b/>
          <w:bCs/>
          <w:color w:val="000000" w:themeColor="text1"/>
          <w:sz w:val="20"/>
          <w:szCs w:val="20"/>
          <w:lang w:val="en-US"/>
        </w:rPr>
        <w:t xml:space="preserve">Tableau </w:t>
      </w:r>
      <w:proofErr w:type="gramStart"/>
      <w:r w:rsidRPr="4EF77C7B">
        <w:rPr>
          <w:b/>
          <w:bCs/>
          <w:color w:val="000000" w:themeColor="text1"/>
          <w:sz w:val="20"/>
          <w:szCs w:val="20"/>
          <w:lang w:val="en-US"/>
        </w:rPr>
        <w:t>2</w:t>
      </w:r>
      <w:r w:rsidRPr="4EF77C7B">
        <w:rPr>
          <w:color w:val="000000" w:themeColor="text1"/>
          <w:sz w:val="20"/>
          <w:szCs w:val="20"/>
          <w:lang w:val="en-US"/>
        </w:rPr>
        <w:t> :</w:t>
      </w:r>
      <w:proofErr w:type="gramEnd"/>
      <w:r w:rsidRPr="4EF77C7B">
        <w:rPr>
          <w:color w:val="000000" w:themeColor="text1"/>
          <w:sz w:val="20"/>
          <w:szCs w:val="20"/>
          <w:lang w:val="en-US"/>
        </w:rPr>
        <w:t xml:space="preserve"> </w:t>
      </w:r>
      <w:proofErr w:type="spellStart"/>
      <w:r w:rsidRPr="4EF77C7B">
        <w:rPr>
          <w:color w:val="000000" w:themeColor="text1"/>
          <w:sz w:val="20"/>
          <w:szCs w:val="20"/>
          <w:lang w:val="en-US"/>
        </w:rPr>
        <w:t>Critères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priorisation</w:t>
      </w:r>
      <w:proofErr w:type="spellEnd"/>
      <w:r w:rsidRPr="4EF77C7B">
        <w:rPr>
          <w:color w:val="000000" w:themeColor="text1"/>
          <w:sz w:val="20"/>
          <w:szCs w:val="20"/>
          <w:lang w:val="en-US"/>
        </w:rPr>
        <w:t xml:space="preserve"> des provinces </w:t>
      </w:r>
      <w:proofErr w:type="spellStart"/>
      <w:r w:rsidRPr="4EF77C7B">
        <w:rPr>
          <w:color w:val="000000" w:themeColor="text1"/>
          <w:sz w:val="20"/>
          <w:szCs w:val="20"/>
          <w:lang w:val="en-US"/>
        </w:rPr>
        <w:t>nécessitant</w:t>
      </w:r>
      <w:proofErr w:type="spellEnd"/>
      <w:r w:rsidRPr="4EF77C7B">
        <w:rPr>
          <w:color w:val="000000" w:themeColor="text1"/>
          <w:sz w:val="20"/>
          <w:szCs w:val="20"/>
          <w:lang w:val="en-US"/>
        </w:rPr>
        <w:t xml:space="preserve"> un </w:t>
      </w:r>
      <w:proofErr w:type="spellStart"/>
      <w:r w:rsidRPr="4EF77C7B">
        <w:rPr>
          <w:color w:val="000000" w:themeColor="text1"/>
          <w:sz w:val="20"/>
          <w:szCs w:val="20"/>
          <w:lang w:val="en-US"/>
        </w:rPr>
        <w:t>appui</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spécifique</w:t>
      </w:r>
      <w:proofErr w:type="spellEnd"/>
    </w:p>
    <w:tbl>
      <w:tblPr>
        <w:tblW w:w="9493" w:type="dxa"/>
        <w:tblCellMar>
          <w:left w:w="70" w:type="dxa"/>
          <w:right w:w="70" w:type="dxa"/>
        </w:tblCellMar>
        <w:tblLook w:val="04A0" w:firstRow="1" w:lastRow="0" w:firstColumn="1" w:lastColumn="0" w:noHBand="0" w:noVBand="1"/>
      </w:tblPr>
      <w:tblGrid>
        <w:gridCol w:w="8434"/>
        <w:gridCol w:w="1059"/>
      </w:tblGrid>
      <w:tr w:rsidR="008239E1" w:rsidRPr="00D8799A" w14:paraId="4DCE5EF2" w14:textId="77777777">
        <w:trPr>
          <w:trHeight w:val="278"/>
        </w:trPr>
        <w:tc>
          <w:tcPr>
            <w:tcW w:w="8434" w:type="dxa"/>
            <w:tcBorders>
              <w:top w:val="single" w:sz="4" w:space="0" w:color="auto"/>
              <w:left w:val="single" w:sz="4" w:space="0" w:color="auto"/>
              <w:bottom w:val="single" w:sz="4" w:space="0" w:color="000000"/>
              <w:right w:val="single" w:sz="4" w:space="0" w:color="000000"/>
            </w:tcBorders>
            <w:shd w:val="clear" w:color="1F3864" w:fill="1F3864"/>
            <w:noWrap/>
            <w:vAlign w:val="center"/>
            <w:hideMark/>
          </w:tcPr>
          <w:p w14:paraId="14F3E71B" w14:textId="77777777" w:rsidR="008239E1" w:rsidRPr="00D8799A" w:rsidRDefault="008239E1">
            <w:pPr>
              <w:spacing w:line="240" w:lineRule="auto"/>
              <w:rPr>
                <w:rFonts w:eastAsia="Times New Roman"/>
                <w:b/>
                <w:bCs/>
                <w:color w:val="FFFFFF"/>
                <w:sz w:val="20"/>
                <w:szCs w:val="20"/>
                <w:lang w:val="fr-FR"/>
              </w:rPr>
            </w:pPr>
            <w:r w:rsidRPr="00D8799A">
              <w:rPr>
                <w:rFonts w:eastAsia="Times New Roman"/>
                <w:b/>
                <w:bCs/>
                <w:color w:val="FFFFFF"/>
                <w:sz w:val="20"/>
                <w:szCs w:val="20"/>
                <w:lang w:val="fr-FR"/>
              </w:rPr>
              <w:t>Critères de sélection</w:t>
            </w:r>
          </w:p>
        </w:tc>
        <w:tc>
          <w:tcPr>
            <w:tcW w:w="1059" w:type="dxa"/>
            <w:tcBorders>
              <w:top w:val="single" w:sz="4" w:space="0" w:color="auto"/>
              <w:left w:val="nil"/>
              <w:bottom w:val="single" w:sz="4" w:space="0" w:color="000000"/>
              <w:right w:val="single" w:sz="4" w:space="0" w:color="auto"/>
            </w:tcBorders>
            <w:shd w:val="clear" w:color="1F3864" w:fill="1F3864"/>
            <w:noWrap/>
            <w:vAlign w:val="center"/>
            <w:hideMark/>
          </w:tcPr>
          <w:p w14:paraId="6BF5BFDC" w14:textId="77777777" w:rsidR="008239E1" w:rsidRPr="00D8799A" w:rsidRDefault="008239E1">
            <w:pPr>
              <w:spacing w:line="240" w:lineRule="auto"/>
              <w:rPr>
                <w:rFonts w:eastAsia="Times New Roman"/>
                <w:b/>
                <w:bCs/>
                <w:color w:val="FFFFFF"/>
                <w:sz w:val="20"/>
                <w:szCs w:val="20"/>
                <w:lang w:val="fr-FR"/>
              </w:rPr>
            </w:pPr>
            <w:r w:rsidRPr="00D8799A">
              <w:rPr>
                <w:rFonts w:eastAsia="Times New Roman"/>
                <w:b/>
                <w:bCs/>
                <w:color w:val="FFFFFF"/>
                <w:sz w:val="20"/>
                <w:szCs w:val="20"/>
                <w:lang w:val="fr-FR"/>
              </w:rPr>
              <w:t>Score Maxi</w:t>
            </w:r>
          </w:p>
        </w:tc>
      </w:tr>
      <w:tr w:rsidR="008239E1" w:rsidRPr="00D8799A" w14:paraId="3286D15A" w14:textId="77777777">
        <w:trPr>
          <w:trHeight w:val="278"/>
        </w:trPr>
        <w:tc>
          <w:tcPr>
            <w:tcW w:w="8434" w:type="dxa"/>
            <w:tcBorders>
              <w:top w:val="single" w:sz="4" w:space="0" w:color="000000"/>
              <w:left w:val="single" w:sz="4" w:space="0" w:color="auto"/>
              <w:bottom w:val="single" w:sz="4" w:space="0" w:color="000000"/>
              <w:right w:val="single" w:sz="4" w:space="0" w:color="000000"/>
            </w:tcBorders>
            <w:shd w:val="clear" w:color="auto" w:fill="F2F2F2" w:themeFill="background1" w:themeFillShade="F2"/>
            <w:vAlign w:val="center"/>
            <w:hideMark/>
          </w:tcPr>
          <w:p w14:paraId="011D45DB" w14:textId="77777777" w:rsidR="008239E1" w:rsidRPr="00D8799A" w:rsidRDefault="008239E1">
            <w:pPr>
              <w:spacing w:line="240" w:lineRule="auto"/>
              <w:rPr>
                <w:rFonts w:eastAsia="Times New Roman"/>
                <w:b/>
                <w:bCs/>
                <w:color w:val="000000"/>
                <w:sz w:val="20"/>
                <w:szCs w:val="20"/>
                <w:lang w:val="fr-FR"/>
              </w:rPr>
            </w:pPr>
            <w:r w:rsidRPr="00D8799A">
              <w:rPr>
                <w:rFonts w:eastAsia="Times New Roman"/>
                <w:b/>
                <w:bCs/>
                <w:color w:val="000000"/>
                <w:sz w:val="20"/>
                <w:szCs w:val="20"/>
                <w:lang w:val="fr-FR"/>
              </w:rPr>
              <w:t>I. Vaccination systématique   des enfants</w:t>
            </w:r>
          </w:p>
        </w:tc>
        <w:tc>
          <w:tcPr>
            <w:tcW w:w="1059" w:type="dxa"/>
            <w:tcBorders>
              <w:top w:val="single" w:sz="4" w:space="0" w:color="000000"/>
              <w:left w:val="nil"/>
              <w:bottom w:val="single" w:sz="4" w:space="0" w:color="000000"/>
              <w:right w:val="single" w:sz="4" w:space="0" w:color="auto"/>
            </w:tcBorders>
            <w:shd w:val="clear" w:color="auto" w:fill="F2F2F2" w:themeFill="background1" w:themeFillShade="F2"/>
            <w:vAlign w:val="center"/>
            <w:hideMark/>
          </w:tcPr>
          <w:p w14:paraId="5B0D912A" w14:textId="77777777" w:rsidR="008239E1" w:rsidRPr="00D8799A" w:rsidRDefault="008239E1">
            <w:pPr>
              <w:spacing w:line="240" w:lineRule="auto"/>
              <w:jc w:val="right"/>
              <w:rPr>
                <w:rFonts w:eastAsia="Times New Roman"/>
                <w:b/>
                <w:bCs/>
                <w:color w:val="000000"/>
                <w:sz w:val="20"/>
                <w:szCs w:val="20"/>
                <w:lang w:val="fr-FR"/>
              </w:rPr>
            </w:pPr>
            <w:r w:rsidRPr="00D8799A">
              <w:rPr>
                <w:rFonts w:eastAsia="Times New Roman"/>
                <w:b/>
                <w:bCs/>
                <w:color w:val="000000"/>
                <w:sz w:val="20"/>
                <w:szCs w:val="20"/>
                <w:lang w:val="fr-FR"/>
              </w:rPr>
              <w:t> </w:t>
            </w:r>
          </w:p>
        </w:tc>
      </w:tr>
      <w:tr w:rsidR="008239E1" w:rsidRPr="00D8799A" w14:paraId="44A80555" w14:textId="77777777">
        <w:trPr>
          <w:trHeight w:val="630"/>
        </w:trPr>
        <w:tc>
          <w:tcPr>
            <w:tcW w:w="8434" w:type="dxa"/>
            <w:tcBorders>
              <w:top w:val="single" w:sz="4" w:space="0" w:color="000000"/>
              <w:left w:val="single" w:sz="4" w:space="0" w:color="auto"/>
              <w:bottom w:val="single" w:sz="4" w:space="0" w:color="000000"/>
              <w:right w:val="single" w:sz="4" w:space="0" w:color="000000"/>
            </w:tcBorders>
            <w:vAlign w:val="center"/>
            <w:hideMark/>
          </w:tcPr>
          <w:p w14:paraId="791A2782"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 xml:space="preserve">1.Couverture en Pentavalent 1 selon WUESNIC 2024 </w:t>
            </w:r>
            <w:r w:rsidRPr="00D8799A">
              <w:rPr>
                <w:rFonts w:eastAsia="Times New Roman"/>
                <w:b/>
                <w:bCs/>
                <w:i/>
                <w:iCs/>
                <w:color w:val="000000"/>
                <w:sz w:val="20"/>
                <w:szCs w:val="20"/>
                <w:lang w:val="fr-FR"/>
              </w:rPr>
              <w:t xml:space="preserve">(Score </w:t>
            </w:r>
            <w:proofErr w:type="gramStart"/>
            <w:r w:rsidRPr="00D8799A">
              <w:rPr>
                <w:rFonts w:eastAsia="Times New Roman"/>
                <w:b/>
                <w:bCs/>
                <w:i/>
                <w:iCs/>
                <w:color w:val="000000"/>
                <w:sz w:val="20"/>
                <w:szCs w:val="20"/>
                <w:lang w:val="fr-FR"/>
              </w:rPr>
              <w:t>0:</w:t>
            </w:r>
            <w:proofErr w:type="gramEnd"/>
            <w:r w:rsidRPr="00D8799A">
              <w:rPr>
                <w:rFonts w:eastAsia="Times New Roman"/>
                <w:b/>
                <w:bCs/>
                <w:i/>
                <w:iCs/>
                <w:color w:val="000000"/>
                <w:sz w:val="20"/>
                <w:szCs w:val="20"/>
                <w:lang w:val="fr-FR"/>
              </w:rPr>
              <w:t xml:space="preserve"> &gt;= 82 %</w:t>
            </w:r>
            <w:proofErr w:type="gramStart"/>
            <w:r w:rsidRPr="00D8799A">
              <w:rPr>
                <w:rFonts w:eastAsia="Times New Roman"/>
                <w:b/>
                <w:bCs/>
                <w:i/>
                <w:iCs/>
                <w:color w:val="000000"/>
                <w:sz w:val="20"/>
                <w:szCs w:val="20"/>
                <w:lang w:val="fr-FR"/>
              </w:rPr>
              <w:t xml:space="preserve"> ;Score</w:t>
            </w:r>
            <w:proofErr w:type="gramEnd"/>
            <w:r w:rsidRPr="00D8799A">
              <w:rPr>
                <w:rFonts w:eastAsia="Times New Roman"/>
                <w:b/>
                <w:bCs/>
                <w:i/>
                <w:iCs/>
                <w:color w:val="000000"/>
                <w:sz w:val="20"/>
                <w:szCs w:val="20"/>
                <w:lang w:val="fr-FR"/>
              </w:rPr>
              <w:t xml:space="preserve"> </w:t>
            </w:r>
            <w:proofErr w:type="gramStart"/>
            <w:r w:rsidRPr="00D8799A">
              <w:rPr>
                <w:rFonts w:eastAsia="Times New Roman"/>
                <w:b/>
                <w:bCs/>
                <w:i/>
                <w:iCs/>
                <w:color w:val="000000"/>
                <w:sz w:val="20"/>
                <w:szCs w:val="20"/>
                <w:lang w:val="fr-FR"/>
              </w:rPr>
              <w:t>2:</w:t>
            </w:r>
            <w:proofErr w:type="gramEnd"/>
            <w:r w:rsidRPr="00D8799A">
              <w:rPr>
                <w:rFonts w:eastAsia="Times New Roman"/>
                <w:b/>
                <w:bCs/>
                <w:i/>
                <w:iCs/>
                <w:color w:val="000000"/>
                <w:sz w:val="20"/>
                <w:szCs w:val="20"/>
                <w:lang w:val="fr-FR"/>
              </w:rPr>
              <w:t xml:space="preserve"> si entre 50 à 82 % et Score 4 moins de 50 </w:t>
            </w:r>
            <w:proofErr w:type="gramStart"/>
            <w:r w:rsidRPr="00D8799A">
              <w:rPr>
                <w:rFonts w:eastAsia="Times New Roman"/>
                <w:b/>
                <w:bCs/>
                <w:i/>
                <w:iCs/>
                <w:color w:val="000000"/>
                <w:sz w:val="20"/>
                <w:szCs w:val="20"/>
                <w:lang w:val="fr-FR"/>
              </w:rPr>
              <w:t>% )</w:t>
            </w:r>
            <w:proofErr w:type="gramEnd"/>
            <w:r w:rsidRPr="00D8799A">
              <w:rPr>
                <w:rFonts w:eastAsia="Times New Roman"/>
                <w:i/>
                <w:iCs/>
                <w:color w:val="000000"/>
                <w:sz w:val="20"/>
                <w:szCs w:val="20"/>
                <w:lang w:val="fr-FR"/>
              </w:rPr>
              <w:t xml:space="preserve">  CV Penta </w:t>
            </w:r>
            <w:proofErr w:type="gramStart"/>
            <w:r w:rsidRPr="00D8799A">
              <w:rPr>
                <w:rFonts w:eastAsia="Times New Roman"/>
                <w:i/>
                <w:iCs/>
                <w:color w:val="000000"/>
                <w:sz w:val="20"/>
                <w:szCs w:val="20"/>
                <w:lang w:val="fr-FR"/>
              </w:rPr>
              <w:t>1</w:t>
            </w:r>
            <w:r w:rsidRPr="00D8799A">
              <w:rPr>
                <w:rFonts w:eastAsia="Times New Roman"/>
                <w:i/>
                <w:iCs/>
                <w:color w:val="00B0F0"/>
                <w:sz w:val="20"/>
                <w:szCs w:val="20"/>
                <w:lang w:val="fr-FR"/>
              </w:rPr>
              <w:t>:</w:t>
            </w:r>
            <w:proofErr w:type="gramEnd"/>
            <w:r w:rsidRPr="00D8799A">
              <w:rPr>
                <w:rFonts w:eastAsia="Times New Roman"/>
                <w:i/>
                <w:iCs/>
                <w:color w:val="00B0F0"/>
                <w:sz w:val="20"/>
                <w:szCs w:val="20"/>
                <w:lang w:val="fr-FR"/>
              </w:rPr>
              <w:t xml:space="preserve"> </w:t>
            </w:r>
            <w:proofErr w:type="gramStart"/>
            <w:r w:rsidRPr="00D8799A">
              <w:rPr>
                <w:rFonts w:eastAsia="Times New Roman"/>
                <w:i/>
                <w:iCs/>
                <w:color w:val="000000" w:themeColor="text1"/>
                <w:sz w:val="20"/>
                <w:szCs w:val="20"/>
                <w:lang w:val="fr-FR"/>
              </w:rPr>
              <w:t>82  %</w:t>
            </w:r>
            <w:proofErr w:type="gramEnd"/>
            <w:r w:rsidRPr="00D8799A">
              <w:rPr>
                <w:rFonts w:eastAsia="Times New Roman"/>
                <w:i/>
                <w:iCs/>
                <w:color w:val="00B0F0"/>
                <w:sz w:val="20"/>
                <w:szCs w:val="20"/>
                <w:lang w:val="fr-FR"/>
              </w:rPr>
              <w:t>.</w:t>
            </w:r>
          </w:p>
        </w:tc>
        <w:tc>
          <w:tcPr>
            <w:tcW w:w="1059" w:type="dxa"/>
            <w:tcBorders>
              <w:top w:val="single" w:sz="4" w:space="0" w:color="000000"/>
              <w:left w:val="nil"/>
              <w:bottom w:val="single" w:sz="4" w:space="0" w:color="000000"/>
              <w:right w:val="single" w:sz="4" w:space="0" w:color="auto"/>
            </w:tcBorders>
            <w:vAlign w:val="center"/>
            <w:hideMark/>
          </w:tcPr>
          <w:p w14:paraId="7B6AA0CE"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4</w:t>
            </w:r>
          </w:p>
        </w:tc>
      </w:tr>
      <w:tr w:rsidR="008239E1" w:rsidRPr="00D8799A" w14:paraId="1D43C1DF" w14:textId="77777777">
        <w:trPr>
          <w:trHeight w:val="630"/>
        </w:trPr>
        <w:tc>
          <w:tcPr>
            <w:tcW w:w="8434" w:type="dxa"/>
            <w:tcBorders>
              <w:top w:val="single" w:sz="4" w:space="0" w:color="000000"/>
              <w:left w:val="single" w:sz="4" w:space="0" w:color="auto"/>
              <w:bottom w:val="single" w:sz="4" w:space="0" w:color="000000"/>
              <w:right w:val="single" w:sz="4" w:space="0" w:color="000000"/>
            </w:tcBorders>
            <w:vAlign w:val="center"/>
            <w:hideMark/>
          </w:tcPr>
          <w:p w14:paraId="7CE16983"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 xml:space="preserve">2.Couverture en Pentavalent 3 en 2024 selon WUESNIC </w:t>
            </w:r>
            <w:proofErr w:type="gramStart"/>
            <w:r w:rsidRPr="00D8799A">
              <w:rPr>
                <w:rFonts w:eastAsia="Times New Roman"/>
                <w:b/>
                <w:bCs/>
                <w:color w:val="000000"/>
                <w:sz w:val="20"/>
                <w:szCs w:val="20"/>
                <w:lang w:val="fr-FR"/>
              </w:rPr>
              <w:t>( score</w:t>
            </w:r>
            <w:proofErr w:type="gramEnd"/>
            <w:r w:rsidRPr="00D8799A">
              <w:rPr>
                <w:rFonts w:eastAsia="Times New Roman"/>
                <w:b/>
                <w:bCs/>
                <w:color w:val="000000"/>
                <w:sz w:val="20"/>
                <w:szCs w:val="20"/>
                <w:lang w:val="fr-FR"/>
              </w:rPr>
              <w:t xml:space="preserve"> 0 si &gt;= 65</w:t>
            </w:r>
            <w:proofErr w:type="gramStart"/>
            <w:r w:rsidRPr="00D8799A">
              <w:rPr>
                <w:rFonts w:eastAsia="Times New Roman"/>
                <w:b/>
                <w:bCs/>
                <w:color w:val="000000"/>
                <w:sz w:val="20"/>
                <w:szCs w:val="20"/>
                <w:lang w:val="fr-FR"/>
              </w:rPr>
              <w:t>%  et</w:t>
            </w:r>
            <w:proofErr w:type="gramEnd"/>
            <w:r w:rsidRPr="00D8799A">
              <w:rPr>
                <w:rFonts w:eastAsia="Times New Roman"/>
                <w:b/>
                <w:bCs/>
                <w:color w:val="000000"/>
                <w:sz w:val="20"/>
                <w:szCs w:val="20"/>
                <w:lang w:val="fr-FR"/>
              </w:rPr>
              <w:t xml:space="preserve"> Score 6 </w:t>
            </w:r>
            <w:proofErr w:type="gramStart"/>
            <w:r w:rsidRPr="00D8799A">
              <w:rPr>
                <w:rFonts w:eastAsia="Times New Roman"/>
                <w:b/>
                <w:bCs/>
                <w:color w:val="000000"/>
                <w:sz w:val="20"/>
                <w:szCs w:val="20"/>
                <w:lang w:val="fr-FR"/>
              </w:rPr>
              <w:t>si  &lt;</w:t>
            </w:r>
            <w:proofErr w:type="gramEnd"/>
            <w:r w:rsidRPr="00D8799A">
              <w:rPr>
                <w:rFonts w:eastAsia="Times New Roman"/>
                <w:b/>
                <w:bCs/>
                <w:color w:val="000000"/>
                <w:sz w:val="20"/>
                <w:szCs w:val="20"/>
                <w:lang w:val="fr-FR"/>
              </w:rPr>
              <w:t xml:space="preserve"> 65 %) Penta</w:t>
            </w:r>
            <w:r w:rsidRPr="00D8799A">
              <w:rPr>
                <w:rFonts w:eastAsia="Times New Roman"/>
                <w:i/>
                <w:iCs/>
                <w:color w:val="000000" w:themeColor="text1"/>
                <w:sz w:val="20"/>
                <w:szCs w:val="20"/>
                <w:lang w:val="fr-FR"/>
              </w:rPr>
              <w:t xml:space="preserve"> 3 WUESNIC </w:t>
            </w:r>
            <w:proofErr w:type="gramStart"/>
            <w:r w:rsidRPr="00D8799A">
              <w:rPr>
                <w:rFonts w:eastAsia="Times New Roman"/>
                <w:i/>
                <w:iCs/>
                <w:color w:val="000000" w:themeColor="text1"/>
                <w:sz w:val="20"/>
                <w:szCs w:val="20"/>
                <w:lang w:val="fr-FR"/>
              </w:rPr>
              <w:t>2024:</w:t>
            </w:r>
            <w:proofErr w:type="gramEnd"/>
            <w:r w:rsidRPr="00D8799A">
              <w:rPr>
                <w:rFonts w:eastAsia="Times New Roman"/>
                <w:i/>
                <w:iCs/>
                <w:color w:val="000000" w:themeColor="text1"/>
                <w:sz w:val="20"/>
                <w:szCs w:val="20"/>
                <w:lang w:val="fr-FR"/>
              </w:rPr>
              <w:t xml:space="preserve">  65 %</w:t>
            </w:r>
          </w:p>
        </w:tc>
        <w:tc>
          <w:tcPr>
            <w:tcW w:w="1059" w:type="dxa"/>
            <w:tcBorders>
              <w:top w:val="single" w:sz="4" w:space="0" w:color="000000"/>
              <w:left w:val="nil"/>
              <w:bottom w:val="single" w:sz="4" w:space="0" w:color="000000"/>
              <w:right w:val="single" w:sz="4" w:space="0" w:color="auto"/>
            </w:tcBorders>
            <w:vAlign w:val="center"/>
            <w:hideMark/>
          </w:tcPr>
          <w:p w14:paraId="6E99CC69"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6</w:t>
            </w:r>
          </w:p>
        </w:tc>
      </w:tr>
      <w:tr w:rsidR="008239E1" w:rsidRPr="00D8799A" w14:paraId="77B96A65" w14:textId="77777777">
        <w:trPr>
          <w:trHeight w:val="660"/>
        </w:trPr>
        <w:tc>
          <w:tcPr>
            <w:tcW w:w="8434" w:type="dxa"/>
            <w:tcBorders>
              <w:top w:val="single" w:sz="4" w:space="0" w:color="000000"/>
              <w:left w:val="single" w:sz="4" w:space="0" w:color="auto"/>
              <w:bottom w:val="single" w:sz="4" w:space="0" w:color="000000"/>
              <w:right w:val="single" w:sz="4" w:space="0" w:color="000000"/>
            </w:tcBorders>
            <w:vAlign w:val="center"/>
            <w:hideMark/>
          </w:tcPr>
          <w:p w14:paraId="4B7146E0"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 xml:space="preserve">3.Couverture en VAR en 2024 selon WUESNIC </w:t>
            </w:r>
            <w:proofErr w:type="gramStart"/>
            <w:r w:rsidRPr="00D8799A">
              <w:rPr>
                <w:rFonts w:eastAsia="Times New Roman"/>
                <w:b/>
                <w:bCs/>
                <w:color w:val="000000"/>
                <w:sz w:val="20"/>
                <w:szCs w:val="20"/>
                <w:lang w:val="fr-FR"/>
              </w:rPr>
              <w:t>( score</w:t>
            </w:r>
            <w:proofErr w:type="gramEnd"/>
            <w:r w:rsidRPr="00D8799A">
              <w:rPr>
                <w:rFonts w:eastAsia="Times New Roman"/>
                <w:b/>
                <w:bCs/>
                <w:color w:val="000000"/>
                <w:sz w:val="20"/>
                <w:szCs w:val="20"/>
                <w:lang w:val="fr-FR"/>
              </w:rPr>
              <w:t xml:space="preserve"> 0 si &gt;=   55 </w:t>
            </w:r>
            <w:proofErr w:type="gramStart"/>
            <w:r w:rsidRPr="00D8799A">
              <w:rPr>
                <w:rFonts w:eastAsia="Times New Roman"/>
                <w:b/>
                <w:bCs/>
                <w:color w:val="000000"/>
                <w:sz w:val="20"/>
                <w:szCs w:val="20"/>
                <w:lang w:val="fr-FR"/>
              </w:rPr>
              <w:t>%  et</w:t>
            </w:r>
            <w:proofErr w:type="gramEnd"/>
            <w:r w:rsidRPr="00D8799A">
              <w:rPr>
                <w:rFonts w:eastAsia="Times New Roman"/>
                <w:b/>
                <w:bCs/>
                <w:color w:val="000000"/>
                <w:sz w:val="20"/>
                <w:szCs w:val="20"/>
                <w:lang w:val="fr-FR"/>
              </w:rPr>
              <w:t xml:space="preserve"> Score 4 </w:t>
            </w:r>
            <w:proofErr w:type="gramStart"/>
            <w:r w:rsidRPr="00D8799A">
              <w:rPr>
                <w:rFonts w:eastAsia="Times New Roman"/>
                <w:b/>
                <w:bCs/>
                <w:color w:val="000000"/>
                <w:sz w:val="20"/>
                <w:szCs w:val="20"/>
                <w:lang w:val="fr-FR"/>
              </w:rPr>
              <w:t>si  &lt;</w:t>
            </w:r>
            <w:proofErr w:type="gramEnd"/>
            <w:r w:rsidRPr="00D8799A">
              <w:rPr>
                <w:rFonts w:eastAsia="Times New Roman"/>
                <w:b/>
                <w:bCs/>
                <w:color w:val="000000"/>
                <w:sz w:val="20"/>
                <w:szCs w:val="20"/>
                <w:lang w:val="fr-FR"/>
              </w:rPr>
              <w:t xml:space="preserve">  55 %</w:t>
            </w:r>
            <w:proofErr w:type="gramStart"/>
            <w:r w:rsidRPr="00D8799A">
              <w:rPr>
                <w:rFonts w:eastAsia="Times New Roman"/>
                <w:b/>
                <w:bCs/>
                <w:color w:val="000000"/>
                <w:sz w:val="20"/>
                <w:szCs w:val="20"/>
                <w:lang w:val="fr-FR"/>
              </w:rPr>
              <w:t xml:space="preserve">) </w:t>
            </w:r>
            <w:r w:rsidRPr="00D8799A">
              <w:rPr>
                <w:rFonts w:eastAsia="Times New Roman"/>
                <w:color w:val="000000"/>
                <w:sz w:val="20"/>
                <w:szCs w:val="20"/>
                <w:lang w:val="fr-FR"/>
              </w:rPr>
              <w:t>.</w:t>
            </w:r>
            <w:proofErr w:type="gramEnd"/>
            <w:r w:rsidRPr="00D8799A">
              <w:rPr>
                <w:rFonts w:eastAsia="Times New Roman"/>
                <w:color w:val="000000"/>
                <w:sz w:val="20"/>
                <w:szCs w:val="20"/>
                <w:lang w:val="fr-FR"/>
              </w:rPr>
              <w:t xml:space="preserve"> </w:t>
            </w:r>
            <w:proofErr w:type="gramStart"/>
            <w:r w:rsidRPr="00D8799A">
              <w:rPr>
                <w:rFonts w:eastAsia="Times New Roman"/>
                <w:b/>
                <w:bCs/>
                <w:color w:val="000000" w:themeColor="text1"/>
                <w:sz w:val="20"/>
                <w:szCs w:val="20"/>
                <w:lang w:val="fr-FR"/>
              </w:rPr>
              <w:t>VAR  selon</w:t>
            </w:r>
            <w:proofErr w:type="gramEnd"/>
            <w:r w:rsidRPr="00D8799A">
              <w:rPr>
                <w:rFonts w:eastAsia="Times New Roman"/>
                <w:b/>
                <w:bCs/>
                <w:color w:val="000000" w:themeColor="text1"/>
                <w:sz w:val="20"/>
                <w:szCs w:val="20"/>
                <w:lang w:val="fr-FR"/>
              </w:rPr>
              <w:t xml:space="preserve"> WUESNIC 2024 : 55 </w:t>
            </w:r>
            <w:r w:rsidRPr="00D8799A">
              <w:rPr>
                <w:rFonts w:eastAsia="Times New Roman"/>
                <w:b/>
                <w:bCs/>
                <w:i/>
                <w:iCs/>
                <w:color w:val="000000" w:themeColor="text1"/>
                <w:sz w:val="20"/>
                <w:szCs w:val="20"/>
                <w:lang w:val="fr-FR"/>
              </w:rPr>
              <w:t>%.</w:t>
            </w:r>
          </w:p>
        </w:tc>
        <w:tc>
          <w:tcPr>
            <w:tcW w:w="1059" w:type="dxa"/>
            <w:tcBorders>
              <w:top w:val="single" w:sz="4" w:space="0" w:color="000000"/>
              <w:left w:val="nil"/>
              <w:bottom w:val="single" w:sz="4" w:space="0" w:color="000000"/>
              <w:right w:val="single" w:sz="4" w:space="0" w:color="auto"/>
            </w:tcBorders>
            <w:vAlign w:val="center"/>
            <w:hideMark/>
          </w:tcPr>
          <w:p w14:paraId="53B8E86C"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4</w:t>
            </w:r>
          </w:p>
        </w:tc>
      </w:tr>
      <w:tr w:rsidR="008239E1" w:rsidRPr="00D8799A" w14:paraId="058D8D83" w14:textId="77777777">
        <w:trPr>
          <w:trHeight w:val="645"/>
        </w:trPr>
        <w:tc>
          <w:tcPr>
            <w:tcW w:w="8434" w:type="dxa"/>
            <w:tcBorders>
              <w:top w:val="single" w:sz="4" w:space="0" w:color="000000"/>
              <w:left w:val="single" w:sz="4" w:space="0" w:color="auto"/>
              <w:bottom w:val="single" w:sz="4" w:space="0" w:color="000000"/>
              <w:right w:val="single" w:sz="4" w:space="0" w:color="000000"/>
            </w:tcBorders>
            <w:vAlign w:val="center"/>
            <w:hideMark/>
          </w:tcPr>
          <w:p w14:paraId="1F33ABDD"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 xml:space="preserve">4.Non vaccination ou vaccination insuffisante à cause de </w:t>
            </w:r>
            <w:r w:rsidRPr="00D8799A">
              <w:rPr>
                <w:rFonts w:eastAsia="Times New Roman"/>
                <w:b/>
                <w:bCs/>
                <w:color w:val="000000"/>
                <w:sz w:val="20"/>
                <w:szCs w:val="20"/>
                <w:lang w:val="fr-FR"/>
              </w:rPr>
              <w:t>Mères trop occupées</w:t>
            </w:r>
            <w:r w:rsidRPr="00D8799A">
              <w:rPr>
                <w:rFonts w:eastAsia="Times New Roman"/>
                <w:color w:val="000000"/>
                <w:sz w:val="20"/>
                <w:szCs w:val="20"/>
                <w:lang w:val="fr-FR"/>
              </w:rPr>
              <w:t xml:space="preserve"> selon ECV 2023. </w:t>
            </w:r>
            <w:r w:rsidRPr="00D8799A">
              <w:rPr>
                <w:rFonts w:eastAsia="Times New Roman"/>
                <w:b/>
                <w:bCs/>
                <w:color w:val="000000"/>
                <w:sz w:val="20"/>
                <w:szCs w:val="20"/>
                <w:lang w:val="fr-FR"/>
              </w:rPr>
              <w:t>(</w:t>
            </w:r>
            <w:proofErr w:type="gramStart"/>
            <w:r w:rsidRPr="00D8799A">
              <w:rPr>
                <w:rFonts w:eastAsia="Times New Roman"/>
                <w:b/>
                <w:bCs/>
                <w:color w:val="000000"/>
                <w:sz w:val="20"/>
                <w:szCs w:val="20"/>
                <w:lang w:val="fr-FR"/>
              </w:rPr>
              <w:t>score</w:t>
            </w:r>
            <w:proofErr w:type="gramEnd"/>
            <w:r w:rsidRPr="00D8799A">
              <w:rPr>
                <w:rFonts w:eastAsia="Times New Roman"/>
                <w:b/>
                <w:bCs/>
                <w:color w:val="000000"/>
                <w:sz w:val="20"/>
                <w:szCs w:val="20"/>
                <w:lang w:val="fr-FR"/>
              </w:rPr>
              <w:t xml:space="preserve"> 3 si &gt;= 44,6</w:t>
            </w:r>
            <w:proofErr w:type="gramStart"/>
            <w:r w:rsidRPr="00D8799A">
              <w:rPr>
                <w:rFonts w:eastAsia="Times New Roman"/>
                <w:b/>
                <w:bCs/>
                <w:color w:val="000000"/>
                <w:sz w:val="20"/>
                <w:szCs w:val="20"/>
                <w:lang w:val="fr-FR"/>
              </w:rPr>
              <w:t>%  et</w:t>
            </w:r>
            <w:proofErr w:type="gramEnd"/>
            <w:r w:rsidRPr="00D8799A">
              <w:rPr>
                <w:rFonts w:eastAsia="Times New Roman"/>
                <w:b/>
                <w:bCs/>
                <w:color w:val="000000"/>
                <w:sz w:val="20"/>
                <w:szCs w:val="20"/>
                <w:lang w:val="fr-FR"/>
              </w:rPr>
              <w:t xml:space="preserve"> Score = 1 </w:t>
            </w:r>
            <w:proofErr w:type="gramStart"/>
            <w:r w:rsidRPr="00D8799A">
              <w:rPr>
                <w:rFonts w:eastAsia="Times New Roman"/>
                <w:b/>
                <w:bCs/>
                <w:color w:val="000000"/>
                <w:sz w:val="20"/>
                <w:szCs w:val="20"/>
                <w:lang w:val="fr-FR"/>
              </w:rPr>
              <w:t>si  &lt;</w:t>
            </w:r>
            <w:proofErr w:type="gramEnd"/>
            <w:r w:rsidRPr="00D8799A">
              <w:rPr>
                <w:rFonts w:eastAsia="Times New Roman"/>
                <w:b/>
                <w:bCs/>
                <w:color w:val="000000"/>
                <w:sz w:val="20"/>
                <w:szCs w:val="20"/>
                <w:lang w:val="fr-FR"/>
              </w:rPr>
              <w:t xml:space="preserve"> 44,6%)</w:t>
            </w:r>
            <w:r w:rsidRPr="00D8799A">
              <w:rPr>
                <w:rFonts w:eastAsia="Times New Roman"/>
                <w:color w:val="000000"/>
                <w:sz w:val="20"/>
                <w:szCs w:val="20"/>
                <w:lang w:val="fr-FR"/>
              </w:rPr>
              <w:t xml:space="preserve">. </w:t>
            </w:r>
            <w:proofErr w:type="gramStart"/>
            <w:r w:rsidRPr="00D8799A">
              <w:rPr>
                <w:rFonts w:eastAsia="Times New Roman"/>
                <w:color w:val="000000" w:themeColor="text1"/>
                <w:sz w:val="20"/>
                <w:szCs w:val="20"/>
                <w:lang w:val="fr-FR"/>
              </w:rPr>
              <w:t>RDC:</w:t>
            </w:r>
            <w:proofErr w:type="gramEnd"/>
            <w:r w:rsidRPr="00D8799A">
              <w:rPr>
                <w:rFonts w:eastAsia="Times New Roman"/>
                <w:color w:val="000000" w:themeColor="text1"/>
                <w:sz w:val="20"/>
                <w:szCs w:val="20"/>
                <w:lang w:val="fr-FR"/>
              </w:rPr>
              <w:t xml:space="preserve"> 44,6%</w:t>
            </w:r>
          </w:p>
        </w:tc>
        <w:tc>
          <w:tcPr>
            <w:tcW w:w="1059" w:type="dxa"/>
            <w:tcBorders>
              <w:top w:val="single" w:sz="4" w:space="0" w:color="000000"/>
              <w:left w:val="nil"/>
              <w:bottom w:val="single" w:sz="4" w:space="0" w:color="000000"/>
              <w:right w:val="single" w:sz="4" w:space="0" w:color="auto"/>
            </w:tcBorders>
            <w:vAlign w:val="center"/>
            <w:hideMark/>
          </w:tcPr>
          <w:p w14:paraId="1C550AD7"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3</w:t>
            </w:r>
          </w:p>
        </w:tc>
      </w:tr>
      <w:tr w:rsidR="008239E1" w:rsidRPr="00D8799A" w14:paraId="3310174F" w14:textId="77777777">
        <w:trPr>
          <w:trHeight w:val="278"/>
        </w:trPr>
        <w:tc>
          <w:tcPr>
            <w:tcW w:w="8434" w:type="dxa"/>
            <w:tcBorders>
              <w:top w:val="single" w:sz="4" w:space="0" w:color="000000"/>
              <w:left w:val="single" w:sz="4" w:space="0" w:color="auto"/>
              <w:bottom w:val="single" w:sz="4" w:space="0" w:color="000000"/>
              <w:right w:val="single" w:sz="4" w:space="0" w:color="000000"/>
            </w:tcBorders>
            <w:shd w:val="clear" w:color="auto" w:fill="F2F2F2" w:themeFill="background1" w:themeFillShade="F2"/>
            <w:vAlign w:val="center"/>
            <w:hideMark/>
          </w:tcPr>
          <w:p w14:paraId="227A7EEF" w14:textId="77777777" w:rsidR="008239E1" w:rsidRPr="00D8799A" w:rsidRDefault="008239E1">
            <w:pPr>
              <w:spacing w:line="240" w:lineRule="auto"/>
              <w:rPr>
                <w:rFonts w:eastAsia="Times New Roman"/>
                <w:b/>
                <w:bCs/>
                <w:color w:val="000000"/>
                <w:sz w:val="20"/>
                <w:szCs w:val="20"/>
                <w:lang w:val="fr-FR"/>
              </w:rPr>
            </w:pPr>
            <w:r w:rsidRPr="00D8799A">
              <w:rPr>
                <w:rFonts w:eastAsia="Times New Roman"/>
                <w:b/>
                <w:bCs/>
                <w:color w:val="000000"/>
                <w:sz w:val="20"/>
                <w:szCs w:val="20"/>
                <w:lang w:val="fr-FR"/>
              </w:rPr>
              <w:t xml:space="preserve">II. Profil de la province </w:t>
            </w:r>
          </w:p>
        </w:tc>
        <w:tc>
          <w:tcPr>
            <w:tcW w:w="1059" w:type="dxa"/>
            <w:tcBorders>
              <w:top w:val="single" w:sz="4" w:space="0" w:color="000000"/>
              <w:left w:val="nil"/>
              <w:bottom w:val="single" w:sz="4" w:space="0" w:color="000000"/>
              <w:right w:val="single" w:sz="4" w:space="0" w:color="auto"/>
            </w:tcBorders>
            <w:shd w:val="clear" w:color="auto" w:fill="F2F2F2" w:themeFill="background1" w:themeFillShade="F2"/>
            <w:vAlign w:val="center"/>
            <w:hideMark/>
          </w:tcPr>
          <w:p w14:paraId="50644DF9" w14:textId="77777777" w:rsidR="008239E1" w:rsidRPr="00D8799A" w:rsidRDefault="008239E1">
            <w:pPr>
              <w:spacing w:line="240" w:lineRule="auto"/>
              <w:jc w:val="right"/>
              <w:rPr>
                <w:rFonts w:eastAsia="Times New Roman"/>
                <w:b/>
                <w:bCs/>
                <w:color w:val="000000"/>
                <w:sz w:val="20"/>
                <w:szCs w:val="20"/>
                <w:lang w:val="fr-FR"/>
              </w:rPr>
            </w:pPr>
            <w:r w:rsidRPr="00D8799A">
              <w:rPr>
                <w:rFonts w:eastAsia="Times New Roman"/>
                <w:b/>
                <w:bCs/>
                <w:color w:val="000000"/>
                <w:sz w:val="20"/>
                <w:szCs w:val="20"/>
                <w:lang w:val="fr-FR"/>
              </w:rPr>
              <w:t> </w:t>
            </w:r>
          </w:p>
        </w:tc>
      </w:tr>
      <w:tr w:rsidR="008239E1" w:rsidRPr="00D8799A" w14:paraId="09032BA5" w14:textId="77777777">
        <w:trPr>
          <w:trHeight w:val="527"/>
        </w:trPr>
        <w:tc>
          <w:tcPr>
            <w:tcW w:w="8434" w:type="dxa"/>
            <w:tcBorders>
              <w:top w:val="single" w:sz="4" w:space="0" w:color="000000"/>
              <w:left w:val="single" w:sz="4" w:space="0" w:color="auto"/>
              <w:bottom w:val="single" w:sz="4" w:space="0" w:color="000000"/>
              <w:right w:val="single" w:sz="4" w:space="0" w:color="000000"/>
            </w:tcBorders>
            <w:vAlign w:val="center"/>
            <w:hideMark/>
          </w:tcPr>
          <w:p w14:paraId="0B5B00FA"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2.1. Province prioritaire RSS4 et FAE bénéficiant des activités à haut impact (</w:t>
            </w:r>
            <w:r w:rsidRPr="00D8799A">
              <w:rPr>
                <w:rFonts w:eastAsia="Times New Roman"/>
                <w:b/>
                <w:bCs/>
                <w:color w:val="000000"/>
                <w:sz w:val="20"/>
                <w:szCs w:val="20"/>
                <w:lang w:val="fr-FR"/>
              </w:rPr>
              <w:t>score 10 si FAE te RSS, Score 5 si RSS ou FAE et Score 0 si aucun</w:t>
            </w:r>
            <w:r w:rsidRPr="00D8799A">
              <w:rPr>
                <w:rFonts w:eastAsia="Times New Roman"/>
                <w:color w:val="000000"/>
                <w:sz w:val="20"/>
                <w:szCs w:val="20"/>
                <w:lang w:val="fr-FR"/>
              </w:rPr>
              <w:t>)</w:t>
            </w:r>
          </w:p>
        </w:tc>
        <w:tc>
          <w:tcPr>
            <w:tcW w:w="1059" w:type="dxa"/>
            <w:tcBorders>
              <w:top w:val="single" w:sz="4" w:space="0" w:color="000000"/>
              <w:left w:val="nil"/>
              <w:bottom w:val="single" w:sz="4" w:space="0" w:color="000000"/>
              <w:right w:val="single" w:sz="4" w:space="0" w:color="auto"/>
            </w:tcBorders>
            <w:vAlign w:val="center"/>
            <w:hideMark/>
          </w:tcPr>
          <w:p w14:paraId="3D41310A"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10</w:t>
            </w:r>
          </w:p>
        </w:tc>
      </w:tr>
      <w:tr w:rsidR="008239E1" w:rsidRPr="00D8799A" w14:paraId="3E9821F4" w14:textId="77777777">
        <w:trPr>
          <w:trHeight w:val="615"/>
        </w:trPr>
        <w:tc>
          <w:tcPr>
            <w:tcW w:w="8434" w:type="dxa"/>
            <w:tcBorders>
              <w:top w:val="single" w:sz="4" w:space="0" w:color="000000"/>
              <w:left w:val="single" w:sz="4" w:space="0" w:color="auto"/>
              <w:bottom w:val="single" w:sz="4" w:space="0" w:color="000000"/>
              <w:right w:val="nil"/>
            </w:tcBorders>
            <w:vAlign w:val="center"/>
            <w:hideMark/>
          </w:tcPr>
          <w:p w14:paraId="59AE18B4"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2.2. Province humanitaire ou en insécurité RSS4(</w:t>
            </w:r>
            <w:r w:rsidRPr="00D8799A">
              <w:rPr>
                <w:rFonts w:eastAsia="Times New Roman"/>
                <w:b/>
                <w:bCs/>
                <w:color w:val="000000"/>
                <w:sz w:val="20"/>
                <w:szCs w:val="20"/>
                <w:lang w:val="fr-FR"/>
              </w:rPr>
              <w:t>score 8 si humanitaire et insécurité, Score 4 si Humanitaire ou insécure et score 0 si aucun</w:t>
            </w:r>
            <w:r w:rsidRPr="00D8799A">
              <w:rPr>
                <w:rFonts w:eastAsia="Times New Roman"/>
                <w:color w:val="000000"/>
                <w:sz w:val="20"/>
                <w:szCs w:val="20"/>
                <w:lang w:val="fr-FR"/>
              </w:rPr>
              <w:t>)</w:t>
            </w:r>
          </w:p>
        </w:tc>
        <w:tc>
          <w:tcPr>
            <w:tcW w:w="1059" w:type="dxa"/>
            <w:tcBorders>
              <w:top w:val="single" w:sz="4" w:space="0" w:color="000000"/>
              <w:left w:val="single" w:sz="4" w:space="0" w:color="000000"/>
              <w:bottom w:val="single" w:sz="4" w:space="0" w:color="000000"/>
              <w:right w:val="single" w:sz="4" w:space="0" w:color="auto"/>
            </w:tcBorders>
            <w:vAlign w:val="center"/>
            <w:hideMark/>
          </w:tcPr>
          <w:p w14:paraId="06F6A156"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8</w:t>
            </w:r>
          </w:p>
        </w:tc>
      </w:tr>
      <w:tr w:rsidR="008239E1" w:rsidRPr="00D8799A" w14:paraId="31D8E4CC" w14:textId="77777777">
        <w:trPr>
          <w:trHeight w:val="278"/>
        </w:trPr>
        <w:tc>
          <w:tcPr>
            <w:tcW w:w="8434" w:type="dxa"/>
            <w:tcBorders>
              <w:top w:val="single" w:sz="4" w:space="0" w:color="000000"/>
              <w:left w:val="single" w:sz="4" w:space="0" w:color="auto"/>
              <w:bottom w:val="single" w:sz="4" w:space="0" w:color="000000"/>
              <w:right w:val="single" w:sz="4" w:space="0" w:color="000000"/>
            </w:tcBorders>
            <w:shd w:val="clear" w:color="auto" w:fill="F2F2F2" w:themeFill="background1" w:themeFillShade="F2"/>
            <w:vAlign w:val="center"/>
            <w:hideMark/>
          </w:tcPr>
          <w:p w14:paraId="6D5B72F1" w14:textId="77777777" w:rsidR="008239E1" w:rsidRPr="00D8799A" w:rsidRDefault="008239E1">
            <w:pPr>
              <w:spacing w:line="240" w:lineRule="auto"/>
              <w:rPr>
                <w:rFonts w:eastAsia="Times New Roman"/>
                <w:b/>
                <w:bCs/>
                <w:color w:val="000000"/>
                <w:sz w:val="20"/>
                <w:szCs w:val="20"/>
                <w:lang w:val="fr-FR"/>
              </w:rPr>
            </w:pPr>
            <w:r w:rsidRPr="00D8799A">
              <w:rPr>
                <w:rFonts w:eastAsia="Times New Roman"/>
                <w:b/>
                <w:bCs/>
                <w:color w:val="000000"/>
                <w:sz w:val="20"/>
                <w:szCs w:val="20"/>
                <w:lang w:val="fr-FR"/>
              </w:rPr>
              <w:t>III. Présence des épidémies</w:t>
            </w:r>
          </w:p>
        </w:tc>
        <w:tc>
          <w:tcPr>
            <w:tcW w:w="1059" w:type="dxa"/>
            <w:tcBorders>
              <w:top w:val="single" w:sz="4" w:space="0" w:color="000000"/>
              <w:left w:val="nil"/>
              <w:bottom w:val="single" w:sz="4" w:space="0" w:color="000000"/>
              <w:right w:val="single" w:sz="4" w:space="0" w:color="auto"/>
            </w:tcBorders>
            <w:shd w:val="clear" w:color="auto" w:fill="F2F2F2" w:themeFill="background1" w:themeFillShade="F2"/>
            <w:vAlign w:val="center"/>
            <w:hideMark/>
          </w:tcPr>
          <w:p w14:paraId="68557791" w14:textId="77777777" w:rsidR="008239E1" w:rsidRPr="00D8799A" w:rsidRDefault="008239E1">
            <w:pPr>
              <w:spacing w:line="240" w:lineRule="auto"/>
              <w:jc w:val="right"/>
              <w:rPr>
                <w:rFonts w:eastAsia="Times New Roman"/>
                <w:b/>
                <w:bCs/>
                <w:color w:val="000000"/>
                <w:sz w:val="20"/>
                <w:szCs w:val="20"/>
                <w:lang w:val="fr-FR"/>
              </w:rPr>
            </w:pPr>
            <w:r w:rsidRPr="00D8799A">
              <w:rPr>
                <w:rFonts w:eastAsia="Times New Roman"/>
                <w:b/>
                <w:bCs/>
                <w:color w:val="000000"/>
                <w:sz w:val="20"/>
                <w:szCs w:val="20"/>
                <w:lang w:val="fr-FR"/>
              </w:rPr>
              <w:t> </w:t>
            </w:r>
          </w:p>
        </w:tc>
      </w:tr>
      <w:tr w:rsidR="008239E1" w:rsidRPr="00D8799A" w14:paraId="13FD62C4" w14:textId="77777777">
        <w:trPr>
          <w:trHeight w:val="557"/>
        </w:trPr>
        <w:tc>
          <w:tcPr>
            <w:tcW w:w="8434" w:type="dxa"/>
            <w:tcBorders>
              <w:top w:val="single" w:sz="4" w:space="0" w:color="000000"/>
              <w:left w:val="single" w:sz="4" w:space="0" w:color="auto"/>
              <w:bottom w:val="single" w:sz="4" w:space="0" w:color="000000"/>
              <w:right w:val="single" w:sz="4" w:space="0" w:color="000000"/>
            </w:tcBorders>
            <w:vAlign w:val="center"/>
            <w:hideMark/>
          </w:tcPr>
          <w:p w14:paraId="68CE27E5"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3.1. Nombre de Zone de Santé ayant connu au moins une épidémie de rougeole en 2024.</w:t>
            </w:r>
            <w:r w:rsidRPr="00D8799A">
              <w:rPr>
                <w:rFonts w:eastAsia="Times New Roman"/>
                <w:color w:val="000000" w:themeColor="text1"/>
                <w:sz w:val="20"/>
                <w:szCs w:val="20"/>
                <w:lang w:val="fr-FR"/>
              </w:rPr>
              <w:t xml:space="preserve">RDC </w:t>
            </w:r>
            <w:proofErr w:type="gramStart"/>
            <w:r w:rsidRPr="00D8799A">
              <w:rPr>
                <w:rFonts w:eastAsia="Times New Roman"/>
                <w:color w:val="000000" w:themeColor="text1"/>
                <w:sz w:val="20"/>
                <w:szCs w:val="20"/>
                <w:lang w:val="fr-FR"/>
              </w:rPr>
              <w:t>Moyenne:</w:t>
            </w:r>
            <w:proofErr w:type="gramEnd"/>
            <w:r w:rsidRPr="00D8799A">
              <w:rPr>
                <w:rFonts w:eastAsia="Times New Roman"/>
                <w:color w:val="000000" w:themeColor="text1"/>
                <w:sz w:val="20"/>
                <w:szCs w:val="20"/>
                <w:lang w:val="fr-FR"/>
              </w:rPr>
              <w:t xml:space="preserve"> 8 ZS avec épidémie par province</w:t>
            </w:r>
            <w:r w:rsidRPr="00D8799A">
              <w:rPr>
                <w:rFonts w:eastAsia="Times New Roman"/>
                <w:color w:val="000000"/>
                <w:sz w:val="20"/>
                <w:szCs w:val="20"/>
                <w:lang w:val="fr-FR"/>
              </w:rPr>
              <w:t xml:space="preserve">. </w:t>
            </w:r>
            <w:proofErr w:type="gramStart"/>
            <w:r w:rsidRPr="00D8799A">
              <w:rPr>
                <w:rFonts w:eastAsia="Times New Roman"/>
                <w:color w:val="000000"/>
                <w:sz w:val="20"/>
                <w:szCs w:val="20"/>
                <w:lang w:val="fr-FR"/>
              </w:rPr>
              <w:t xml:space="preserve">( </w:t>
            </w:r>
            <w:r w:rsidRPr="00D8799A">
              <w:rPr>
                <w:rFonts w:eastAsia="Times New Roman"/>
                <w:b/>
                <w:bCs/>
                <w:color w:val="000000"/>
                <w:sz w:val="20"/>
                <w:szCs w:val="20"/>
                <w:lang w:val="fr-FR"/>
              </w:rPr>
              <w:t>score</w:t>
            </w:r>
            <w:proofErr w:type="gramEnd"/>
            <w:r w:rsidRPr="00D8799A">
              <w:rPr>
                <w:rFonts w:eastAsia="Times New Roman"/>
                <w:b/>
                <w:bCs/>
                <w:color w:val="000000"/>
                <w:sz w:val="20"/>
                <w:szCs w:val="20"/>
                <w:lang w:val="fr-FR"/>
              </w:rPr>
              <w:t xml:space="preserve"> 2 si </w:t>
            </w:r>
            <w:proofErr w:type="gramStart"/>
            <w:r w:rsidRPr="00D8799A">
              <w:rPr>
                <w:rFonts w:eastAsia="Times New Roman"/>
                <w:b/>
                <w:bCs/>
                <w:color w:val="000000"/>
                <w:sz w:val="20"/>
                <w:szCs w:val="20"/>
                <w:lang w:val="fr-FR"/>
              </w:rPr>
              <w:t>&lt;  4</w:t>
            </w:r>
            <w:proofErr w:type="gramEnd"/>
            <w:r w:rsidRPr="00D8799A">
              <w:rPr>
                <w:rFonts w:eastAsia="Times New Roman"/>
                <w:b/>
                <w:bCs/>
                <w:color w:val="000000"/>
                <w:sz w:val="20"/>
                <w:szCs w:val="20"/>
                <w:lang w:val="fr-FR"/>
              </w:rPr>
              <w:t xml:space="preserve">  et Score 4 </w:t>
            </w:r>
            <w:proofErr w:type="gramStart"/>
            <w:r w:rsidRPr="00D8799A">
              <w:rPr>
                <w:rFonts w:eastAsia="Times New Roman"/>
                <w:b/>
                <w:bCs/>
                <w:color w:val="000000"/>
                <w:sz w:val="20"/>
                <w:szCs w:val="20"/>
                <w:lang w:val="fr-FR"/>
              </w:rPr>
              <w:t>si  entre</w:t>
            </w:r>
            <w:proofErr w:type="gramEnd"/>
            <w:r w:rsidRPr="00D8799A">
              <w:rPr>
                <w:rFonts w:eastAsia="Times New Roman"/>
                <w:b/>
                <w:bCs/>
                <w:color w:val="000000"/>
                <w:sz w:val="20"/>
                <w:szCs w:val="20"/>
                <w:lang w:val="fr-FR"/>
              </w:rPr>
              <w:t xml:space="preserve"> 4 à </w:t>
            </w:r>
            <w:proofErr w:type="gramStart"/>
            <w:r w:rsidRPr="00D8799A">
              <w:rPr>
                <w:rFonts w:eastAsia="Times New Roman"/>
                <w:b/>
                <w:bCs/>
                <w:color w:val="000000"/>
                <w:sz w:val="20"/>
                <w:szCs w:val="20"/>
                <w:lang w:val="fr-FR"/>
              </w:rPr>
              <w:t>8,Score</w:t>
            </w:r>
            <w:proofErr w:type="gramEnd"/>
            <w:r w:rsidRPr="00D8799A">
              <w:rPr>
                <w:rFonts w:eastAsia="Times New Roman"/>
                <w:b/>
                <w:bCs/>
                <w:color w:val="000000"/>
                <w:sz w:val="20"/>
                <w:szCs w:val="20"/>
                <w:lang w:val="fr-FR"/>
              </w:rPr>
              <w:t xml:space="preserve"> 6 si &gt;</w:t>
            </w:r>
            <w:proofErr w:type="gramStart"/>
            <w:r w:rsidRPr="00D8799A">
              <w:rPr>
                <w:rFonts w:eastAsia="Times New Roman"/>
                <w:b/>
                <w:bCs/>
                <w:color w:val="000000"/>
                <w:sz w:val="20"/>
                <w:szCs w:val="20"/>
                <w:lang w:val="fr-FR"/>
              </w:rPr>
              <w:t>8</w:t>
            </w:r>
            <w:r w:rsidRPr="00D8799A">
              <w:rPr>
                <w:rFonts w:eastAsia="Times New Roman"/>
                <w:color w:val="000000"/>
                <w:sz w:val="20"/>
                <w:szCs w:val="20"/>
                <w:lang w:val="fr-FR"/>
              </w:rPr>
              <w:t xml:space="preserve"> )</w:t>
            </w:r>
            <w:proofErr w:type="gramEnd"/>
          </w:p>
        </w:tc>
        <w:tc>
          <w:tcPr>
            <w:tcW w:w="1059" w:type="dxa"/>
            <w:tcBorders>
              <w:top w:val="single" w:sz="4" w:space="0" w:color="000000"/>
              <w:left w:val="nil"/>
              <w:bottom w:val="single" w:sz="4" w:space="0" w:color="000000"/>
              <w:right w:val="single" w:sz="4" w:space="0" w:color="auto"/>
            </w:tcBorders>
            <w:vAlign w:val="center"/>
            <w:hideMark/>
          </w:tcPr>
          <w:p w14:paraId="47DD6876"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6</w:t>
            </w:r>
          </w:p>
        </w:tc>
      </w:tr>
      <w:tr w:rsidR="008239E1" w:rsidRPr="00D8799A" w14:paraId="3D33B827" w14:textId="77777777">
        <w:trPr>
          <w:trHeight w:val="586"/>
        </w:trPr>
        <w:tc>
          <w:tcPr>
            <w:tcW w:w="8434" w:type="dxa"/>
            <w:tcBorders>
              <w:top w:val="single" w:sz="4" w:space="0" w:color="000000"/>
              <w:left w:val="single" w:sz="4" w:space="0" w:color="auto"/>
              <w:bottom w:val="single" w:sz="4" w:space="0" w:color="000000"/>
              <w:right w:val="single" w:sz="4" w:space="0" w:color="000000"/>
            </w:tcBorders>
            <w:vAlign w:val="center"/>
            <w:hideMark/>
          </w:tcPr>
          <w:p w14:paraId="7AC2C241"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 xml:space="preserve">3.2. Province </w:t>
            </w:r>
            <w:proofErr w:type="gramStart"/>
            <w:r w:rsidRPr="00D8799A">
              <w:rPr>
                <w:rFonts w:eastAsia="Times New Roman"/>
                <w:color w:val="000000"/>
                <w:sz w:val="20"/>
                <w:szCs w:val="20"/>
                <w:lang w:val="fr-FR"/>
              </w:rPr>
              <w:t>avec  ZS</w:t>
            </w:r>
            <w:proofErr w:type="gramEnd"/>
            <w:r w:rsidRPr="00D8799A">
              <w:rPr>
                <w:rFonts w:eastAsia="Times New Roman"/>
                <w:color w:val="000000"/>
                <w:sz w:val="20"/>
                <w:szCs w:val="20"/>
                <w:lang w:val="fr-FR"/>
              </w:rPr>
              <w:t xml:space="preserve"> ayant notifié au moins un cas de polio virus variant depuis 2023 </w:t>
            </w:r>
            <w:proofErr w:type="gramStart"/>
            <w:r w:rsidRPr="00D8799A">
              <w:rPr>
                <w:rFonts w:eastAsia="Times New Roman"/>
                <w:b/>
                <w:bCs/>
                <w:color w:val="000000"/>
                <w:sz w:val="20"/>
                <w:szCs w:val="20"/>
                <w:lang w:val="fr-FR"/>
              </w:rPr>
              <w:t>( score</w:t>
            </w:r>
            <w:proofErr w:type="gramEnd"/>
            <w:r w:rsidRPr="00D8799A">
              <w:rPr>
                <w:rFonts w:eastAsia="Times New Roman"/>
                <w:b/>
                <w:bCs/>
                <w:color w:val="000000"/>
                <w:sz w:val="20"/>
                <w:szCs w:val="20"/>
                <w:lang w:val="fr-FR"/>
              </w:rPr>
              <w:t xml:space="preserve"> 2 si 1   et Score 4 </w:t>
            </w:r>
            <w:proofErr w:type="gramStart"/>
            <w:r w:rsidRPr="00D8799A">
              <w:rPr>
                <w:rFonts w:eastAsia="Times New Roman"/>
                <w:b/>
                <w:bCs/>
                <w:color w:val="000000"/>
                <w:sz w:val="20"/>
                <w:szCs w:val="20"/>
                <w:lang w:val="fr-FR"/>
              </w:rPr>
              <w:t>si  2 ,Score</w:t>
            </w:r>
            <w:proofErr w:type="gramEnd"/>
            <w:r w:rsidRPr="00D8799A">
              <w:rPr>
                <w:rFonts w:eastAsia="Times New Roman"/>
                <w:b/>
                <w:bCs/>
                <w:color w:val="000000"/>
                <w:sz w:val="20"/>
                <w:szCs w:val="20"/>
                <w:lang w:val="fr-FR"/>
              </w:rPr>
              <w:t xml:space="preserve"> 10 si &gt; </w:t>
            </w:r>
            <w:proofErr w:type="gramStart"/>
            <w:r w:rsidRPr="00D8799A">
              <w:rPr>
                <w:rFonts w:eastAsia="Times New Roman"/>
                <w:b/>
                <w:bCs/>
                <w:color w:val="000000"/>
                <w:sz w:val="20"/>
                <w:szCs w:val="20"/>
                <w:lang w:val="fr-FR"/>
              </w:rPr>
              <w:t xml:space="preserve">3 </w:t>
            </w:r>
            <w:r w:rsidRPr="00D8799A">
              <w:rPr>
                <w:rFonts w:eastAsia="Times New Roman"/>
                <w:b/>
                <w:bCs/>
                <w:color w:val="000000" w:themeColor="text1"/>
                <w:sz w:val="20"/>
                <w:szCs w:val="20"/>
                <w:lang w:val="fr-FR"/>
              </w:rPr>
              <w:t>)</w:t>
            </w:r>
            <w:proofErr w:type="gramEnd"/>
            <w:r w:rsidRPr="00D8799A">
              <w:rPr>
                <w:rFonts w:eastAsia="Times New Roman"/>
                <w:b/>
                <w:bCs/>
                <w:color w:val="000000" w:themeColor="text1"/>
                <w:sz w:val="20"/>
                <w:szCs w:val="20"/>
                <w:lang w:val="fr-FR"/>
              </w:rPr>
              <w:t xml:space="preserve"> RDC </w:t>
            </w:r>
            <w:proofErr w:type="gramStart"/>
            <w:r w:rsidRPr="00D8799A">
              <w:rPr>
                <w:rFonts w:eastAsia="Times New Roman"/>
                <w:b/>
                <w:bCs/>
                <w:color w:val="000000" w:themeColor="text1"/>
                <w:sz w:val="20"/>
                <w:szCs w:val="20"/>
                <w:lang w:val="fr-FR"/>
              </w:rPr>
              <w:t>moyenne:</w:t>
            </w:r>
            <w:proofErr w:type="gramEnd"/>
            <w:r w:rsidRPr="00D8799A">
              <w:rPr>
                <w:rFonts w:eastAsia="Times New Roman"/>
                <w:b/>
                <w:bCs/>
                <w:color w:val="000000" w:themeColor="text1"/>
                <w:sz w:val="20"/>
                <w:szCs w:val="20"/>
                <w:lang w:val="fr-FR"/>
              </w:rPr>
              <w:t xml:space="preserve"> 3</w:t>
            </w:r>
          </w:p>
        </w:tc>
        <w:tc>
          <w:tcPr>
            <w:tcW w:w="1059" w:type="dxa"/>
            <w:tcBorders>
              <w:top w:val="single" w:sz="4" w:space="0" w:color="000000"/>
              <w:left w:val="nil"/>
              <w:bottom w:val="single" w:sz="4" w:space="0" w:color="000000"/>
              <w:right w:val="single" w:sz="4" w:space="0" w:color="auto"/>
            </w:tcBorders>
            <w:vAlign w:val="center"/>
            <w:hideMark/>
          </w:tcPr>
          <w:p w14:paraId="1CA33BA4"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10</w:t>
            </w:r>
          </w:p>
        </w:tc>
      </w:tr>
      <w:tr w:rsidR="008239E1" w:rsidRPr="00D8799A" w14:paraId="004D7F8E" w14:textId="77777777">
        <w:trPr>
          <w:trHeight w:val="278"/>
        </w:trPr>
        <w:tc>
          <w:tcPr>
            <w:tcW w:w="8434" w:type="dxa"/>
            <w:tcBorders>
              <w:top w:val="single" w:sz="4" w:space="0" w:color="000000"/>
              <w:left w:val="single" w:sz="4" w:space="0" w:color="auto"/>
              <w:bottom w:val="single" w:sz="4" w:space="0" w:color="000000"/>
              <w:right w:val="single" w:sz="4" w:space="0" w:color="000000"/>
            </w:tcBorders>
            <w:shd w:val="clear" w:color="auto" w:fill="F2F2F2" w:themeFill="background1" w:themeFillShade="F2"/>
            <w:noWrap/>
            <w:vAlign w:val="center"/>
            <w:hideMark/>
          </w:tcPr>
          <w:p w14:paraId="042C8524" w14:textId="77777777" w:rsidR="008239E1" w:rsidRPr="00D8799A" w:rsidRDefault="008239E1">
            <w:pPr>
              <w:spacing w:line="240" w:lineRule="auto"/>
              <w:rPr>
                <w:rFonts w:eastAsia="Times New Roman"/>
                <w:b/>
                <w:bCs/>
                <w:color w:val="000000"/>
                <w:sz w:val="20"/>
                <w:szCs w:val="20"/>
                <w:lang w:val="fr-FR"/>
              </w:rPr>
            </w:pPr>
            <w:r w:rsidRPr="00D8799A">
              <w:rPr>
                <w:rFonts w:eastAsia="Times New Roman"/>
                <w:b/>
                <w:bCs/>
                <w:color w:val="000000"/>
                <w:sz w:val="20"/>
                <w:szCs w:val="20"/>
                <w:lang w:val="fr-FR"/>
              </w:rPr>
              <w:t>IV. Financement</w:t>
            </w:r>
          </w:p>
        </w:tc>
        <w:tc>
          <w:tcPr>
            <w:tcW w:w="1059" w:type="dxa"/>
            <w:tcBorders>
              <w:top w:val="single" w:sz="4" w:space="0" w:color="000000"/>
              <w:left w:val="nil"/>
              <w:bottom w:val="single" w:sz="4" w:space="0" w:color="000000"/>
              <w:right w:val="single" w:sz="4" w:space="0" w:color="auto"/>
            </w:tcBorders>
            <w:shd w:val="clear" w:color="auto" w:fill="F2F2F2" w:themeFill="background1" w:themeFillShade="F2"/>
            <w:noWrap/>
            <w:vAlign w:val="center"/>
            <w:hideMark/>
          </w:tcPr>
          <w:p w14:paraId="3AFC68CE" w14:textId="77777777" w:rsidR="008239E1" w:rsidRPr="00D8799A" w:rsidRDefault="008239E1">
            <w:pPr>
              <w:spacing w:line="240" w:lineRule="auto"/>
              <w:jc w:val="right"/>
              <w:rPr>
                <w:rFonts w:eastAsia="Times New Roman"/>
                <w:b/>
                <w:bCs/>
                <w:color w:val="000000"/>
                <w:sz w:val="20"/>
                <w:szCs w:val="20"/>
                <w:lang w:val="fr-FR"/>
              </w:rPr>
            </w:pPr>
            <w:r w:rsidRPr="00D8799A">
              <w:rPr>
                <w:rFonts w:eastAsia="Times New Roman"/>
                <w:b/>
                <w:bCs/>
                <w:color w:val="000000"/>
                <w:sz w:val="20"/>
                <w:szCs w:val="20"/>
                <w:lang w:val="fr-FR"/>
              </w:rPr>
              <w:t> </w:t>
            </w:r>
          </w:p>
        </w:tc>
      </w:tr>
      <w:tr w:rsidR="008239E1" w:rsidRPr="00D8799A" w14:paraId="5D564253" w14:textId="77777777">
        <w:trPr>
          <w:trHeight w:val="939"/>
        </w:trPr>
        <w:tc>
          <w:tcPr>
            <w:tcW w:w="8434" w:type="dxa"/>
            <w:tcBorders>
              <w:top w:val="single" w:sz="4" w:space="0" w:color="000000"/>
              <w:left w:val="single" w:sz="4" w:space="0" w:color="auto"/>
              <w:bottom w:val="single" w:sz="4" w:space="0" w:color="000000"/>
              <w:right w:val="single" w:sz="4" w:space="0" w:color="000000"/>
            </w:tcBorders>
            <w:vAlign w:val="center"/>
            <w:hideMark/>
          </w:tcPr>
          <w:p w14:paraId="38232076" w14:textId="77777777" w:rsidR="008239E1" w:rsidRPr="00D8799A" w:rsidRDefault="008239E1">
            <w:pPr>
              <w:spacing w:line="240" w:lineRule="auto"/>
              <w:rPr>
                <w:rFonts w:eastAsia="Times New Roman"/>
                <w:color w:val="000000"/>
                <w:sz w:val="20"/>
                <w:szCs w:val="20"/>
                <w:lang w:val="fr-FR"/>
              </w:rPr>
            </w:pPr>
            <w:r w:rsidRPr="00D8799A">
              <w:rPr>
                <w:rFonts w:eastAsia="Times New Roman"/>
                <w:color w:val="000000"/>
                <w:sz w:val="20"/>
                <w:szCs w:val="20"/>
                <w:lang w:val="fr-FR"/>
              </w:rPr>
              <w:t>4.1. Provinces avec financement complémentaire PEV d'un autre bailleur/partenaire/gouvernement provincial (</w:t>
            </w:r>
            <w:proofErr w:type="spellStart"/>
            <w:r w:rsidRPr="00D8799A">
              <w:rPr>
                <w:rFonts w:eastAsia="Times New Roman"/>
                <w:color w:val="000000"/>
                <w:sz w:val="20"/>
                <w:szCs w:val="20"/>
                <w:lang w:val="fr-FR"/>
              </w:rPr>
              <w:t>MoU</w:t>
            </w:r>
            <w:proofErr w:type="spellEnd"/>
            <w:r w:rsidRPr="00D8799A">
              <w:rPr>
                <w:rFonts w:eastAsia="Times New Roman"/>
                <w:color w:val="000000"/>
                <w:sz w:val="20"/>
                <w:szCs w:val="20"/>
                <w:lang w:val="fr-FR"/>
              </w:rPr>
              <w:t>) en dehors de GAVI pour la mise en œuvre des interventions de RSS 4 jusque 2029</w:t>
            </w:r>
            <w:r w:rsidRPr="00D8799A">
              <w:rPr>
                <w:rFonts w:eastAsia="Times New Roman"/>
                <w:b/>
                <w:bCs/>
                <w:color w:val="000000"/>
                <w:sz w:val="20"/>
                <w:szCs w:val="20"/>
                <w:lang w:val="fr-FR"/>
              </w:rPr>
              <w:t>(Score = 6 si oui et score = 0 si non)</w:t>
            </w:r>
          </w:p>
        </w:tc>
        <w:tc>
          <w:tcPr>
            <w:tcW w:w="1059" w:type="dxa"/>
            <w:tcBorders>
              <w:top w:val="single" w:sz="4" w:space="0" w:color="000000"/>
              <w:left w:val="nil"/>
              <w:bottom w:val="single" w:sz="4" w:space="0" w:color="000000"/>
              <w:right w:val="single" w:sz="4" w:space="0" w:color="auto"/>
            </w:tcBorders>
            <w:vAlign w:val="center"/>
            <w:hideMark/>
          </w:tcPr>
          <w:p w14:paraId="36A11959" w14:textId="77777777" w:rsidR="008239E1" w:rsidRPr="00D8799A" w:rsidRDefault="008239E1">
            <w:pPr>
              <w:spacing w:line="240" w:lineRule="auto"/>
              <w:jc w:val="right"/>
              <w:rPr>
                <w:rFonts w:eastAsia="Times New Roman"/>
                <w:color w:val="000000"/>
                <w:sz w:val="20"/>
                <w:szCs w:val="20"/>
                <w:lang w:val="fr-FR"/>
              </w:rPr>
            </w:pPr>
            <w:r w:rsidRPr="00D8799A">
              <w:rPr>
                <w:rFonts w:eastAsia="Times New Roman"/>
                <w:color w:val="000000"/>
                <w:sz w:val="20"/>
                <w:szCs w:val="20"/>
                <w:lang w:val="fr-FR"/>
              </w:rPr>
              <w:t>6</w:t>
            </w:r>
          </w:p>
        </w:tc>
      </w:tr>
      <w:tr w:rsidR="008239E1" w:rsidRPr="00D8799A" w14:paraId="24D70DC2" w14:textId="77777777">
        <w:trPr>
          <w:trHeight w:val="278"/>
        </w:trPr>
        <w:tc>
          <w:tcPr>
            <w:tcW w:w="8434" w:type="dxa"/>
            <w:tcBorders>
              <w:top w:val="single" w:sz="4" w:space="0" w:color="000000"/>
              <w:left w:val="single" w:sz="4" w:space="0" w:color="auto"/>
              <w:bottom w:val="single" w:sz="4" w:space="0" w:color="auto"/>
              <w:right w:val="single" w:sz="8" w:space="0" w:color="000000"/>
            </w:tcBorders>
            <w:shd w:val="clear" w:color="D9E2F3" w:fill="D9E2F3"/>
            <w:noWrap/>
            <w:vAlign w:val="center"/>
            <w:hideMark/>
          </w:tcPr>
          <w:p w14:paraId="513B3F92" w14:textId="77777777" w:rsidR="008239E1" w:rsidRPr="00D8799A" w:rsidRDefault="008239E1">
            <w:pPr>
              <w:shd w:val="clear" w:color="auto" w:fill="F2F2F2" w:themeFill="background1" w:themeFillShade="F2"/>
              <w:spacing w:line="240" w:lineRule="auto"/>
              <w:rPr>
                <w:rFonts w:eastAsia="Times New Roman"/>
                <w:b/>
                <w:bCs/>
                <w:color w:val="000000"/>
                <w:sz w:val="20"/>
                <w:szCs w:val="20"/>
                <w:lang w:val="fr-FR"/>
              </w:rPr>
            </w:pPr>
            <w:r w:rsidRPr="00D8799A">
              <w:rPr>
                <w:rFonts w:eastAsia="Times New Roman"/>
                <w:b/>
                <w:bCs/>
                <w:color w:val="000000"/>
                <w:sz w:val="20"/>
                <w:szCs w:val="20"/>
                <w:lang w:val="fr-FR"/>
              </w:rPr>
              <w:t xml:space="preserve">TOTAL </w:t>
            </w:r>
          </w:p>
        </w:tc>
        <w:tc>
          <w:tcPr>
            <w:tcW w:w="1059" w:type="dxa"/>
            <w:tcBorders>
              <w:top w:val="single" w:sz="4" w:space="0" w:color="000000"/>
              <w:left w:val="nil"/>
              <w:bottom w:val="single" w:sz="4" w:space="0" w:color="auto"/>
              <w:right w:val="single" w:sz="4" w:space="0" w:color="auto"/>
            </w:tcBorders>
            <w:shd w:val="clear" w:color="D9E2F3" w:fill="D9E2F3"/>
            <w:noWrap/>
            <w:vAlign w:val="center"/>
            <w:hideMark/>
          </w:tcPr>
          <w:p w14:paraId="6902A093" w14:textId="77777777" w:rsidR="008239E1" w:rsidRPr="00D8799A" w:rsidRDefault="008239E1">
            <w:pPr>
              <w:shd w:val="clear" w:color="auto" w:fill="F2F2F2" w:themeFill="background1" w:themeFillShade="F2"/>
              <w:spacing w:line="240" w:lineRule="auto"/>
              <w:jc w:val="right"/>
              <w:rPr>
                <w:rFonts w:eastAsia="Times New Roman"/>
                <w:b/>
                <w:bCs/>
                <w:color w:val="000000"/>
                <w:sz w:val="20"/>
                <w:szCs w:val="20"/>
                <w:lang w:val="fr-FR"/>
              </w:rPr>
            </w:pPr>
            <w:r w:rsidRPr="00D8799A">
              <w:rPr>
                <w:rFonts w:eastAsia="Times New Roman"/>
                <w:b/>
                <w:bCs/>
                <w:color w:val="000000"/>
                <w:sz w:val="20"/>
                <w:szCs w:val="20"/>
                <w:lang w:val="fr-FR"/>
              </w:rPr>
              <w:t>57</w:t>
            </w:r>
          </w:p>
        </w:tc>
      </w:tr>
    </w:tbl>
    <w:p w14:paraId="69378398" w14:textId="77777777" w:rsidR="008239E1" w:rsidRPr="00D8799A" w:rsidRDefault="5267CB01" w:rsidP="4EF77C7B">
      <w:pPr>
        <w:pStyle w:val="Paragraphedeliste"/>
        <w:numPr>
          <w:ilvl w:val="0"/>
          <w:numId w:val="20"/>
        </w:numPr>
        <w:pBdr>
          <w:top w:val="nil"/>
          <w:left w:val="nil"/>
          <w:bottom w:val="nil"/>
          <w:right w:val="nil"/>
          <w:between w:val="nil"/>
        </w:pBdr>
        <w:spacing w:before="200"/>
        <w:rPr>
          <w:b/>
          <w:bCs/>
          <w:color w:val="000000"/>
          <w:sz w:val="20"/>
          <w:szCs w:val="20"/>
          <w:lang w:val="en-US"/>
        </w:rPr>
      </w:pPr>
      <w:r w:rsidRPr="4EF77C7B">
        <w:rPr>
          <w:b/>
          <w:bCs/>
          <w:color w:val="000000" w:themeColor="text1"/>
          <w:sz w:val="20"/>
          <w:szCs w:val="20"/>
          <w:lang w:val="en-US"/>
        </w:rPr>
        <w:t xml:space="preserve">Pré atelier </w:t>
      </w:r>
      <w:proofErr w:type="spellStart"/>
      <w:r w:rsidRPr="4EF77C7B">
        <w:rPr>
          <w:b/>
          <w:bCs/>
          <w:color w:val="000000" w:themeColor="text1"/>
          <w:sz w:val="20"/>
          <w:szCs w:val="20"/>
          <w:lang w:val="en-US"/>
        </w:rPr>
        <w:t>d’écriture</w:t>
      </w:r>
      <w:proofErr w:type="spellEnd"/>
    </w:p>
    <w:p w14:paraId="11C0604C" w14:textId="77777777" w:rsidR="008239E1" w:rsidRPr="00D8799A" w:rsidRDefault="008239E1" w:rsidP="008239E1">
      <w:pPr>
        <w:pStyle w:val="Paragraphedeliste"/>
        <w:pBdr>
          <w:top w:val="nil"/>
          <w:left w:val="nil"/>
          <w:bottom w:val="nil"/>
          <w:right w:val="nil"/>
          <w:between w:val="nil"/>
        </w:pBdr>
        <w:spacing w:before="200"/>
        <w:rPr>
          <w:b/>
          <w:bCs/>
          <w:color w:val="000000"/>
          <w:sz w:val="20"/>
          <w:szCs w:val="20"/>
        </w:rPr>
      </w:pPr>
    </w:p>
    <w:p w14:paraId="54D91689" w14:textId="77777777" w:rsidR="005028D7" w:rsidRPr="00D8799A" w:rsidRDefault="5267CB01" w:rsidP="4EF77C7B">
      <w:pPr>
        <w:pStyle w:val="Paragraphedeliste"/>
        <w:pBdr>
          <w:top w:val="nil"/>
          <w:left w:val="nil"/>
          <w:bottom w:val="nil"/>
          <w:right w:val="nil"/>
          <w:between w:val="nil"/>
        </w:pBdr>
        <w:spacing w:before="200"/>
        <w:ind w:left="0"/>
        <w:rPr>
          <w:color w:val="000000"/>
          <w:sz w:val="20"/>
          <w:szCs w:val="20"/>
          <w:lang w:val="en-US"/>
        </w:rPr>
      </w:pPr>
      <w:r w:rsidRPr="4EF77C7B">
        <w:rPr>
          <w:color w:val="000000" w:themeColor="text1"/>
          <w:sz w:val="20"/>
          <w:szCs w:val="20"/>
          <w:lang w:val="en-US"/>
        </w:rPr>
        <w:t xml:space="preserve">Le </w:t>
      </w:r>
      <w:proofErr w:type="spellStart"/>
      <w:r w:rsidRPr="4EF77C7B">
        <w:rPr>
          <w:color w:val="000000" w:themeColor="text1"/>
          <w:sz w:val="20"/>
          <w:szCs w:val="20"/>
          <w:lang w:val="en-US"/>
        </w:rPr>
        <w:t>pré</w:t>
      </w:r>
      <w:proofErr w:type="spellEnd"/>
      <w:r w:rsidRPr="4EF77C7B">
        <w:rPr>
          <w:color w:val="000000" w:themeColor="text1"/>
          <w:sz w:val="20"/>
          <w:szCs w:val="20"/>
          <w:lang w:val="en-US"/>
        </w:rPr>
        <w:t xml:space="preserve"> atelier </w:t>
      </w:r>
      <w:proofErr w:type="spellStart"/>
      <w:r w:rsidRPr="4EF77C7B">
        <w:rPr>
          <w:color w:val="000000" w:themeColor="text1"/>
          <w:sz w:val="20"/>
          <w:szCs w:val="20"/>
          <w:lang w:val="en-US"/>
        </w:rPr>
        <w:t>d’écriture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organisé</w:t>
      </w:r>
      <w:proofErr w:type="spellEnd"/>
      <w:r w:rsidRPr="4EF77C7B">
        <w:rPr>
          <w:color w:val="000000" w:themeColor="text1"/>
          <w:sz w:val="20"/>
          <w:szCs w:val="20"/>
          <w:lang w:val="en-US"/>
        </w:rPr>
        <w:t xml:space="preserve"> du 19 au 20 </w:t>
      </w:r>
      <w:proofErr w:type="spellStart"/>
      <w:r w:rsidRPr="4EF77C7B">
        <w:rPr>
          <w:color w:val="000000" w:themeColor="text1"/>
          <w:sz w:val="20"/>
          <w:szCs w:val="20"/>
          <w:lang w:val="en-US"/>
        </w:rPr>
        <w:t>septembre</w:t>
      </w:r>
      <w:proofErr w:type="spellEnd"/>
      <w:r w:rsidRPr="4EF77C7B">
        <w:rPr>
          <w:color w:val="000000" w:themeColor="text1"/>
          <w:sz w:val="20"/>
          <w:szCs w:val="20"/>
          <w:lang w:val="en-US"/>
        </w:rPr>
        <w:t xml:space="preserve"> 2025 </w:t>
      </w:r>
      <w:proofErr w:type="spellStart"/>
      <w:r w:rsidRPr="4EF77C7B">
        <w:rPr>
          <w:color w:val="000000" w:themeColor="text1"/>
          <w:sz w:val="20"/>
          <w:szCs w:val="20"/>
          <w:lang w:val="en-US"/>
        </w:rPr>
        <w:t>avait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permis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consolider</w:t>
      </w:r>
      <w:proofErr w:type="spellEnd"/>
      <w:r w:rsidRPr="4EF77C7B">
        <w:rPr>
          <w:color w:val="000000" w:themeColor="text1"/>
          <w:sz w:val="20"/>
          <w:szCs w:val="20"/>
          <w:lang w:val="en-US"/>
        </w:rPr>
        <w:t xml:space="preserve"> les productions des </w:t>
      </w:r>
      <w:proofErr w:type="spellStart"/>
      <w:r w:rsidRPr="4EF77C7B">
        <w:rPr>
          <w:color w:val="000000" w:themeColor="text1"/>
          <w:sz w:val="20"/>
          <w:szCs w:val="20"/>
          <w:lang w:val="en-US"/>
        </w:rPr>
        <w:t>groupes</w:t>
      </w:r>
      <w:proofErr w:type="spellEnd"/>
      <w:r w:rsidRPr="4EF77C7B">
        <w:rPr>
          <w:color w:val="000000" w:themeColor="text1"/>
          <w:sz w:val="20"/>
          <w:szCs w:val="20"/>
          <w:lang w:val="en-US"/>
        </w:rPr>
        <w:t xml:space="preserve"> et </w:t>
      </w:r>
      <w:proofErr w:type="spellStart"/>
      <w:r w:rsidRPr="4EF77C7B">
        <w:rPr>
          <w:color w:val="000000" w:themeColor="text1"/>
          <w:sz w:val="20"/>
          <w:szCs w:val="20"/>
          <w:lang w:val="en-US"/>
        </w:rPr>
        <w:t>l’intégration</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recommandations</w:t>
      </w:r>
      <w:proofErr w:type="spellEnd"/>
      <w:r w:rsidRPr="4EF77C7B">
        <w:rPr>
          <w:color w:val="000000" w:themeColor="text1"/>
          <w:sz w:val="20"/>
          <w:szCs w:val="20"/>
          <w:lang w:val="en-US"/>
        </w:rPr>
        <w:t xml:space="preserve"> de la direction du PEV au regard des </w:t>
      </w:r>
      <w:proofErr w:type="spellStart"/>
      <w:r w:rsidRPr="4EF77C7B">
        <w:rPr>
          <w:color w:val="000000" w:themeColor="text1"/>
          <w:sz w:val="20"/>
          <w:szCs w:val="20"/>
          <w:lang w:val="en-US"/>
        </w:rPr>
        <w:t>résultats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préliminaires</w:t>
      </w:r>
      <w:proofErr w:type="spellEnd"/>
      <w:r w:rsidRPr="4EF77C7B">
        <w:rPr>
          <w:color w:val="000000" w:themeColor="text1"/>
          <w:sz w:val="20"/>
          <w:szCs w:val="20"/>
          <w:lang w:val="en-US"/>
        </w:rPr>
        <w:t xml:space="preserve"> des travaux. </w:t>
      </w:r>
    </w:p>
    <w:p w14:paraId="7D37874B" w14:textId="5A99AEF0" w:rsidR="008239E1" w:rsidRPr="00D8799A" w:rsidRDefault="5267CB01" w:rsidP="4EF77C7B">
      <w:pPr>
        <w:pStyle w:val="Paragraphedeliste"/>
        <w:pBdr>
          <w:top w:val="nil"/>
          <w:left w:val="nil"/>
          <w:bottom w:val="nil"/>
          <w:right w:val="nil"/>
          <w:between w:val="nil"/>
        </w:pBdr>
        <w:spacing w:before="200"/>
        <w:ind w:left="0"/>
        <w:rPr>
          <w:color w:val="000000"/>
          <w:sz w:val="20"/>
          <w:szCs w:val="20"/>
          <w:lang w:val="en-US"/>
        </w:rPr>
      </w:pPr>
      <w:r w:rsidRPr="4EF77C7B">
        <w:rPr>
          <w:color w:val="000000" w:themeColor="text1"/>
          <w:sz w:val="20"/>
          <w:szCs w:val="20"/>
          <w:lang w:val="en-US"/>
        </w:rPr>
        <w:t xml:space="preserve">De plus, les </w:t>
      </w:r>
      <w:proofErr w:type="spellStart"/>
      <w:r w:rsidRPr="4EF77C7B">
        <w:rPr>
          <w:color w:val="000000" w:themeColor="text1"/>
          <w:sz w:val="20"/>
          <w:szCs w:val="20"/>
          <w:lang w:val="en-US"/>
        </w:rPr>
        <w:t>groupes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ont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répondu</w:t>
      </w:r>
      <w:proofErr w:type="spellEnd"/>
      <w:r w:rsidRPr="4EF77C7B">
        <w:rPr>
          <w:color w:val="000000" w:themeColor="text1"/>
          <w:sz w:val="20"/>
          <w:szCs w:val="20"/>
          <w:lang w:val="en-US"/>
        </w:rPr>
        <w:t xml:space="preserve"> aux questions reprises dans le </w:t>
      </w:r>
      <w:proofErr w:type="spellStart"/>
      <w:r w:rsidRPr="4EF77C7B">
        <w:rPr>
          <w:color w:val="000000" w:themeColor="text1"/>
          <w:sz w:val="20"/>
          <w:szCs w:val="20"/>
          <w:lang w:val="en-US"/>
        </w:rPr>
        <w:t>canevas</w:t>
      </w:r>
      <w:proofErr w:type="spellEnd"/>
      <w:r w:rsidRPr="4EF77C7B">
        <w:rPr>
          <w:color w:val="000000" w:themeColor="text1"/>
          <w:sz w:val="20"/>
          <w:szCs w:val="20"/>
          <w:lang w:val="en-US"/>
        </w:rPr>
        <w:t xml:space="preserve"> du </w:t>
      </w:r>
      <w:proofErr w:type="spellStart"/>
      <w:r w:rsidRPr="4EF77C7B">
        <w:rPr>
          <w:color w:val="000000" w:themeColor="text1"/>
          <w:sz w:val="20"/>
          <w:szCs w:val="20"/>
          <w:lang w:val="en-US"/>
        </w:rPr>
        <w:t>narratif</w:t>
      </w:r>
      <w:proofErr w:type="spellEnd"/>
      <w:r w:rsidRPr="4EF77C7B">
        <w:rPr>
          <w:color w:val="000000" w:themeColor="text1"/>
          <w:sz w:val="20"/>
          <w:szCs w:val="20"/>
          <w:lang w:val="en-US"/>
        </w:rPr>
        <w:t xml:space="preserve"> de la subvention de transition </w:t>
      </w:r>
      <w:proofErr w:type="gramStart"/>
      <w:r w:rsidRPr="4EF77C7B">
        <w:rPr>
          <w:color w:val="000000" w:themeColor="text1"/>
          <w:sz w:val="20"/>
          <w:szCs w:val="20"/>
          <w:lang w:val="en-US"/>
        </w:rPr>
        <w:t>pour</w:t>
      </w:r>
      <w:proofErr w:type="gramEnd"/>
      <w:r w:rsidRPr="4EF77C7B">
        <w:rPr>
          <w:color w:val="000000" w:themeColor="text1"/>
          <w:sz w:val="20"/>
          <w:szCs w:val="20"/>
          <w:lang w:val="en-US"/>
        </w:rPr>
        <w:t xml:space="preserve"> les </w:t>
      </w:r>
      <w:proofErr w:type="spellStart"/>
      <w:r w:rsidRPr="4EF77C7B">
        <w:rPr>
          <w:color w:val="000000" w:themeColor="text1"/>
          <w:sz w:val="20"/>
          <w:szCs w:val="20"/>
          <w:lang w:val="en-US"/>
        </w:rPr>
        <w:t>activités</w:t>
      </w:r>
      <w:proofErr w:type="spellEnd"/>
      <w:r w:rsidRPr="4EF77C7B">
        <w:rPr>
          <w:color w:val="000000" w:themeColor="text1"/>
          <w:sz w:val="20"/>
          <w:szCs w:val="20"/>
          <w:lang w:val="en-US"/>
        </w:rPr>
        <w:t xml:space="preserve"> RSS, FAE et ACP </w:t>
      </w:r>
      <w:proofErr w:type="spellStart"/>
      <w:proofErr w:type="gramStart"/>
      <w:r w:rsidRPr="4EF77C7B">
        <w:rPr>
          <w:color w:val="000000" w:themeColor="text1"/>
          <w:sz w:val="20"/>
          <w:szCs w:val="20"/>
          <w:lang w:val="en-US"/>
        </w:rPr>
        <w:t>identifiées.Ces</w:t>
      </w:r>
      <w:proofErr w:type="spellEnd"/>
      <w:proofErr w:type="gramEnd"/>
      <w:r w:rsidRPr="4EF77C7B">
        <w:rPr>
          <w:color w:val="000000" w:themeColor="text1"/>
          <w:sz w:val="20"/>
          <w:szCs w:val="20"/>
          <w:lang w:val="en-US"/>
        </w:rPr>
        <w:t xml:space="preserve"> questions </w:t>
      </w:r>
      <w:proofErr w:type="spellStart"/>
      <w:proofErr w:type="gramStart"/>
      <w:r w:rsidRPr="4EF77C7B">
        <w:rPr>
          <w:color w:val="000000" w:themeColor="text1"/>
          <w:sz w:val="20"/>
          <w:szCs w:val="20"/>
          <w:lang w:val="en-US"/>
        </w:rPr>
        <w:t>sont</w:t>
      </w:r>
      <w:proofErr w:type="spellEnd"/>
      <w:r w:rsidRPr="4EF77C7B">
        <w:rPr>
          <w:color w:val="000000" w:themeColor="text1"/>
          <w:sz w:val="20"/>
          <w:szCs w:val="20"/>
          <w:lang w:val="en-US"/>
        </w:rPr>
        <w:t> </w:t>
      </w:r>
      <w:r w:rsidR="60EE78C1" w:rsidRPr="4EF77C7B">
        <w:rPr>
          <w:color w:val="000000" w:themeColor="text1"/>
          <w:sz w:val="20"/>
          <w:szCs w:val="20"/>
          <w:lang w:val="en-US"/>
        </w:rPr>
        <w:t xml:space="preserve"> reprises</w:t>
      </w:r>
      <w:proofErr w:type="gramEnd"/>
      <w:r w:rsidR="60EE78C1" w:rsidRPr="4EF77C7B">
        <w:rPr>
          <w:color w:val="000000" w:themeColor="text1"/>
          <w:sz w:val="20"/>
          <w:szCs w:val="20"/>
          <w:lang w:val="en-US"/>
        </w:rPr>
        <w:t xml:space="preserve"> </w:t>
      </w:r>
      <w:proofErr w:type="spellStart"/>
      <w:r w:rsidR="60EE78C1" w:rsidRPr="4EF77C7B">
        <w:rPr>
          <w:color w:val="000000" w:themeColor="text1"/>
          <w:sz w:val="20"/>
          <w:szCs w:val="20"/>
          <w:lang w:val="en-US"/>
        </w:rPr>
        <w:t>en</w:t>
      </w:r>
      <w:proofErr w:type="spellEnd"/>
      <w:r w:rsidR="60EE78C1" w:rsidRPr="4EF77C7B">
        <w:rPr>
          <w:color w:val="000000" w:themeColor="text1"/>
          <w:sz w:val="20"/>
          <w:szCs w:val="20"/>
          <w:lang w:val="en-US"/>
        </w:rPr>
        <w:t xml:space="preserve"> </w:t>
      </w:r>
      <w:proofErr w:type="spellStart"/>
      <w:r w:rsidR="60EE78C1" w:rsidRPr="4EF77C7B">
        <w:rPr>
          <w:color w:val="000000" w:themeColor="text1"/>
          <w:sz w:val="20"/>
          <w:szCs w:val="20"/>
          <w:lang w:val="en-US"/>
        </w:rPr>
        <w:t>annexe</w:t>
      </w:r>
      <w:proofErr w:type="spellEnd"/>
      <w:r w:rsidR="60EE78C1" w:rsidRPr="4EF77C7B">
        <w:rPr>
          <w:color w:val="000000" w:themeColor="text1"/>
          <w:sz w:val="20"/>
          <w:szCs w:val="20"/>
          <w:lang w:val="en-US"/>
        </w:rPr>
        <w:t xml:space="preserve"> 1.</w:t>
      </w:r>
    </w:p>
    <w:p w14:paraId="55509B82" w14:textId="77777777" w:rsidR="00682ADB" w:rsidRPr="00D8799A" w:rsidRDefault="00682ADB" w:rsidP="008239E1">
      <w:pPr>
        <w:pStyle w:val="Paragraphedeliste"/>
        <w:pBdr>
          <w:top w:val="nil"/>
          <w:left w:val="nil"/>
          <w:bottom w:val="nil"/>
          <w:right w:val="nil"/>
          <w:between w:val="nil"/>
        </w:pBdr>
        <w:spacing w:before="200"/>
        <w:ind w:left="0"/>
        <w:rPr>
          <w:color w:val="000000"/>
          <w:sz w:val="20"/>
          <w:szCs w:val="20"/>
        </w:rPr>
      </w:pPr>
    </w:p>
    <w:p w14:paraId="6543F5D1" w14:textId="77777777" w:rsidR="008239E1" w:rsidRPr="00D8799A" w:rsidRDefault="5267CB01" w:rsidP="4EF77C7B">
      <w:pPr>
        <w:pStyle w:val="Paragraphedeliste"/>
        <w:numPr>
          <w:ilvl w:val="0"/>
          <w:numId w:val="20"/>
        </w:numPr>
        <w:pBdr>
          <w:top w:val="nil"/>
          <w:left w:val="nil"/>
          <w:bottom w:val="nil"/>
          <w:right w:val="nil"/>
          <w:between w:val="nil"/>
        </w:pBdr>
        <w:spacing w:before="200"/>
        <w:rPr>
          <w:b/>
          <w:bCs/>
          <w:color w:val="000000"/>
          <w:sz w:val="20"/>
          <w:szCs w:val="20"/>
          <w:lang w:val="en-US"/>
        </w:rPr>
      </w:pPr>
      <w:r w:rsidRPr="4EF77C7B">
        <w:rPr>
          <w:b/>
          <w:bCs/>
          <w:color w:val="000000" w:themeColor="text1"/>
          <w:sz w:val="20"/>
          <w:szCs w:val="20"/>
          <w:lang w:val="en-US"/>
        </w:rPr>
        <w:t xml:space="preserve">Atelier </w:t>
      </w:r>
      <w:proofErr w:type="spellStart"/>
      <w:r w:rsidRPr="4EF77C7B">
        <w:rPr>
          <w:b/>
          <w:bCs/>
          <w:color w:val="000000" w:themeColor="text1"/>
          <w:sz w:val="20"/>
          <w:szCs w:val="20"/>
          <w:lang w:val="en-US"/>
        </w:rPr>
        <w:t>d’écriture</w:t>
      </w:r>
      <w:proofErr w:type="spellEnd"/>
    </w:p>
    <w:p w14:paraId="7B3A305C" w14:textId="77777777" w:rsidR="008239E1" w:rsidRPr="00D8799A" w:rsidRDefault="008239E1" w:rsidP="008239E1">
      <w:pPr>
        <w:pStyle w:val="Paragraphedeliste"/>
        <w:pBdr>
          <w:top w:val="nil"/>
          <w:left w:val="nil"/>
          <w:bottom w:val="nil"/>
          <w:right w:val="nil"/>
          <w:between w:val="nil"/>
        </w:pBdr>
        <w:spacing w:before="200"/>
        <w:ind w:left="0"/>
        <w:rPr>
          <w:color w:val="000000"/>
          <w:sz w:val="20"/>
          <w:szCs w:val="20"/>
        </w:rPr>
      </w:pPr>
    </w:p>
    <w:p w14:paraId="025E26AC" w14:textId="77777777" w:rsidR="008239E1" w:rsidRDefault="5267CB01" w:rsidP="4EF77C7B">
      <w:pPr>
        <w:pStyle w:val="Paragraphedeliste"/>
        <w:pBdr>
          <w:top w:val="nil"/>
          <w:left w:val="nil"/>
          <w:bottom w:val="nil"/>
          <w:right w:val="nil"/>
          <w:between w:val="nil"/>
        </w:pBdr>
        <w:spacing w:before="200"/>
        <w:ind w:left="0"/>
        <w:rPr>
          <w:color w:val="000000"/>
          <w:sz w:val="20"/>
          <w:szCs w:val="20"/>
          <w:lang w:val="en-US"/>
        </w:rPr>
      </w:pPr>
      <w:proofErr w:type="spellStart"/>
      <w:r w:rsidRPr="4EF77C7B">
        <w:rPr>
          <w:color w:val="000000" w:themeColor="text1"/>
          <w:sz w:val="20"/>
          <w:szCs w:val="20"/>
          <w:lang w:val="en-US"/>
        </w:rPr>
        <w:t>L’atelier</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d’écriture</w:t>
      </w:r>
      <w:proofErr w:type="spellEnd"/>
      <w:r w:rsidRPr="4EF77C7B">
        <w:rPr>
          <w:color w:val="000000" w:themeColor="text1"/>
          <w:sz w:val="20"/>
          <w:szCs w:val="20"/>
          <w:lang w:val="en-US"/>
        </w:rPr>
        <w:t xml:space="preserve"> de Lubumbashi </w:t>
      </w:r>
      <w:proofErr w:type="spellStart"/>
      <w:r w:rsidRPr="4EF77C7B">
        <w:rPr>
          <w:color w:val="000000" w:themeColor="text1"/>
          <w:sz w:val="20"/>
          <w:szCs w:val="20"/>
          <w:lang w:val="en-US"/>
        </w:rPr>
        <w:t>organisée</w:t>
      </w:r>
      <w:proofErr w:type="spellEnd"/>
      <w:r w:rsidRPr="4EF77C7B">
        <w:rPr>
          <w:color w:val="000000" w:themeColor="text1"/>
          <w:sz w:val="20"/>
          <w:szCs w:val="20"/>
          <w:lang w:val="en-US"/>
        </w:rPr>
        <w:t xml:space="preserve"> du 24 au 26 </w:t>
      </w:r>
      <w:proofErr w:type="spellStart"/>
      <w:r w:rsidRPr="4EF77C7B">
        <w:rPr>
          <w:color w:val="000000" w:themeColor="text1"/>
          <w:sz w:val="20"/>
          <w:szCs w:val="20"/>
          <w:lang w:val="en-US"/>
        </w:rPr>
        <w:t>septembre</w:t>
      </w:r>
      <w:proofErr w:type="spellEnd"/>
      <w:r w:rsidRPr="4EF77C7B">
        <w:rPr>
          <w:color w:val="000000" w:themeColor="text1"/>
          <w:sz w:val="20"/>
          <w:szCs w:val="20"/>
          <w:lang w:val="en-US"/>
        </w:rPr>
        <w:t xml:space="preserve"> 2025 </w:t>
      </w:r>
      <w:proofErr w:type="spellStart"/>
      <w:r w:rsidRPr="4EF77C7B">
        <w:rPr>
          <w:color w:val="000000" w:themeColor="text1"/>
          <w:sz w:val="20"/>
          <w:szCs w:val="20"/>
          <w:lang w:val="en-US"/>
        </w:rPr>
        <w:t>avait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permis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finaliser</w:t>
      </w:r>
      <w:proofErr w:type="spellEnd"/>
      <w:r w:rsidRPr="4EF77C7B">
        <w:rPr>
          <w:color w:val="000000" w:themeColor="text1"/>
          <w:sz w:val="20"/>
          <w:szCs w:val="20"/>
          <w:lang w:val="en-US"/>
        </w:rPr>
        <w:t xml:space="preserve"> la </w:t>
      </w:r>
      <w:proofErr w:type="spellStart"/>
      <w:r w:rsidRPr="4EF77C7B">
        <w:rPr>
          <w:color w:val="000000" w:themeColor="text1"/>
          <w:sz w:val="20"/>
          <w:szCs w:val="20"/>
          <w:lang w:val="en-US"/>
        </w:rPr>
        <w:t>programmation</w:t>
      </w:r>
      <w:proofErr w:type="spellEnd"/>
      <w:r w:rsidRPr="4EF77C7B">
        <w:rPr>
          <w:color w:val="000000" w:themeColor="text1"/>
          <w:sz w:val="20"/>
          <w:szCs w:val="20"/>
          <w:lang w:val="en-US"/>
        </w:rPr>
        <w:t xml:space="preserve"> de la subvention de transition. </w:t>
      </w:r>
      <w:proofErr w:type="spellStart"/>
      <w:r w:rsidRPr="4EF77C7B">
        <w:rPr>
          <w:color w:val="000000" w:themeColor="text1"/>
          <w:sz w:val="20"/>
          <w:szCs w:val="20"/>
          <w:lang w:val="en-US"/>
        </w:rPr>
        <w:t>L’équipe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d’élaboration</w:t>
      </w:r>
      <w:proofErr w:type="spellEnd"/>
      <w:r w:rsidRPr="4EF77C7B">
        <w:rPr>
          <w:color w:val="000000" w:themeColor="text1"/>
          <w:sz w:val="20"/>
          <w:szCs w:val="20"/>
          <w:lang w:val="en-US"/>
        </w:rPr>
        <w:t xml:space="preserve"> de la subvention </w:t>
      </w:r>
      <w:proofErr w:type="spellStart"/>
      <w:r w:rsidRPr="4EF77C7B">
        <w:rPr>
          <w:color w:val="000000" w:themeColor="text1"/>
          <w:sz w:val="20"/>
          <w:szCs w:val="20"/>
          <w:lang w:val="en-US"/>
        </w:rPr>
        <w:t>avaient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présenté</w:t>
      </w:r>
      <w:proofErr w:type="spellEnd"/>
      <w:r w:rsidRPr="4EF77C7B">
        <w:rPr>
          <w:color w:val="000000" w:themeColor="text1"/>
          <w:sz w:val="20"/>
          <w:szCs w:val="20"/>
          <w:lang w:val="en-US"/>
        </w:rPr>
        <w:t xml:space="preserve"> les </w:t>
      </w:r>
      <w:proofErr w:type="spellStart"/>
      <w:r w:rsidRPr="4EF77C7B">
        <w:rPr>
          <w:color w:val="000000" w:themeColor="text1"/>
          <w:sz w:val="20"/>
          <w:szCs w:val="20"/>
          <w:lang w:val="en-US"/>
        </w:rPr>
        <w:t>résultats</w:t>
      </w:r>
      <w:proofErr w:type="spellEnd"/>
      <w:r w:rsidRPr="4EF77C7B">
        <w:rPr>
          <w:color w:val="000000" w:themeColor="text1"/>
          <w:sz w:val="20"/>
          <w:szCs w:val="20"/>
          <w:lang w:val="en-US"/>
        </w:rPr>
        <w:t xml:space="preserve"> de </w:t>
      </w:r>
      <w:proofErr w:type="spellStart"/>
      <w:r w:rsidRPr="4EF77C7B">
        <w:rPr>
          <w:color w:val="000000" w:themeColor="text1"/>
          <w:sz w:val="20"/>
          <w:szCs w:val="20"/>
          <w:lang w:val="en-US"/>
        </w:rPr>
        <w:t>leurs</w:t>
      </w:r>
      <w:proofErr w:type="spellEnd"/>
      <w:r w:rsidRPr="4EF77C7B">
        <w:rPr>
          <w:color w:val="000000" w:themeColor="text1"/>
          <w:sz w:val="20"/>
          <w:szCs w:val="20"/>
          <w:lang w:val="en-US"/>
        </w:rPr>
        <w:t xml:space="preserve"> travaux à la direction du PEV et aux </w:t>
      </w:r>
      <w:proofErr w:type="spellStart"/>
      <w:r w:rsidRPr="4EF77C7B">
        <w:rPr>
          <w:color w:val="000000" w:themeColor="text1"/>
          <w:sz w:val="20"/>
          <w:szCs w:val="20"/>
          <w:lang w:val="en-US"/>
        </w:rPr>
        <w:t>partenaires</w:t>
      </w:r>
      <w:proofErr w:type="spellEnd"/>
      <w:r w:rsidRPr="4EF77C7B">
        <w:rPr>
          <w:color w:val="000000" w:themeColor="text1"/>
          <w:sz w:val="20"/>
          <w:szCs w:val="20"/>
          <w:lang w:val="en-US"/>
        </w:rPr>
        <w:t xml:space="preserve"> au Hub du PEV de Lubumbashi.</w:t>
      </w:r>
    </w:p>
    <w:p w14:paraId="76F48636" w14:textId="77777777" w:rsidR="006E5349" w:rsidRDefault="006E5349" w:rsidP="008239E1">
      <w:pPr>
        <w:pStyle w:val="Paragraphedeliste"/>
        <w:pBdr>
          <w:top w:val="nil"/>
          <w:left w:val="nil"/>
          <w:bottom w:val="nil"/>
          <w:right w:val="nil"/>
          <w:between w:val="nil"/>
        </w:pBdr>
        <w:spacing w:before="200"/>
        <w:ind w:left="0"/>
        <w:rPr>
          <w:color w:val="000000"/>
          <w:sz w:val="20"/>
          <w:szCs w:val="20"/>
        </w:rPr>
      </w:pPr>
    </w:p>
    <w:p w14:paraId="773F7CA8" w14:textId="77777777" w:rsidR="006E5349" w:rsidRPr="00D8799A" w:rsidRDefault="006E5349" w:rsidP="008239E1">
      <w:pPr>
        <w:pStyle w:val="Paragraphedeliste"/>
        <w:pBdr>
          <w:top w:val="nil"/>
          <w:left w:val="nil"/>
          <w:bottom w:val="nil"/>
          <w:right w:val="nil"/>
          <w:between w:val="nil"/>
        </w:pBdr>
        <w:spacing w:before="200"/>
        <w:ind w:left="0"/>
        <w:rPr>
          <w:color w:val="000000"/>
          <w:sz w:val="20"/>
          <w:szCs w:val="20"/>
        </w:rPr>
      </w:pPr>
    </w:p>
    <w:p w14:paraId="70FE41AA" w14:textId="77777777" w:rsidR="008239E1" w:rsidRDefault="008239E1" w:rsidP="008239E1">
      <w:pPr>
        <w:pStyle w:val="Paragraphedeliste"/>
        <w:pBdr>
          <w:top w:val="nil"/>
          <w:left w:val="nil"/>
          <w:bottom w:val="nil"/>
          <w:right w:val="nil"/>
          <w:between w:val="nil"/>
        </w:pBdr>
        <w:spacing w:before="200"/>
        <w:ind w:left="0"/>
        <w:rPr>
          <w:ins w:id="1389" w:author="Jean Serge NGAIMA" w:date="2025-10-08T21:51:00Z" w16du:dateUtc="2025-10-08T20:51:00Z"/>
          <w:color w:val="000000"/>
          <w:sz w:val="20"/>
          <w:szCs w:val="20"/>
        </w:rPr>
      </w:pPr>
    </w:p>
    <w:p w14:paraId="77934852" w14:textId="77777777" w:rsidR="004D194C" w:rsidRDefault="004D194C" w:rsidP="008239E1">
      <w:pPr>
        <w:pStyle w:val="Paragraphedeliste"/>
        <w:pBdr>
          <w:top w:val="nil"/>
          <w:left w:val="nil"/>
          <w:bottom w:val="nil"/>
          <w:right w:val="nil"/>
          <w:between w:val="nil"/>
        </w:pBdr>
        <w:spacing w:before="200"/>
        <w:ind w:left="0"/>
        <w:rPr>
          <w:ins w:id="1390" w:author="Jean Serge NGAIMA" w:date="2025-10-08T21:51:00Z" w16du:dateUtc="2025-10-08T20:51:00Z"/>
          <w:color w:val="000000"/>
          <w:sz w:val="20"/>
          <w:szCs w:val="20"/>
        </w:rPr>
      </w:pPr>
    </w:p>
    <w:p w14:paraId="19C2FC3B" w14:textId="77777777" w:rsidR="004D194C" w:rsidRDefault="004D194C" w:rsidP="008239E1">
      <w:pPr>
        <w:pStyle w:val="Paragraphedeliste"/>
        <w:pBdr>
          <w:top w:val="nil"/>
          <w:left w:val="nil"/>
          <w:bottom w:val="nil"/>
          <w:right w:val="nil"/>
          <w:between w:val="nil"/>
        </w:pBdr>
        <w:spacing w:before="200"/>
        <w:ind w:left="0"/>
        <w:rPr>
          <w:ins w:id="1391" w:author="Jean Serge NGAIMA" w:date="2025-10-08T21:51:00Z" w16du:dateUtc="2025-10-08T20:51:00Z"/>
          <w:color w:val="000000"/>
          <w:sz w:val="20"/>
          <w:szCs w:val="20"/>
        </w:rPr>
      </w:pPr>
    </w:p>
    <w:p w14:paraId="28F93D1D" w14:textId="77777777" w:rsidR="004D194C" w:rsidRDefault="004D194C" w:rsidP="008239E1">
      <w:pPr>
        <w:pStyle w:val="Paragraphedeliste"/>
        <w:pBdr>
          <w:top w:val="nil"/>
          <w:left w:val="nil"/>
          <w:bottom w:val="nil"/>
          <w:right w:val="nil"/>
          <w:between w:val="nil"/>
        </w:pBdr>
        <w:spacing w:before="200"/>
        <w:ind w:left="0"/>
        <w:rPr>
          <w:ins w:id="1392" w:author="Jean Serge NGAIMA" w:date="2025-10-08T21:51:00Z" w16du:dateUtc="2025-10-08T20:51:00Z"/>
          <w:color w:val="000000"/>
          <w:sz w:val="20"/>
          <w:szCs w:val="20"/>
        </w:rPr>
      </w:pPr>
    </w:p>
    <w:p w14:paraId="014E958A" w14:textId="77777777" w:rsidR="004D194C" w:rsidRPr="00D8799A" w:rsidRDefault="004D194C" w:rsidP="008239E1">
      <w:pPr>
        <w:pStyle w:val="Paragraphedeliste"/>
        <w:pBdr>
          <w:top w:val="nil"/>
          <w:left w:val="nil"/>
          <w:bottom w:val="nil"/>
          <w:right w:val="nil"/>
          <w:between w:val="nil"/>
        </w:pBdr>
        <w:spacing w:before="200"/>
        <w:ind w:left="0"/>
        <w:rPr>
          <w:color w:val="000000"/>
          <w:sz w:val="20"/>
          <w:szCs w:val="20"/>
        </w:rPr>
      </w:pPr>
    </w:p>
    <w:p w14:paraId="652A04E7" w14:textId="77777777" w:rsidR="008239E1" w:rsidRPr="00D8799A" w:rsidRDefault="008239E1" w:rsidP="008239E1">
      <w:pPr>
        <w:pStyle w:val="Paragraphedeliste"/>
        <w:numPr>
          <w:ilvl w:val="0"/>
          <w:numId w:val="20"/>
        </w:numPr>
        <w:pBdr>
          <w:top w:val="nil"/>
          <w:left w:val="nil"/>
          <w:bottom w:val="nil"/>
          <w:right w:val="nil"/>
          <w:between w:val="nil"/>
        </w:pBdr>
        <w:spacing w:before="200"/>
        <w:rPr>
          <w:b/>
          <w:bCs/>
          <w:color w:val="000000"/>
          <w:sz w:val="20"/>
          <w:szCs w:val="20"/>
        </w:rPr>
      </w:pPr>
      <w:r w:rsidRPr="00D8799A">
        <w:rPr>
          <w:b/>
          <w:bCs/>
          <w:color w:val="000000"/>
          <w:sz w:val="20"/>
          <w:szCs w:val="20"/>
        </w:rPr>
        <w:t>Validation de la subvention de Transition</w:t>
      </w:r>
    </w:p>
    <w:p w14:paraId="180B034A" w14:textId="77777777" w:rsidR="008239E1" w:rsidRDefault="5267CB01" w:rsidP="4EF77C7B">
      <w:pPr>
        <w:pBdr>
          <w:top w:val="nil"/>
          <w:left w:val="nil"/>
          <w:bottom w:val="nil"/>
          <w:right w:val="nil"/>
          <w:between w:val="nil"/>
        </w:pBdr>
        <w:spacing w:before="200"/>
        <w:ind w:left="360"/>
        <w:rPr>
          <w:ins w:id="1393" w:author="Jean Serge NGAIMA" w:date="2025-10-07T11:17:00Z" w16du:dateUtc="2025-10-07T10:17:00Z"/>
          <w:sz w:val="20"/>
          <w:szCs w:val="20"/>
          <w:lang w:val="en-US"/>
        </w:rPr>
      </w:pPr>
      <w:r w:rsidRPr="4EF77C7B">
        <w:rPr>
          <w:sz w:val="20"/>
          <w:szCs w:val="20"/>
          <w:lang w:val="en-US"/>
        </w:rPr>
        <w:t xml:space="preserve">Elle </w:t>
      </w:r>
      <w:proofErr w:type="spellStart"/>
      <w:r w:rsidRPr="4EF77C7B">
        <w:rPr>
          <w:sz w:val="20"/>
          <w:szCs w:val="20"/>
          <w:lang w:val="en-US"/>
        </w:rPr>
        <w:t>constitue</w:t>
      </w:r>
      <w:proofErr w:type="spellEnd"/>
      <w:r w:rsidRPr="4EF77C7B">
        <w:rPr>
          <w:sz w:val="20"/>
          <w:szCs w:val="20"/>
          <w:lang w:val="en-US"/>
        </w:rPr>
        <w:t xml:space="preserve"> </w:t>
      </w:r>
      <w:proofErr w:type="spellStart"/>
      <w:r w:rsidRPr="4EF77C7B">
        <w:rPr>
          <w:sz w:val="20"/>
          <w:szCs w:val="20"/>
          <w:lang w:val="en-US"/>
        </w:rPr>
        <w:t>une</w:t>
      </w:r>
      <w:proofErr w:type="spellEnd"/>
      <w:r w:rsidRPr="4EF77C7B">
        <w:rPr>
          <w:sz w:val="20"/>
          <w:szCs w:val="20"/>
          <w:lang w:val="en-US"/>
        </w:rPr>
        <w:t xml:space="preserve"> condition majeure pour </w:t>
      </w:r>
      <w:proofErr w:type="spellStart"/>
      <w:r w:rsidRPr="4EF77C7B">
        <w:rPr>
          <w:sz w:val="20"/>
          <w:szCs w:val="20"/>
          <w:lang w:val="en-US"/>
        </w:rPr>
        <w:t>l’obtention</w:t>
      </w:r>
      <w:proofErr w:type="spellEnd"/>
      <w:r w:rsidRPr="4EF77C7B">
        <w:rPr>
          <w:sz w:val="20"/>
          <w:szCs w:val="20"/>
          <w:lang w:val="en-US"/>
        </w:rPr>
        <w:t xml:space="preserve"> des signatures des </w:t>
      </w:r>
      <w:proofErr w:type="spellStart"/>
      <w:r w:rsidRPr="4EF77C7B">
        <w:rPr>
          <w:sz w:val="20"/>
          <w:szCs w:val="20"/>
          <w:lang w:val="en-US"/>
        </w:rPr>
        <w:t>autorités</w:t>
      </w:r>
      <w:proofErr w:type="spellEnd"/>
      <w:r w:rsidRPr="4EF77C7B">
        <w:rPr>
          <w:sz w:val="20"/>
          <w:szCs w:val="20"/>
          <w:lang w:val="en-US"/>
        </w:rPr>
        <w:t xml:space="preserve"> </w:t>
      </w:r>
      <w:proofErr w:type="spellStart"/>
      <w:r w:rsidRPr="4EF77C7B">
        <w:rPr>
          <w:sz w:val="20"/>
          <w:szCs w:val="20"/>
          <w:lang w:val="en-US"/>
        </w:rPr>
        <w:t>en</w:t>
      </w:r>
      <w:proofErr w:type="spellEnd"/>
      <w:r w:rsidRPr="4EF77C7B">
        <w:rPr>
          <w:sz w:val="20"/>
          <w:szCs w:val="20"/>
          <w:lang w:val="en-US"/>
        </w:rPr>
        <w:t xml:space="preserve"> </w:t>
      </w:r>
      <w:proofErr w:type="spellStart"/>
      <w:r w:rsidRPr="4EF77C7B">
        <w:rPr>
          <w:sz w:val="20"/>
          <w:szCs w:val="20"/>
          <w:lang w:val="en-US"/>
        </w:rPr>
        <w:t>vue</w:t>
      </w:r>
      <w:proofErr w:type="spellEnd"/>
      <w:r w:rsidRPr="4EF77C7B">
        <w:rPr>
          <w:sz w:val="20"/>
          <w:szCs w:val="20"/>
          <w:lang w:val="en-US"/>
        </w:rPr>
        <w:t xml:space="preserve"> de </w:t>
      </w:r>
      <w:proofErr w:type="spellStart"/>
      <w:r w:rsidRPr="4EF77C7B">
        <w:rPr>
          <w:sz w:val="20"/>
          <w:szCs w:val="20"/>
          <w:lang w:val="en-US"/>
        </w:rPr>
        <w:t>l’éligibilité</w:t>
      </w:r>
      <w:proofErr w:type="spellEnd"/>
      <w:r w:rsidRPr="4EF77C7B">
        <w:rPr>
          <w:sz w:val="20"/>
          <w:szCs w:val="20"/>
          <w:lang w:val="en-US"/>
        </w:rPr>
        <w:t xml:space="preserve"> de la subvention de transition. La validation du </w:t>
      </w:r>
      <w:proofErr w:type="spellStart"/>
      <w:r w:rsidRPr="4EF77C7B">
        <w:rPr>
          <w:sz w:val="20"/>
          <w:szCs w:val="20"/>
          <w:lang w:val="en-US"/>
        </w:rPr>
        <w:t>CCpeV</w:t>
      </w:r>
      <w:proofErr w:type="spellEnd"/>
      <w:r w:rsidRPr="4EF77C7B">
        <w:rPr>
          <w:sz w:val="20"/>
          <w:szCs w:val="20"/>
          <w:lang w:val="en-US"/>
        </w:rPr>
        <w:t xml:space="preserve"> </w:t>
      </w:r>
      <w:proofErr w:type="spellStart"/>
      <w:r w:rsidRPr="4EF77C7B">
        <w:rPr>
          <w:sz w:val="20"/>
          <w:szCs w:val="20"/>
          <w:lang w:val="en-US"/>
        </w:rPr>
        <w:t>stratégique</w:t>
      </w:r>
      <w:proofErr w:type="spellEnd"/>
      <w:r w:rsidRPr="4EF77C7B">
        <w:rPr>
          <w:sz w:val="20"/>
          <w:szCs w:val="20"/>
          <w:lang w:val="en-US"/>
        </w:rPr>
        <w:t xml:space="preserve"> </w:t>
      </w:r>
      <w:proofErr w:type="spellStart"/>
      <w:r w:rsidRPr="4EF77C7B">
        <w:rPr>
          <w:sz w:val="20"/>
          <w:szCs w:val="20"/>
          <w:lang w:val="en-US"/>
        </w:rPr>
        <w:t>présidé</w:t>
      </w:r>
      <w:proofErr w:type="spellEnd"/>
      <w:r w:rsidRPr="4EF77C7B">
        <w:rPr>
          <w:sz w:val="20"/>
          <w:szCs w:val="20"/>
          <w:lang w:val="en-US"/>
        </w:rPr>
        <w:t xml:space="preserve"> par le </w:t>
      </w:r>
      <w:proofErr w:type="spellStart"/>
      <w:r w:rsidRPr="4EF77C7B">
        <w:rPr>
          <w:sz w:val="20"/>
          <w:szCs w:val="20"/>
          <w:lang w:val="en-US"/>
        </w:rPr>
        <w:t>ministre</w:t>
      </w:r>
      <w:proofErr w:type="spellEnd"/>
      <w:r w:rsidRPr="4EF77C7B">
        <w:rPr>
          <w:sz w:val="20"/>
          <w:szCs w:val="20"/>
          <w:lang w:val="en-US"/>
        </w:rPr>
        <w:t xml:space="preserve"> de la Santé pour la validation de la version finale du travail a </w:t>
      </w:r>
      <w:proofErr w:type="spellStart"/>
      <w:r w:rsidRPr="4EF77C7B">
        <w:rPr>
          <w:sz w:val="20"/>
          <w:szCs w:val="20"/>
          <w:lang w:val="en-US"/>
        </w:rPr>
        <w:t>eu</w:t>
      </w:r>
      <w:proofErr w:type="spellEnd"/>
      <w:r w:rsidRPr="4EF77C7B">
        <w:rPr>
          <w:sz w:val="20"/>
          <w:szCs w:val="20"/>
          <w:lang w:val="en-US"/>
        </w:rPr>
        <w:t xml:space="preserve"> lieu le 2 </w:t>
      </w:r>
      <w:proofErr w:type="spellStart"/>
      <w:r w:rsidRPr="4EF77C7B">
        <w:rPr>
          <w:sz w:val="20"/>
          <w:szCs w:val="20"/>
          <w:lang w:val="en-US"/>
        </w:rPr>
        <w:t>octobre</w:t>
      </w:r>
      <w:proofErr w:type="spellEnd"/>
      <w:r w:rsidRPr="4EF77C7B">
        <w:rPr>
          <w:sz w:val="20"/>
          <w:szCs w:val="20"/>
          <w:lang w:val="en-US"/>
        </w:rPr>
        <w:t xml:space="preserve"> 2025.</w:t>
      </w:r>
    </w:p>
    <w:p w14:paraId="3B5928A7" w14:textId="23E40FF7" w:rsidR="0034085F" w:rsidRPr="00D8799A" w:rsidDel="004D194C" w:rsidRDefault="0034085F" w:rsidP="008239E1">
      <w:pPr>
        <w:pBdr>
          <w:top w:val="nil"/>
          <w:left w:val="nil"/>
          <w:bottom w:val="nil"/>
          <w:right w:val="nil"/>
          <w:between w:val="nil"/>
        </w:pBdr>
        <w:spacing w:before="200"/>
        <w:ind w:left="360"/>
        <w:rPr>
          <w:del w:id="1394" w:author="Jean Serge NGAIMA" w:date="2025-10-08T21:50:00Z" w16du:dateUtc="2025-10-08T20:50:00Z"/>
          <w:sz w:val="20"/>
          <w:szCs w:val="20"/>
        </w:rPr>
      </w:pPr>
    </w:p>
    <w:p w14:paraId="6D41D204" w14:textId="77777777" w:rsidR="008239E1" w:rsidRPr="00D8799A" w:rsidRDefault="5267CB01" w:rsidP="4EF77C7B">
      <w:pPr>
        <w:keepNext/>
        <w:keepLines/>
        <w:numPr>
          <w:ilvl w:val="0"/>
          <w:numId w:val="19"/>
        </w:numPr>
        <w:pBdr>
          <w:top w:val="nil"/>
          <w:left w:val="nil"/>
          <w:bottom w:val="nil"/>
          <w:right w:val="nil"/>
          <w:between w:val="nil"/>
        </w:pBdr>
        <w:spacing w:before="200"/>
        <w:ind w:left="284"/>
        <w:jc w:val="both"/>
        <w:rPr>
          <w:b/>
          <w:bCs/>
          <w:sz w:val="20"/>
          <w:szCs w:val="20"/>
          <w:lang w:val="en-US"/>
        </w:rPr>
      </w:pPr>
      <w:bookmarkStart w:id="1395" w:name="_heading=h.4d34og8"/>
      <w:bookmarkEnd w:id="1395"/>
      <w:r w:rsidRPr="4EF77C7B">
        <w:rPr>
          <w:b/>
          <w:bCs/>
          <w:color w:val="000000" w:themeColor="text1"/>
          <w:sz w:val="20"/>
          <w:szCs w:val="20"/>
          <w:lang w:val="en-US"/>
        </w:rPr>
        <w:t xml:space="preserve">Aperçu </w:t>
      </w:r>
      <w:proofErr w:type="spellStart"/>
      <w:r w:rsidRPr="4EF77C7B">
        <w:rPr>
          <w:b/>
          <w:bCs/>
          <w:color w:val="000000" w:themeColor="text1"/>
          <w:sz w:val="20"/>
          <w:szCs w:val="20"/>
          <w:lang w:val="en-US"/>
        </w:rPr>
        <w:t>général</w:t>
      </w:r>
      <w:proofErr w:type="spellEnd"/>
      <w:r w:rsidRPr="4EF77C7B">
        <w:rPr>
          <w:b/>
          <w:bCs/>
          <w:color w:val="000000" w:themeColor="text1"/>
          <w:sz w:val="20"/>
          <w:szCs w:val="20"/>
          <w:lang w:val="en-US"/>
        </w:rPr>
        <w:t xml:space="preserve"> de la </w:t>
      </w:r>
      <w:proofErr w:type="spellStart"/>
      <w:r w:rsidRPr="4EF77C7B">
        <w:rPr>
          <w:b/>
          <w:bCs/>
          <w:color w:val="000000" w:themeColor="text1"/>
          <w:sz w:val="20"/>
          <w:szCs w:val="20"/>
          <w:lang w:val="en-US"/>
        </w:rPr>
        <w:t>priorisation</w:t>
      </w:r>
      <w:proofErr w:type="spellEnd"/>
      <w:r w:rsidRPr="4EF77C7B">
        <w:rPr>
          <w:b/>
          <w:bCs/>
          <w:color w:val="000000" w:themeColor="text1"/>
          <w:sz w:val="20"/>
          <w:szCs w:val="20"/>
          <w:lang w:val="en-US"/>
        </w:rPr>
        <w:t xml:space="preserve"> des </w:t>
      </w:r>
      <w:proofErr w:type="spellStart"/>
      <w:r w:rsidRPr="4EF77C7B">
        <w:rPr>
          <w:b/>
          <w:bCs/>
          <w:color w:val="000000" w:themeColor="text1"/>
          <w:sz w:val="20"/>
          <w:szCs w:val="20"/>
          <w:lang w:val="en-US"/>
        </w:rPr>
        <w:t>activités</w:t>
      </w:r>
      <w:proofErr w:type="spellEnd"/>
      <w:r w:rsidRPr="4EF77C7B">
        <w:rPr>
          <w:b/>
          <w:bCs/>
          <w:color w:val="000000" w:themeColor="text1"/>
          <w:sz w:val="20"/>
          <w:szCs w:val="20"/>
          <w:lang w:val="en-US"/>
        </w:rPr>
        <w:t xml:space="preserve"> et </w:t>
      </w:r>
      <w:proofErr w:type="spellStart"/>
      <w:r w:rsidRPr="4EF77C7B">
        <w:rPr>
          <w:b/>
          <w:bCs/>
          <w:color w:val="000000" w:themeColor="text1"/>
          <w:sz w:val="20"/>
          <w:szCs w:val="20"/>
          <w:lang w:val="en-US"/>
        </w:rPr>
        <w:t>ciblage</w:t>
      </w:r>
      <w:proofErr w:type="spellEnd"/>
      <w:r w:rsidRPr="4EF77C7B">
        <w:rPr>
          <w:b/>
          <w:bCs/>
          <w:color w:val="000000" w:themeColor="text1"/>
          <w:sz w:val="20"/>
          <w:szCs w:val="20"/>
          <w:lang w:val="en-US"/>
        </w:rPr>
        <w:t xml:space="preserve"> </w:t>
      </w:r>
      <w:proofErr w:type="spellStart"/>
      <w:r w:rsidRPr="4EF77C7B">
        <w:rPr>
          <w:b/>
          <w:bCs/>
          <w:color w:val="000000" w:themeColor="text1"/>
          <w:sz w:val="20"/>
          <w:szCs w:val="20"/>
          <w:lang w:val="en-US"/>
        </w:rPr>
        <w:t>géographique</w:t>
      </w:r>
      <w:proofErr w:type="spellEnd"/>
    </w:p>
    <w:p w14:paraId="1122DC17" w14:textId="77777777" w:rsidR="008239E1" w:rsidRPr="00D8799A" w:rsidRDefault="008239E1" w:rsidP="008239E1">
      <w:pPr>
        <w:rPr>
          <w:sz w:val="20"/>
          <w:szCs w:val="20"/>
        </w:rPr>
      </w:pPr>
    </w:p>
    <w:p w14:paraId="016222EB" w14:textId="373E4F5D" w:rsidR="008239E1" w:rsidRPr="00D8799A" w:rsidRDefault="2464771E" w:rsidP="4EF77C7B">
      <w:pPr>
        <w:keepNext/>
        <w:keepLines/>
        <w:pBdr>
          <w:top w:val="nil"/>
          <w:left w:val="nil"/>
          <w:bottom w:val="nil"/>
          <w:right w:val="nil"/>
          <w:between w:val="nil"/>
        </w:pBdr>
        <w:spacing w:after="120"/>
        <w:jc w:val="both"/>
        <w:rPr>
          <w:b/>
          <w:bCs/>
          <w:color w:val="000000"/>
          <w:sz w:val="20"/>
          <w:szCs w:val="20"/>
          <w:lang w:val="en-US"/>
        </w:rPr>
      </w:pPr>
      <w:bookmarkStart w:id="1396" w:name="_heading=h.2s8eyo1"/>
      <w:bookmarkEnd w:id="1396"/>
      <w:r w:rsidRPr="4EF77C7B">
        <w:rPr>
          <w:b/>
          <w:bCs/>
          <w:color w:val="000000" w:themeColor="text1"/>
          <w:sz w:val="20"/>
          <w:szCs w:val="20"/>
          <w:lang w:val="en-US"/>
        </w:rPr>
        <w:lastRenderedPageBreak/>
        <w:t>2</w:t>
      </w:r>
      <w:r w:rsidR="5267CB01" w:rsidRPr="4EF77C7B">
        <w:rPr>
          <w:b/>
          <w:bCs/>
          <w:color w:val="000000" w:themeColor="text1"/>
          <w:sz w:val="20"/>
          <w:szCs w:val="20"/>
          <w:lang w:val="en-US"/>
        </w:rPr>
        <w:t xml:space="preserve">.1. Aperçu </w:t>
      </w:r>
      <w:proofErr w:type="spellStart"/>
      <w:r w:rsidR="5267CB01" w:rsidRPr="4EF77C7B">
        <w:rPr>
          <w:b/>
          <w:bCs/>
          <w:color w:val="000000" w:themeColor="text1"/>
          <w:sz w:val="20"/>
          <w:szCs w:val="20"/>
          <w:lang w:val="en-US"/>
        </w:rPr>
        <w:t>général</w:t>
      </w:r>
      <w:proofErr w:type="spellEnd"/>
      <w:r w:rsidR="5267CB01" w:rsidRPr="4EF77C7B">
        <w:rPr>
          <w:b/>
          <w:bCs/>
          <w:color w:val="000000" w:themeColor="text1"/>
          <w:sz w:val="20"/>
          <w:szCs w:val="20"/>
          <w:lang w:val="en-US"/>
        </w:rPr>
        <w:t xml:space="preserve"> de la </w:t>
      </w:r>
      <w:proofErr w:type="spellStart"/>
      <w:r w:rsidR="5267CB01" w:rsidRPr="4EF77C7B">
        <w:rPr>
          <w:b/>
          <w:bCs/>
          <w:color w:val="000000" w:themeColor="text1"/>
          <w:sz w:val="20"/>
          <w:szCs w:val="20"/>
          <w:lang w:val="en-US"/>
        </w:rPr>
        <w:t>priorisation</w:t>
      </w:r>
      <w:proofErr w:type="spellEnd"/>
      <w:r w:rsidR="5267CB01" w:rsidRPr="4EF77C7B">
        <w:rPr>
          <w:b/>
          <w:bCs/>
          <w:color w:val="000000" w:themeColor="text1"/>
          <w:sz w:val="20"/>
          <w:szCs w:val="20"/>
          <w:lang w:val="en-US"/>
        </w:rPr>
        <w:t xml:space="preserve"> des </w:t>
      </w:r>
      <w:proofErr w:type="spellStart"/>
      <w:r w:rsidR="5267CB01" w:rsidRPr="4EF77C7B">
        <w:rPr>
          <w:b/>
          <w:bCs/>
          <w:color w:val="000000" w:themeColor="text1"/>
          <w:sz w:val="20"/>
          <w:szCs w:val="20"/>
          <w:lang w:val="en-US"/>
        </w:rPr>
        <w:t>activités</w:t>
      </w:r>
      <w:proofErr w:type="spellEnd"/>
    </w:p>
    <w:p w14:paraId="3BA48B7C" w14:textId="77777777" w:rsidR="00A96FA3" w:rsidRDefault="2F5890E6" w:rsidP="4EF77C7B">
      <w:pPr>
        <w:keepNext/>
        <w:keepLines/>
        <w:pBdr>
          <w:top w:val="nil"/>
          <w:left w:val="nil"/>
          <w:bottom w:val="nil"/>
          <w:right w:val="nil"/>
          <w:between w:val="nil"/>
        </w:pBdr>
        <w:spacing w:after="120"/>
        <w:jc w:val="both"/>
        <w:rPr>
          <w:ins w:id="1397" w:author="Jean Serge NGAIMA" w:date="2025-10-08T22:44:00Z" w16du:dateUtc="2025-10-08T21:44:00Z"/>
          <w:sz w:val="20"/>
          <w:szCs w:val="20"/>
          <w:lang w:val="en-US"/>
        </w:rPr>
      </w:pPr>
      <w:ins w:id="1398" w:author="Jean Serge NGAIMA" w:date="2025-10-08T22:44:00Z">
        <w:r w:rsidRPr="4EF77C7B">
          <w:rPr>
            <w:sz w:val="20"/>
            <w:szCs w:val="20"/>
            <w:lang w:val="en-US"/>
          </w:rPr>
          <w:t xml:space="preserve">Les </w:t>
        </w:r>
        <w:proofErr w:type="spellStart"/>
        <w:r w:rsidRPr="4EF77C7B">
          <w:rPr>
            <w:sz w:val="20"/>
            <w:szCs w:val="20"/>
            <w:lang w:val="en-US"/>
          </w:rPr>
          <w:t>activités</w:t>
        </w:r>
        <w:proofErr w:type="spellEnd"/>
        <w:r w:rsidRPr="4EF77C7B">
          <w:rPr>
            <w:sz w:val="20"/>
            <w:szCs w:val="20"/>
            <w:lang w:val="en-US"/>
          </w:rPr>
          <w:t xml:space="preserve"> RSS et FAE </w:t>
        </w:r>
        <w:proofErr w:type="spellStart"/>
        <w:r w:rsidRPr="4EF77C7B">
          <w:rPr>
            <w:sz w:val="20"/>
            <w:szCs w:val="20"/>
            <w:lang w:val="en-US"/>
          </w:rPr>
          <w:t>sélectionnées</w:t>
        </w:r>
        <w:proofErr w:type="spellEnd"/>
        <w:r w:rsidRPr="4EF77C7B">
          <w:rPr>
            <w:sz w:val="20"/>
            <w:szCs w:val="20"/>
            <w:lang w:val="en-US"/>
          </w:rPr>
          <w:t xml:space="preserve"> </w:t>
        </w:r>
        <w:proofErr w:type="spellStart"/>
        <w:r w:rsidRPr="4EF77C7B">
          <w:rPr>
            <w:sz w:val="20"/>
            <w:szCs w:val="20"/>
            <w:lang w:val="en-US"/>
          </w:rPr>
          <w:t>s’élèvent</w:t>
        </w:r>
        <w:proofErr w:type="spellEnd"/>
        <w:r w:rsidRPr="4EF77C7B">
          <w:rPr>
            <w:sz w:val="20"/>
            <w:szCs w:val="20"/>
            <w:lang w:val="en-US"/>
          </w:rPr>
          <w:t xml:space="preserve"> à </w:t>
        </w:r>
        <w:proofErr w:type="gramStart"/>
        <w:r w:rsidRPr="4EF77C7B">
          <w:rPr>
            <w:sz w:val="20"/>
            <w:szCs w:val="20"/>
            <w:lang w:val="en-US"/>
          </w:rPr>
          <w:t>68  sur</w:t>
        </w:r>
        <w:proofErr w:type="gramEnd"/>
        <w:r w:rsidRPr="4EF77C7B">
          <w:rPr>
            <w:sz w:val="20"/>
            <w:szCs w:val="20"/>
            <w:lang w:val="en-US"/>
          </w:rPr>
          <w:t xml:space="preserve"> 119 </w:t>
        </w:r>
        <w:proofErr w:type="spellStart"/>
        <w:r w:rsidRPr="4EF77C7B">
          <w:rPr>
            <w:sz w:val="20"/>
            <w:szCs w:val="20"/>
            <w:lang w:val="en-US"/>
          </w:rPr>
          <w:t>enregistrées</w:t>
        </w:r>
        <w:proofErr w:type="spellEnd"/>
        <w:r w:rsidRPr="4EF77C7B">
          <w:rPr>
            <w:sz w:val="20"/>
            <w:szCs w:val="20"/>
            <w:lang w:val="en-US"/>
          </w:rPr>
          <w:t xml:space="preserve"> dans le FPP-RSS4 et FAE </w:t>
        </w:r>
        <w:proofErr w:type="spellStart"/>
        <w:r w:rsidRPr="4EF77C7B">
          <w:rPr>
            <w:sz w:val="20"/>
            <w:szCs w:val="20"/>
            <w:lang w:val="en-US"/>
          </w:rPr>
          <w:t>soit</w:t>
        </w:r>
        <w:proofErr w:type="spellEnd"/>
        <w:r w:rsidRPr="4EF77C7B">
          <w:rPr>
            <w:sz w:val="20"/>
            <w:szCs w:val="20"/>
            <w:lang w:val="en-US"/>
          </w:rPr>
          <w:t xml:space="preserve"> 57 %. Le </w:t>
        </w:r>
        <w:proofErr w:type="spellStart"/>
        <w:r w:rsidRPr="4EF77C7B">
          <w:rPr>
            <w:sz w:val="20"/>
            <w:szCs w:val="20"/>
            <w:lang w:val="en-US"/>
          </w:rPr>
          <w:t>taux</w:t>
        </w:r>
        <w:proofErr w:type="spellEnd"/>
        <w:r w:rsidRPr="4EF77C7B">
          <w:rPr>
            <w:sz w:val="20"/>
            <w:szCs w:val="20"/>
            <w:lang w:val="en-US"/>
          </w:rPr>
          <w:t xml:space="preserve"> de </w:t>
        </w:r>
        <w:proofErr w:type="spellStart"/>
        <w:r w:rsidRPr="4EF77C7B">
          <w:rPr>
            <w:sz w:val="20"/>
            <w:szCs w:val="20"/>
            <w:lang w:val="en-US"/>
          </w:rPr>
          <w:t>réduction</w:t>
        </w:r>
        <w:proofErr w:type="spellEnd"/>
        <w:r w:rsidRPr="4EF77C7B">
          <w:rPr>
            <w:sz w:val="20"/>
            <w:szCs w:val="20"/>
            <w:lang w:val="en-US"/>
          </w:rPr>
          <w:t xml:space="preserve"> </w:t>
        </w:r>
        <w:proofErr w:type="spellStart"/>
        <w:r w:rsidRPr="4EF77C7B">
          <w:rPr>
            <w:sz w:val="20"/>
            <w:szCs w:val="20"/>
            <w:lang w:val="en-US"/>
          </w:rPr>
          <w:t>s’élève</w:t>
        </w:r>
        <w:proofErr w:type="spellEnd"/>
        <w:r w:rsidRPr="4EF77C7B">
          <w:rPr>
            <w:sz w:val="20"/>
            <w:szCs w:val="20"/>
            <w:lang w:val="en-US"/>
          </w:rPr>
          <w:t xml:space="preserve"> à 43%. Parmi les </w:t>
        </w:r>
        <w:proofErr w:type="spellStart"/>
        <w:r w:rsidRPr="4EF77C7B">
          <w:rPr>
            <w:sz w:val="20"/>
            <w:szCs w:val="20"/>
            <w:lang w:val="en-US"/>
          </w:rPr>
          <w:t>activités</w:t>
        </w:r>
        <w:proofErr w:type="spellEnd"/>
        <w:r w:rsidRPr="4EF77C7B">
          <w:rPr>
            <w:sz w:val="20"/>
            <w:szCs w:val="20"/>
            <w:lang w:val="en-US"/>
          </w:rPr>
          <w:t xml:space="preserve"> </w:t>
        </w:r>
        <w:proofErr w:type="spellStart"/>
        <w:r w:rsidRPr="4EF77C7B">
          <w:rPr>
            <w:sz w:val="20"/>
            <w:szCs w:val="20"/>
            <w:lang w:val="en-US"/>
          </w:rPr>
          <w:t>retenues</w:t>
        </w:r>
        <w:proofErr w:type="spellEnd"/>
        <w:r w:rsidRPr="4EF77C7B">
          <w:rPr>
            <w:sz w:val="20"/>
            <w:szCs w:val="20"/>
            <w:lang w:val="en-US"/>
          </w:rPr>
          <w:t xml:space="preserve"> pour la transition 46 </w:t>
        </w:r>
        <w:proofErr w:type="spellStart"/>
        <w:r w:rsidRPr="4EF77C7B">
          <w:rPr>
            <w:sz w:val="20"/>
            <w:szCs w:val="20"/>
            <w:lang w:val="en-US"/>
          </w:rPr>
          <w:t>sont</w:t>
        </w:r>
        <w:proofErr w:type="spellEnd"/>
        <w:r w:rsidRPr="4EF77C7B">
          <w:rPr>
            <w:sz w:val="20"/>
            <w:szCs w:val="20"/>
            <w:lang w:val="en-US"/>
          </w:rPr>
          <w:t xml:space="preserve"> </w:t>
        </w:r>
        <w:proofErr w:type="spellStart"/>
        <w:r w:rsidRPr="4EF77C7B">
          <w:rPr>
            <w:sz w:val="20"/>
            <w:szCs w:val="20"/>
            <w:lang w:val="en-US"/>
          </w:rPr>
          <w:t>basiques</w:t>
        </w:r>
        <w:proofErr w:type="spellEnd"/>
        <w:r w:rsidRPr="4EF77C7B">
          <w:rPr>
            <w:sz w:val="20"/>
            <w:szCs w:val="20"/>
            <w:lang w:val="en-US"/>
          </w:rPr>
          <w:t xml:space="preserve"> </w:t>
        </w:r>
        <w:proofErr w:type="spellStart"/>
        <w:r w:rsidRPr="4EF77C7B">
          <w:rPr>
            <w:sz w:val="20"/>
            <w:szCs w:val="20"/>
            <w:lang w:val="en-US"/>
          </w:rPr>
          <w:t>soit</w:t>
        </w:r>
        <w:proofErr w:type="spellEnd"/>
        <w:r w:rsidRPr="4EF77C7B">
          <w:rPr>
            <w:sz w:val="20"/>
            <w:szCs w:val="20"/>
            <w:lang w:val="en-US"/>
          </w:rPr>
          <w:t xml:space="preserve"> </w:t>
        </w:r>
        <w:proofErr w:type="gramStart"/>
        <w:r w:rsidRPr="4EF77C7B">
          <w:rPr>
            <w:sz w:val="20"/>
            <w:szCs w:val="20"/>
            <w:lang w:val="en-US"/>
          </w:rPr>
          <w:t>68 %</w:t>
        </w:r>
        <w:proofErr w:type="gramEnd"/>
        <w:r w:rsidRPr="4EF77C7B">
          <w:rPr>
            <w:sz w:val="20"/>
            <w:szCs w:val="20"/>
            <w:lang w:val="en-US"/>
          </w:rPr>
          <w:t xml:space="preserve"> et 22 </w:t>
        </w:r>
        <w:proofErr w:type="spellStart"/>
        <w:r w:rsidRPr="4EF77C7B">
          <w:rPr>
            <w:sz w:val="20"/>
            <w:szCs w:val="20"/>
            <w:lang w:val="en-US"/>
          </w:rPr>
          <w:t>sont</w:t>
        </w:r>
        <w:proofErr w:type="spellEnd"/>
        <w:r w:rsidRPr="4EF77C7B">
          <w:rPr>
            <w:sz w:val="20"/>
            <w:szCs w:val="20"/>
            <w:lang w:val="en-US"/>
          </w:rPr>
          <w:t xml:space="preserve"> </w:t>
        </w:r>
        <w:proofErr w:type="spellStart"/>
        <w:r w:rsidRPr="4EF77C7B">
          <w:rPr>
            <w:sz w:val="20"/>
            <w:szCs w:val="20"/>
            <w:lang w:val="en-US"/>
          </w:rPr>
          <w:t>spécifiques</w:t>
        </w:r>
        <w:proofErr w:type="spellEnd"/>
        <w:r w:rsidRPr="4EF77C7B">
          <w:rPr>
            <w:sz w:val="20"/>
            <w:szCs w:val="20"/>
            <w:lang w:val="en-US"/>
          </w:rPr>
          <w:t xml:space="preserve"> </w:t>
        </w:r>
        <w:proofErr w:type="spellStart"/>
        <w:r w:rsidRPr="4EF77C7B">
          <w:rPr>
            <w:sz w:val="20"/>
            <w:szCs w:val="20"/>
            <w:lang w:val="en-US"/>
          </w:rPr>
          <w:t>soit</w:t>
        </w:r>
        <w:proofErr w:type="spellEnd"/>
        <w:r w:rsidRPr="4EF77C7B">
          <w:rPr>
            <w:sz w:val="20"/>
            <w:szCs w:val="20"/>
            <w:lang w:val="en-US"/>
          </w:rPr>
          <w:t xml:space="preserve"> 32 %. Les </w:t>
        </w:r>
        <w:proofErr w:type="spellStart"/>
        <w:r w:rsidRPr="4EF77C7B">
          <w:rPr>
            <w:sz w:val="20"/>
            <w:szCs w:val="20"/>
            <w:lang w:val="en-US"/>
          </w:rPr>
          <w:t>activités</w:t>
        </w:r>
        <w:proofErr w:type="spellEnd"/>
        <w:r w:rsidRPr="4EF77C7B">
          <w:rPr>
            <w:sz w:val="20"/>
            <w:szCs w:val="20"/>
            <w:lang w:val="en-US"/>
          </w:rPr>
          <w:t xml:space="preserve"> </w:t>
        </w:r>
        <w:proofErr w:type="spellStart"/>
        <w:r w:rsidRPr="4EF77C7B">
          <w:rPr>
            <w:sz w:val="20"/>
            <w:szCs w:val="20"/>
            <w:lang w:val="en-US"/>
          </w:rPr>
          <w:t>basiques</w:t>
        </w:r>
        <w:proofErr w:type="spellEnd"/>
        <w:r w:rsidRPr="4EF77C7B">
          <w:rPr>
            <w:sz w:val="20"/>
            <w:szCs w:val="20"/>
            <w:lang w:val="en-US"/>
          </w:rPr>
          <w:t xml:space="preserve"> </w:t>
        </w:r>
        <w:proofErr w:type="spellStart"/>
        <w:r w:rsidRPr="4EF77C7B">
          <w:rPr>
            <w:sz w:val="20"/>
            <w:szCs w:val="20"/>
            <w:lang w:val="en-US"/>
          </w:rPr>
          <w:t>seront</w:t>
        </w:r>
        <w:proofErr w:type="spellEnd"/>
        <w:r w:rsidRPr="4EF77C7B">
          <w:rPr>
            <w:sz w:val="20"/>
            <w:szCs w:val="20"/>
            <w:lang w:val="en-US"/>
          </w:rPr>
          <w:t xml:space="preserve"> mises </w:t>
        </w:r>
        <w:proofErr w:type="spellStart"/>
        <w:r w:rsidRPr="4EF77C7B">
          <w:rPr>
            <w:sz w:val="20"/>
            <w:szCs w:val="20"/>
            <w:lang w:val="en-US"/>
          </w:rPr>
          <w:t>en</w:t>
        </w:r>
        <w:proofErr w:type="spellEnd"/>
        <w:r w:rsidRPr="4EF77C7B">
          <w:rPr>
            <w:sz w:val="20"/>
            <w:szCs w:val="20"/>
            <w:lang w:val="en-US"/>
          </w:rPr>
          <w:t xml:space="preserve"> </w:t>
        </w:r>
        <w:proofErr w:type="spellStart"/>
        <w:r w:rsidRPr="4EF77C7B">
          <w:rPr>
            <w:sz w:val="20"/>
            <w:szCs w:val="20"/>
            <w:lang w:val="en-US"/>
          </w:rPr>
          <w:t>œuvre</w:t>
        </w:r>
        <w:proofErr w:type="spellEnd"/>
        <w:r w:rsidRPr="4EF77C7B">
          <w:rPr>
            <w:sz w:val="20"/>
            <w:szCs w:val="20"/>
            <w:lang w:val="en-US"/>
          </w:rPr>
          <w:t xml:space="preserve"> dans les 26 provinces. Les </w:t>
        </w:r>
        <w:proofErr w:type="spellStart"/>
        <w:r w:rsidRPr="4EF77C7B">
          <w:rPr>
            <w:sz w:val="20"/>
            <w:szCs w:val="20"/>
            <w:lang w:val="en-US"/>
          </w:rPr>
          <w:t>activités</w:t>
        </w:r>
        <w:proofErr w:type="spellEnd"/>
        <w:r w:rsidRPr="4EF77C7B">
          <w:rPr>
            <w:sz w:val="20"/>
            <w:szCs w:val="20"/>
            <w:lang w:val="en-US"/>
          </w:rPr>
          <w:t xml:space="preserve"> </w:t>
        </w:r>
        <w:proofErr w:type="spellStart"/>
        <w:proofErr w:type="gramStart"/>
        <w:r w:rsidRPr="4EF77C7B">
          <w:rPr>
            <w:sz w:val="20"/>
            <w:szCs w:val="20"/>
            <w:lang w:val="en-US"/>
          </w:rPr>
          <w:t>spécifiques</w:t>
        </w:r>
        <w:proofErr w:type="spellEnd"/>
        <w:r w:rsidRPr="4EF77C7B">
          <w:rPr>
            <w:sz w:val="20"/>
            <w:szCs w:val="20"/>
            <w:lang w:val="en-US"/>
          </w:rPr>
          <w:t xml:space="preserve">  </w:t>
        </w:r>
        <w:proofErr w:type="spellStart"/>
        <w:r w:rsidRPr="4EF77C7B">
          <w:rPr>
            <w:sz w:val="20"/>
            <w:szCs w:val="20"/>
            <w:lang w:val="en-US"/>
          </w:rPr>
          <w:t>seront</w:t>
        </w:r>
        <w:proofErr w:type="spellEnd"/>
        <w:proofErr w:type="gramEnd"/>
        <w:r w:rsidRPr="4EF77C7B">
          <w:rPr>
            <w:sz w:val="20"/>
            <w:szCs w:val="20"/>
            <w:lang w:val="en-US"/>
          </w:rPr>
          <w:t xml:space="preserve"> </w:t>
        </w:r>
        <w:proofErr w:type="spellStart"/>
        <w:r w:rsidRPr="4EF77C7B">
          <w:rPr>
            <w:sz w:val="20"/>
            <w:szCs w:val="20"/>
            <w:lang w:val="en-US"/>
          </w:rPr>
          <w:t>déployées</w:t>
        </w:r>
        <w:proofErr w:type="spellEnd"/>
        <w:r w:rsidRPr="4EF77C7B">
          <w:rPr>
            <w:sz w:val="20"/>
            <w:szCs w:val="20"/>
            <w:lang w:val="en-US"/>
          </w:rPr>
          <w:t xml:space="preserve"> dans les </w:t>
        </w:r>
        <w:proofErr w:type="gramStart"/>
        <w:r w:rsidRPr="4EF77C7B">
          <w:rPr>
            <w:sz w:val="20"/>
            <w:szCs w:val="20"/>
            <w:lang w:val="en-US"/>
          </w:rPr>
          <w:t>provinces  de</w:t>
        </w:r>
        <w:proofErr w:type="gramEnd"/>
        <w:r w:rsidRPr="4EF77C7B">
          <w:rPr>
            <w:sz w:val="20"/>
            <w:szCs w:val="20"/>
            <w:lang w:val="en-US"/>
          </w:rPr>
          <w:t xml:space="preserve"> la </w:t>
        </w:r>
        <w:proofErr w:type="spellStart"/>
        <w:proofErr w:type="gramStart"/>
        <w:r w:rsidRPr="4EF77C7B">
          <w:rPr>
            <w:sz w:val="20"/>
            <w:szCs w:val="20"/>
            <w:lang w:val="en-US"/>
          </w:rPr>
          <w:t>Tshopo,Tshuapa</w:t>
        </w:r>
        <w:proofErr w:type="gramEnd"/>
        <w:r w:rsidRPr="4EF77C7B">
          <w:rPr>
            <w:sz w:val="20"/>
            <w:szCs w:val="20"/>
            <w:lang w:val="en-US"/>
          </w:rPr>
          <w:t>,Haut</w:t>
        </w:r>
        <w:proofErr w:type="spellEnd"/>
        <w:r w:rsidRPr="4EF77C7B">
          <w:rPr>
            <w:sz w:val="20"/>
            <w:szCs w:val="20"/>
            <w:lang w:val="en-US"/>
          </w:rPr>
          <w:t xml:space="preserve"> </w:t>
        </w:r>
        <w:proofErr w:type="spellStart"/>
        <w:proofErr w:type="gramStart"/>
        <w:r w:rsidRPr="4EF77C7B">
          <w:rPr>
            <w:sz w:val="20"/>
            <w:szCs w:val="20"/>
            <w:lang w:val="en-US"/>
          </w:rPr>
          <w:t>Katanga,Kasai</w:t>
        </w:r>
        <w:proofErr w:type="spellEnd"/>
        <w:proofErr w:type="gramEnd"/>
        <w:r w:rsidRPr="4EF77C7B">
          <w:rPr>
            <w:sz w:val="20"/>
            <w:szCs w:val="20"/>
            <w:lang w:val="en-US"/>
          </w:rPr>
          <w:t xml:space="preserve"> </w:t>
        </w:r>
        <w:proofErr w:type="spellStart"/>
        <w:proofErr w:type="gramStart"/>
        <w:r w:rsidRPr="4EF77C7B">
          <w:rPr>
            <w:sz w:val="20"/>
            <w:szCs w:val="20"/>
            <w:lang w:val="en-US"/>
          </w:rPr>
          <w:t>oriental,Maindombe</w:t>
        </w:r>
        <w:proofErr w:type="spellEnd"/>
        <w:proofErr w:type="gramEnd"/>
        <w:r w:rsidRPr="4EF77C7B">
          <w:rPr>
            <w:sz w:val="20"/>
            <w:szCs w:val="20"/>
            <w:lang w:val="en-US"/>
          </w:rPr>
          <w:t xml:space="preserve"> et </w:t>
        </w:r>
        <w:proofErr w:type="spellStart"/>
        <w:r w:rsidRPr="4EF77C7B">
          <w:rPr>
            <w:sz w:val="20"/>
            <w:szCs w:val="20"/>
            <w:lang w:val="en-US"/>
          </w:rPr>
          <w:t>Mongala.L’unique</w:t>
        </w:r>
        <w:proofErr w:type="spellEnd"/>
        <w:r w:rsidRPr="4EF77C7B">
          <w:rPr>
            <w:sz w:val="20"/>
            <w:szCs w:val="20"/>
            <w:lang w:val="en-US"/>
          </w:rPr>
          <w:t xml:space="preserve"> </w:t>
        </w:r>
        <w:proofErr w:type="spellStart"/>
        <w:r w:rsidRPr="4EF77C7B">
          <w:rPr>
            <w:sz w:val="20"/>
            <w:szCs w:val="20"/>
            <w:lang w:val="en-US"/>
          </w:rPr>
          <w:t>activité</w:t>
        </w:r>
        <w:proofErr w:type="spellEnd"/>
        <w:r w:rsidRPr="4EF77C7B">
          <w:rPr>
            <w:sz w:val="20"/>
            <w:szCs w:val="20"/>
            <w:lang w:val="en-US"/>
          </w:rPr>
          <w:t xml:space="preserve"> </w:t>
        </w:r>
        <w:proofErr w:type="spellStart"/>
        <w:r w:rsidRPr="4EF77C7B">
          <w:rPr>
            <w:sz w:val="20"/>
            <w:szCs w:val="20"/>
            <w:lang w:val="en-US"/>
          </w:rPr>
          <w:t>humanitaire</w:t>
        </w:r>
        <w:proofErr w:type="spellEnd"/>
        <w:r w:rsidRPr="4EF77C7B">
          <w:rPr>
            <w:sz w:val="20"/>
            <w:szCs w:val="20"/>
            <w:lang w:val="en-US"/>
          </w:rPr>
          <w:t xml:space="preserve"> </w:t>
        </w:r>
        <w:proofErr w:type="spellStart"/>
        <w:r w:rsidRPr="4EF77C7B">
          <w:rPr>
            <w:sz w:val="20"/>
            <w:szCs w:val="20"/>
            <w:lang w:val="en-US"/>
          </w:rPr>
          <w:t>retenue</w:t>
        </w:r>
        <w:proofErr w:type="spellEnd"/>
        <w:r w:rsidRPr="4EF77C7B">
          <w:rPr>
            <w:sz w:val="20"/>
            <w:szCs w:val="20"/>
            <w:lang w:val="en-US"/>
          </w:rPr>
          <w:t xml:space="preserve"> dans FPP-RSS4 (</w:t>
        </w:r>
        <w:proofErr w:type="spellStart"/>
        <w:r w:rsidRPr="4EF77C7B">
          <w:rPr>
            <w:sz w:val="20"/>
            <w:szCs w:val="20"/>
            <w:lang w:val="en-US"/>
          </w:rPr>
          <w:t>voir</w:t>
        </w:r>
        <w:proofErr w:type="spellEnd"/>
        <w:r w:rsidRPr="4EF77C7B">
          <w:rPr>
            <w:sz w:val="20"/>
            <w:szCs w:val="20"/>
            <w:lang w:val="en-US"/>
          </w:rPr>
          <w:t xml:space="preserve"> 1.17.)  sera mis </w:t>
        </w:r>
        <w:proofErr w:type="spellStart"/>
        <w:r w:rsidRPr="4EF77C7B">
          <w:rPr>
            <w:sz w:val="20"/>
            <w:szCs w:val="20"/>
            <w:lang w:val="en-US"/>
          </w:rPr>
          <w:t>en</w:t>
        </w:r>
        <w:proofErr w:type="spellEnd"/>
        <w:r w:rsidRPr="4EF77C7B">
          <w:rPr>
            <w:sz w:val="20"/>
            <w:szCs w:val="20"/>
            <w:lang w:val="en-US"/>
          </w:rPr>
          <w:t xml:space="preserve"> </w:t>
        </w:r>
        <w:proofErr w:type="gramStart"/>
        <w:r w:rsidRPr="4EF77C7B">
          <w:rPr>
            <w:sz w:val="20"/>
            <w:szCs w:val="20"/>
            <w:lang w:val="en-US"/>
          </w:rPr>
          <w:t>oeuvre  dans</w:t>
        </w:r>
        <w:proofErr w:type="gramEnd"/>
        <w:r w:rsidRPr="4EF77C7B">
          <w:rPr>
            <w:sz w:val="20"/>
            <w:szCs w:val="20"/>
            <w:lang w:val="en-US"/>
          </w:rPr>
          <w:t xml:space="preserve"> 3 provinces à savoir le Nord </w:t>
        </w:r>
        <w:proofErr w:type="spellStart"/>
        <w:proofErr w:type="gramStart"/>
        <w:r w:rsidRPr="4EF77C7B">
          <w:rPr>
            <w:sz w:val="20"/>
            <w:szCs w:val="20"/>
            <w:lang w:val="en-US"/>
          </w:rPr>
          <w:t>Kivu,le</w:t>
        </w:r>
        <w:proofErr w:type="spellEnd"/>
        <w:proofErr w:type="gramEnd"/>
        <w:r w:rsidRPr="4EF77C7B">
          <w:rPr>
            <w:sz w:val="20"/>
            <w:szCs w:val="20"/>
            <w:lang w:val="en-US"/>
          </w:rPr>
          <w:t xml:space="preserve"> Sud Kivu et </w:t>
        </w:r>
        <w:proofErr w:type="spellStart"/>
        <w:r w:rsidRPr="4EF77C7B">
          <w:rPr>
            <w:sz w:val="20"/>
            <w:szCs w:val="20"/>
            <w:lang w:val="en-US"/>
          </w:rPr>
          <w:t>l’Ituri</w:t>
        </w:r>
        <w:proofErr w:type="spellEnd"/>
        <w:r w:rsidRPr="4EF77C7B">
          <w:rPr>
            <w:sz w:val="20"/>
            <w:szCs w:val="20"/>
            <w:lang w:val="en-US"/>
          </w:rPr>
          <w:t>.</w:t>
        </w:r>
      </w:ins>
    </w:p>
    <w:p w14:paraId="3287E379" w14:textId="77777777" w:rsidR="00A96FA3" w:rsidRPr="00D8799A" w:rsidRDefault="2F5890E6" w:rsidP="4EF77C7B">
      <w:pPr>
        <w:keepNext/>
        <w:keepLines/>
        <w:pBdr>
          <w:top w:val="nil"/>
          <w:left w:val="nil"/>
          <w:bottom w:val="nil"/>
          <w:right w:val="nil"/>
          <w:between w:val="nil"/>
        </w:pBdr>
        <w:spacing w:after="120"/>
        <w:jc w:val="both"/>
        <w:rPr>
          <w:ins w:id="1399" w:author="Jean Serge NGAIMA" w:date="2025-10-08T22:44:00Z" w16du:dateUtc="2025-10-08T21:44:00Z"/>
          <w:sz w:val="20"/>
          <w:szCs w:val="20"/>
          <w:lang w:val="en-US"/>
        </w:rPr>
      </w:pPr>
      <w:ins w:id="1400" w:author="Jean Serge NGAIMA" w:date="2025-10-08T22:44:00Z">
        <w:r w:rsidRPr="4EF77C7B">
          <w:rPr>
            <w:sz w:val="20"/>
            <w:szCs w:val="20"/>
            <w:lang w:val="en-US"/>
          </w:rPr>
          <w:t xml:space="preserve">Les </w:t>
        </w:r>
        <w:proofErr w:type="spellStart"/>
        <w:r w:rsidRPr="4EF77C7B">
          <w:rPr>
            <w:sz w:val="20"/>
            <w:szCs w:val="20"/>
            <w:lang w:val="en-US"/>
          </w:rPr>
          <w:t>activités</w:t>
        </w:r>
        <w:proofErr w:type="spellEnd"/>
        <w:r w:rsidRPr="4EF77C7B">
          <w:rPr>
            <w:sz w:val="20"/>
            <w:szCs w:val="20"/>
            <w:lang w:val="en-US"/>
          </w:rPr>
          <w:t xml:space="preserve"> </w:t>
        </w:r>
        <w:proofErr w:type="spellStart"/>
        <w:r w:rsidRPr="4EF77C7B">
          <w:rPr>
            <w:sz w:val="20"/>
            <w:szCs w:val="20"/>
            <w:lang w:val="en-US"/>
          </w:rPr>
          <w:t>basiques</w:t>
        </w:r>
        <w:proofErr w:type="spellEnd"/>
        <w:r w:rsidRPr="4EF77C7B">
          <w:rPr>
            <w:sz w:val="20"/>
            <w:szCs w:val="20"/>
            <w:lang w:val="en-US"/>
          </w:rPr>
          <w:t xml:space="preserve"> </w:t>
        </w:r>
        <w:proofErr w:type="spellStart"/>
        <w:r w:rsidRPr="4EF77C7B">
          <w:rPr>
            <w:sz w:val="20"/>
            <w:szCs w:val="20"/>
            <w:lang w:val="en-US"/>
          </w:rPr>
          <w:t>sont</w:t>
        </w:r>
        <w:proofErr w:type="spellEnd"/>
        <w:r w:rsidRPr="4EF77C7B">
          <w:rPr>
            <w:sz w:val="20"/>
            <w:szCs w:val="20"/>
            <w:lang w:val="en-US"/>
          </w:rPr>
          <w:t xml:space="preserve"> </w:t>
        </w:r>
        <w:proofErr w:type="spellStart"/>
        <w:r w:rsidRPr="4EF77C7B">
          <w:rPr>
            <w:sz w:val="20"/>
            <w:szCs w:val="20"/>
            <w:lang w:val="en-US"/>
          </w:rPr>
          <w:t>l'ensemble</w:t>
        </w:r>
        <w:proofErr w:type="spellEnd"/>
        <w:r w:rsidRPr="4EF77C7B">
          <w:rPr>
            <w:sz w:val="20"/>
            <w:szCs w:val="20"/>
            <w:lang w:val="en-US"/>
          </w:rPr>
          <w:t xml:space="preserve"> </w:t>
        </w:r>
        <w:proofErr w:type="spellStart"/>
        <w:r w:rsidRPr="4EF77C7B">
          <w:rPr>
            <w:sz w:val="20"/>
            <w:szCs w:val="20"/>
            <w:lang w:val="en-US"/>
          </w:rPr>
          <w:t>d'actions</w:t>
        </w:r>
        <w:proofErr w:type="spellEnd"/>
        <w:r w:rsidRPr="4EF77C7B">
          <w:rPr>
            <w:sz w:val="20"/>
            <w:szCs w:val="20"/>
            <w:lang w:val="en-US"/>
          </w:rPr>
          <w:t xml:space="preserve"> qui </w:t>
        </w:r>
        <w:proofErr w:type="spellStart"/>
        <w:r w:rsidRPr="4EF77C7B">
          <w:rPr>
            <w:sz w:val="20"/>
            <w:szCs w:val="20"/>
            <w:lang w:val="en-US"/>
          </w:rPr>
          <w:t>permettent</w:t>
        </w:r>
        <w:proofErr w:type="spellEnd"/>
        <w:r w:rsidRPr="4EF77C7B">
          <w:rPr>
            <w:sz w:val="20"/>
            <w:szCs w:val="20"/>
            <w:lang w:val="en-US"/>
          </w:rPr>
          <w:t xml:space="preserve"> </w:t>
        </w:r>
        <w:proofErr w:type="spellStart"/>
        <w:r w:rsidRPr="4EF77C7B">
          <w:rPr>
            <w:sz w:val="20"/>
            <w:szCs w:val="20"/>
            <w:lang w:val="en-US"/>
          </w:rPr>
          <w:t>d'offrir</w:t>
        </w:r>
        <w:proofErr w:type="spellEnd"/>
        <w:r w:rsidRPr="4EF77C7B">
          <w:rPr>
            <w:sz w:val="20"/>
            <w:szCs w:val="20"/>
            <w:lang w:val="en-US"/>
          </w:rPr>
          <w:t xml:space="preserve"> les services </w:t>
        </w:r>
        <w:proofErr w:type="spellStart"/>
        <w:r w:rsidRPr="4EF77C7B">
          <w:rPr>
            <w:sz w:val="20"/>
            <w:szCs w:val="20"/>
            <w:lang w:val="en-US"/>
          </w:rPr>
          <w:t>essentiels</w:t>
        </w:r>
        <w:proofErr w:type="spellEnd"/>
        <w:r w:rsidRPr="4EF77C7B">
          <w:rPr>
            <w:sz w:val="20"/>
            <w:szCs w:val="20"/>
            <w:lang w:val="en-US"/>
          </w:rPr>
          <w:t xml:space="preserve"> de vaccination dans les 26 provinces de la </w:t>
        </w:r>
        <w:proofErr w:type="spellStart"/>
        <w:r w:rsidRPr="4EF77C7B">
          <w:rPr>
            <w:sz w:val="20"/>
            <w:szCs w:val="20"/>
            <w:lang w:val="en-US"/>
          </w:rPr>
          <w:t>RDC.Les</w:t>
        </w:r>
        <w:proofErr w:type="spellEnd"/>
        <w:r w:rsidRPr="4EF77C7B">
          <w:rPr>
            <w:sz w:val="20"/>
            <w:szCs w:val="20"/>
            <w:lang w:val="en-US"/>
          </w:rPr>
          <w:t xml:space="preserve"> </w:t>
        </w:r>
        <w:proofErr w:type="spellStart"/>
        <w:r w:rsidRPr="4EF77C7B">
          <w:rPr>
            <w:sz w:val="20"/>
            <w:szCs w:val="20"/>
            <w:lang w:val="en-US"/>
          </w:rPr>
          <w:t>activités</w:t>
        </w:r>
        <w:proofErr w:type="spellEnd"/>
        <w:r w:rsidRPr="4EF77C7B">
          <w:rPr>
            <w:sz w:val="20"/>
            <w:szCs w:val="20"/>
            <w:lang w:val="en-US"/>
          </w:rPr>
          <w:t xml:space="preserve"> </w:t>
        </w:r>
        <w:proofErr w:type="spellStart"/>
        <w:r w:rsidRPr="4EF77C7B">
          <w:rPr>
            <w:sz w:val="20"/>
            <w:szCs w:val="20"/>
            <w:lang w:val="en-US"/>
          </w:rPr>
          <w:t>spécifiques</w:t>
        </w:r>
        <w:proofErr w:type="spellEnd"/>
        <w:r w:rsidRPr="4EF77C7B">
          <w:rPr>
            <w:sz w:val="20"/>
            <w:szCs w:val="20"/>
            <w:lang w:val="en-US"/>
          </w:rPr>
          <w:t xml:space="preserve"> </w:t>
        </w:r>
        <w:proofErr w:type="spellStart"/>
        <w:r w:rsidRPr="4EF77C7B">
          <w:rPr>
            <w:sz w:val="20"/>
            <w:szCs w:val="20"/>
            <w:lang w:val="en-US"/>
          </w:rPr>
          <w:t>sont</w:t>
        </w:r>
        <w:proofErr w:type="spellEnd"/>
        <w:r w:rsidRPr="4EF77C7B">
          <w:rPr>
            <w:sz w:val="20"/>
            <w:szCs w:val="20"/>
            <w:lang w:val="en-US"/>
          </w:rPr>
          <w:t xml:space="preserve"> </w:t>
        </w:r>
        <w:proofErr w:type="spellStart"/>
        <w:r w:rsidRPr="4EF77C7B">
          <w:rPr>
            <w:sz w:val="20"/>
            <w:szCs w:val="20"/>
            <w:lang w:val="en-US"/>
          </w:rPr>
          <w:t>celles</w:t>
        </w:r>
        <w:proofErr w:type="spellEnd"/>
        <w:r w:rsidRPr="4EF77C7B">
          <w:rPr>
            <w:sz w:val="20"/>
            <w:szCs w:val="20"/>
            <w:lang w:val="en-US"/>
          </w:rPr>
          <w:t xml:space="preserve"> qui </w:t>
        </w:r>
        <w:proofErr w:type="spellStart"/>
        <w:r w:rsidRPr="4EF77C7B">
          <w:rPr>
            <w:sz w:val="20"/>
            <w:szCs w:val="20"/>
            <w:lang w:val="en-US"/>
          </w:rPr>
          <w:t>permettent</w:t>
        </w:r>
        <w:proofErr w:type="spellEnd"/>
        <w:r w:rsidRPr="4EF77C7B">
          <w:rPr>
            <w:sz w:val="20"/>
            <w:szCs w:val="20"/>
            <w:lang w:val="en-US"/>
          </w:rPr>
          <w:t xml:space="preserve"> </w:t>
        </w:r>
        <w:proofErr w:type="spellStart"/>
        <w:r w:rsidRPr="4EF77C7B">
          <w:rPr>
            <w:sz w:val="20"/>
            <w:szCs w:val="20"/>
            <w:lang w:val="en-US"/>
          </w:rPr>
          <w:t>d'enrayer</w:t>
        </w:r>
        <w:proofErr w:type="spellEnd"/>
        <w:r w:rsidRPr="4EF77C7B">
          <w:rPr>
            <w:sz w:val="20"/>
            <w:szCs w:val="20"/>
            <w:lang w:val="en-US"/>
          </w:rPr>
          <w:t xml:space="preserve"> </w:t>
        </w:r>
        <w:proofErr w:type="spellStart"/>
        <w:r w:rsidRPr="4EF77C7B">
          <w:rPr>
            <w:sz w:val="20"/>
            <w:szCs w:val="20"/>
            <w:lang w:val="en-US"/>
          </w:rPr>
          <w:t>ou</w:t>
        </w:r>
        <w:proofErr w:type="spellEnd"/>
        <w:r w:rsidRPr="4EF77C7B">
          <w:rPr>
            <w:sz w:val="20"/>
            <w:szCs w:val="20"/>
            <w:lang w:val="en-US"/>
          </w:rPr>
          <w:t xml:space="preserve"> de </w:t>
        </w:r>
        <w:proofErr w:type="spellStart"/>
        <w:r w:rsidRPr="4EF77C7B">
          <w:rPr>
            <w:sz w:val="20"/>
            <w:szCs w:val="20"/>
            <w:lang w:val="en-US"/>
          </w:rPr>
          <w:t>réduire</w:t>
        </w:r>
        <w:proofErr w:type="spellEnd"/>
        <w:r w:rsidRPr="4EF77C7B">
          <w:rPr>
            <w:sz w:val="20"/>
            <w:szCs w:val="20"/>
            <w:lang w:val="en-US"/>
          </w:rPr>
          <w:t xml:space="preserve"> les </w:t>
        </w:r>
        <w:proofErr w:type="spellStart"/>
        <w:r w:rsidRPr="4EF77C7B">
          <w:rPr>
            <w:sz w:val="20"/>
            <w:szCs w:val="20"/>
            <w:lang w:val="en-US"/>
          </w:rPr>
          <w:t>effets</w:t>
        </w:r>
        <w:proofErr w:type="spellEnd"/>
        <w:r w:rsidRPr="4EF77C7B">
          <w:rPr>
            <w:sz w:val="20"/>
            <w:szCs w:val="20"/>
            <w:lang w:val="en-US"/>
          </w:rPr>
          <w:t xml:space="preserve"> </w:t>
        </w:r>
        <w:proofErr w:type="spellStart"/>
        <w:r w:rsidRPr="4EF77C7B">
          <w:rPr>
            <w:sz w:val="20"/>
            <w:szCs w:val="20"/>
            <w:lang w:val="en-US"/>
          </w:rPr>
          <w:t>négatifs</w:t>
        </w:r>
        <w:proofErr w:type="spellEnd"/>
        <w:r w:rsidRPr="4EF77C7B">
          <w:rPr>
            <w:sz w:val="20"/>
            <w:szCs w:val="20"/>
            <w:lang w:val="en-US"/>
          </w:rPr>
          <w:t xml:space="preserve"> d'un </w:t>
        </w:r>
        <w:proofErr w:type="spellStart"/>
        <w:r w:rsidRPr="4EF77C7B">
          <w:rPr>
            <w:sz w:val="20"/>
            <w:szCs w:val="20"/>
            <w:lang w:val="en-US"/>
          </w:rPr>
          <w:t>problème</w:t>
        </w:r>
        <w:proofErr w:type="spellEnd"/>
        <w:r w:rsidRPr="4EF77C7B">
          <w:rPr>
            <w:sz w:val="20"/>
            <w:szCs w:val="20"/>
            <w:lang w:val="en-US"/>
          </w:rPr>
          <w:t xml:space="preserve"> </w:t>
        </w:r>
        <w:proofErr w:type="spellStart"/>
        <w:r w:rsidRPr="4EF77C7B">
          <w:rPr>
            <w:sz w:val="20"/>
            <w:szCs w:val="20"/>
            <w:lang w:val="en-US"/>
          </w:rPr>
          <w:t>déterminé</w:t>
        </w:r>
        <w:proofErr w:type="spellEnd"/>
        <w:r w:rsidRPr="4EF77C7B">
          <w:rPr>
            <w:sz w:val="20"/>
            <w:szCs w:val="20"/>
            <w:lang w:val="en-US"/>
          </w:rPr>
          <w:t xml:space="preserve"> </w:t>
        </w:r>
        <w:proofErr w:type="spellStart"/>
        <w:r w:rsidRPr="4EF77C7B">
          <w:rPr>
            <w:sz w:val="20"/>
            <w:szCs w:val="20"/>
            <w:lang w:val="en-US"/>
          </w:rPr>
          <w:t>identifié</w:t>
        </w:r>
        <w:proofErr w:type="spellEnd"/>
        <w:r w:rsidRPr="4EF77C7B">
          <w:rPr>
            <w:sz w:val="20"/>
            <w:szCs w:val="20"/>
            <w:lang w:val="en-US"/>
          </w:rPr>
          <w:t xml:space="preserve"> avec </w:t>
        </w:r>
        <w:proofErr w:type="spellStart"/>
        <w:r w:rsidRPr="4EF77C7B">
          <w:rPr>
            <w:sz w:val="20"/>
            <w:szCs w:val="20"/>
            <w:lang w:val="en-US"/>
          </w:rPr>
          <w:t>acuité</w:t>
        </w:r>
        <w:proofErr w:type="spellEnd"/>
        <w:r w:rsidRPr="4EF77C7B">
          <w:rPr>
            <w:sz w:val="20"/>
            <w:szCs w:val="20"/>
            <w:lang w:val="en-US"/>
          </w:rPr>
          <w:t xml:space="preserve"> dans </w:t>
        </w:r>
        <w:proofErr w:type="spellStart"/>
        <w:r w:rsidRPr="4EF77C7B">
          <w:rPr>
            <w:sz w:val="20"/>
            <w:szCs w:val="20"/>
            <w:lang w:val="en-US"/>
          </w:rPr>
          <w:t>une</w:t>
        </w:r>
        <w:proofErr w:type="spellEnd"/>
        <w:r w:rsidRPr="4EF77C7B">
          <w:rPr>
            <w:sz w:val="20"/>
            <w:szCs w:val="20"/>
            <w:lang w:val="en-US"/>
          </w:rPr>
          <w:t xml:space="preserve"> province bien </w:t>
        </w:r>
        <w:proofErr w:type="spellStart"/>
        <w:r w:rsidRPr="4EF77C7B">
          <w:rPr>
            <w:sz w:val="20"/>
            <w:szCs w:val="20"/>
            <w:lang w:val="en-US"/>
          </w:rPr>
          <w:t>identifiée</w:t>
        </w:r>
        <w:proofErr w:type="spellEnd"/>
        <w:r w:rsidRPr="4EF77C7B">
          <w:rPr>
            <w:sz w:val="20"/>
            <w:szCs w:val="20"/>
            <w:lang w:val="en-US"/>
          </w:rPr>
          <w:t xml:space="preserve">. Une </w:t>
        </w:r>
        <w:proofErr w:type="spellStart"/>
        <w:r w:rsidRPr="4EF77C7B">
          <w:rPr>
            <w:sz w:val="20"/>
            <w:szCs w:val="20"/>
            <w:lang w:val="en-US"/>
          </w:rPr>
          <w:t>activité</w:t>
        </w:r>
        <w:proofErr w:type="spellEnd"/>
        <w:r w:rsidRPr="4EF77C7B">
          <w:rPr>
            <w:sz w:val="20"/>
            <w:szCs w:val="20"/>
            <w:lang w:val="en-US"/>
          </w:rPr>
          <w:t xml:space="preserve"> </w:t>
        </w:r>
        <w:proofErr w:type="spellStart"/>
        <w:r w:rsidRPr="4EF77C7B">
          <w:rPr>
            <w:sz w:val="20"/>
            <w:szCs w:val="20"/>
            <w:lang w:val="en-US"/>
          </w:rPr>
          <w:t>humanitaire</w:t>
        </w:r>
        <w:proofErr w:type="spellEnd"/>
        <w:r w:rsidRPr="4EF77C7B">
          <w:rPr>
            <w:sz w:val="20"/>
            <w:szCs w:val="20"/>
            <w:lang w:val="en-US"/>
          </w:rPr>
          <w:t xml:space="preserve"> </w:t>
        </w:r>
        <w:proofErr w:type="spellStart"/>
        <w:r w:rsidRPr="4EF77C7B">
          <w:rPr>
            <w:sz w:val="20"/>
            <w:szCs w:val="20"/>
            <w:lang w:val="en-US"/>
          </w:rPr>
          <w:t>est</w:t>
        </w:r>
        <w:proofErr w:type="spellEnd"/>
        <w:r w:rsidRPr="4EF77C7B">
          <w:rPr>
            <w:sz w:val="20"/>
            <w:szCs w:val="20"/>
            <w:lang w:val="en-US"/>
          </w:rPr>
          <w:t xml:space="preserve"> </w:t>
        </w:r>
        <w:proofErr w:type="spellStart"/>
        <w:r w:rsidRPr="4EF77C7B">
          <w:rPr>
            <w:sz w:val="20"/>
            <w:szCs w:val="20"/>
            <w:lang w:val="en-US"/>
          </w:rPr>
          <w:t>définie</w:t>
        </w:r>
        <w:proofErr w:type="spellEnd"/>
        <w:r w:rsidRPr="4EF77C7B">
          <w:rPr>
            <w:sz w:val="20"/>
            <w:szCs w:val="20"/>
            <w:lang w:val="en-US"/>
          </w:rPr>
          <w:t xml:space="preserve"> </w:t>
        </w:r>
        <w:proofErr w:type="spellStart"/>
        <w:r w:rsidRPr="4EF77C7B">
          <w:rPr>
            <w:sz w:val="20"/>
            <w:szCs w:val="20"/>
            <w:lang w:val="en-US"/>
          </w:rPr>
          <w:t>comme</w:t>
        </w:r>
        <w:proofErr w:type="spellEnd"/>
        <w:r w:rsidRPr="4EF77C7B">
          <w:rPr>
            <w:sz w:val="20"/>
            <w:szCs w:val="20"/>
            <w:lang w:val="en-US"/>
          </w:rPr>
          <w:t xml:space="preserve"> </w:t>
        </w:r>
        <w:proofErr w:type="spellStart"/>
        <w:r w:rsidRPr="4EF77C7B">
          <w:rPr>
            <w:sz w:val="20"/>
            <w:szCs w:val="20"/>
            <w:lang w:val="en-US"/>
          </w:rPr>
          <w:t>celle</w:t>
        </w:r>
        <w:proofErr w:type="spellEnd"/>
        <w:r w:rsidRPr="4EF77C7B">
          <w:rPr>
            <w:sz w:val="20"/>
            <w:szCs w:val="20"/>
            <w:lang w:val="en-US"/>
          </w:rPr>
          <w:t xml:space="preserve"> qui </w:t>
        </w:r>
        <w:proofErr w:type="spellStart"/>
        <w:r w:rsidRPr="4EF77C7B">
          <w:rPr>
            <w:sz w:val="20"/>
            <w:szCs w:val="20"/>
            <w:lang w:val="en-US"/>
          </w:rPr>
          <w:t>permet</w:t>
        </w:r>
        <w:proofErr w:type="spellEnd"/>
        <w:r w:rsidRPr="4EF77C7B">
          <w:rPr>
            <w:sz w:val="20"/>
            <w:szCs w:val="20"/>
            <w:lang w:val="en-US"/>
          </w:rPr>
          <w:t xml:space="preserve"> de </w:t>
        </w:r>
        <w:proofErr w:type="spellStart"/>
        <w:r w:rsidRPr="4EF77C7B">
          <w:rPr>
            <w:sz w:val="20"/>
            <w:szCs w:val="20"/>
            <w:lang w:val="en-US"/>
          </w:rPr>
          <w:t>développer</w:t>
        </w:r>
        <w:proofErr w:type="spellEnd"/>
        <w:r w:rsidRPr="4EF77C7B">
          <w:rPr>
            <w:sz w:val="20"/>
            <w:szCs w:val="20"/>
            <w:lang w:val="en-US"/>
          </w:rPr>
          <w:t xml:space="preserve"> les services de vaccination dans les sites des </w:t>
        </w:r>
        <w:proofErr w:type="spellStart"/>
        <w:r w:rsidRPr="4EF77C7B">
          <w:rPr>
            <w:sz w:val="20"/>
            <w:szCs w:val="20"/>
            <w:lang w:val="en-US"/>
          </w:rPr>
          <w:t>déplacés</w:t>
        </w:r>
        <w:proofErr w:type="spellEnd"/>
        <w:r w:rsidRPr="4EF77C7B">
          <w:rPr>
            <w:sz w:val="20"/>
            <w:szCs w:val="20"/>
            <w:lang w:val="en-US"/>
          </w:rPr>
          <w:t xml:space="preserve"> et/</w:t>
        </w:r>
        <w:proofErr w:type="spellStart"/>
        <w:r w:rsidRPr="4EF77C7B">
          <w:rPr>
            <w:sz w:val="20"/>
            <w:szCs w:val="20"/>
            <w:lang w:val="en-US"/>
          </w:rPr>
          <w:t>ou</w:t>
        </w:r>
        <w:proofErr w:type="spellEnd"/>
        <w:r w:rsidRPr="4EF77C7B">
          <w:rPr>
            <w:sz w:val="20"/>
            <w:szCs w:val="20"/>
            <w:lang w:val="en-US"/>
          </w:rPr>
          <w:t xml:space="preserve"> </w:t>
        </w:r>
        <w:proofErr w:type="spellStart"/>
        <w:r w:rsidRPr="4EF77C7B">
          <w:rPr>
            <w:sz w:val="20"/>
            <w:szCs w:val="20"/>
            <w:lang w:val="en-US"/>
          </w:rPr>
          <w:t>réfugiés</w:t>
        </w:r>
        <w:proofErr w:type="spellEnd"/>
        <w:r w:rsidRPr="4EF77C7B">
          <w:rPr>
            <w:sz w:val="20"/>
            <w:szCs w:val="20"/>
            <w:lang w:val="en-US"/>
          </w:rPr>
          <w:t xml:space="preserve"> </w:t>
        </w:r>
        <w:proofErr w:type="spellStart"/>
        <w:r w:rsidRPr="4EF77C7B">
          <w:rPr>
            <w:sz w:val="20"/>
            <w:szCs w:val="20"/>
            <w:lang w:val="en-US"/>
          </w:rPr>
          <w:t>en</w:t>
        </w:r>
        <w:proofErr w:type="spellEnd"/>
        <w:r w:rsidRPr="4EF77C7B">
          <w:rPr>
            <w:sz w:val="20"/>
            <w:szCs w:val="20"/>
            <w:lang w:val="en-US"/>
          </w:rPr>
          <w:t xml:space="preserve"> collaboration avec les </w:t>
        </w:r>
        <w:proofErr w:type="spellStart"/>
        <w:r w:rsidRPr="4EF77C7B">
          <w:rPr>
            <w:sz w:val="20"/>
            <w:szCs w:val="20"/>
            <w:lang w:val="en-US"/>
          </w:rPr>
          <w:t>acteurs</w:t>
        </w:r>
        <w:proofErr w:type="spellEnd"/>
        <w:r w:rsidRPr="4EF77C7B">
          <w:rPr>
            <w:sz w:val="20"/>
            <w:szCs w:val="20"/>
            <w:lang w:val="en-US"/>
          </w:rPr>
          <w:t xml:space="preserve"> </w:t>
        </w:r>
        <w:proofErr w:type="spellStart"/>
        <w:r w:rsidRPr="4EF77C7B">
          <w:rPr>
            <w:sz w:val="20"/>
            <w:szCs w:val="20"/>
            <w:lang w:val="en-US"/>
          </w:rPr>
          <w:t>d’urgence</w:t>
        </w:r>
        <w:proofErr w:type="spellEnd"/>
        <w:r w:rsidRPr="4EF77C7B">
          <w:rPr>
            <w:sz w:val="20"/>
            <w:szCs w:val="20"/>
            <w:lang w:val="en-US"/>
          </w:rPr>
          <w:t xml:space="preserve"> et les </w:t>
        </w:r>
        <w:proofErr w:type="spellStart"/>
        <w:r w:rsidRPr="4EF77C7B">
          <w:rPr>
            <w:sz w:val="20"/>
            <w:szCs w:val="20"/>
            <w:lang w:val="en-US"/>
          </w:rPr>
          <w:t>communautés</w:t>
        </w:r>
        <w:proofErr w:type="spellEnd"/>
        <w:r w:rsidRPr="4EF77C7B">
          <w:rPr>
            <w:sz w:val="20"/>
            <w:szCs w:val="20"/>
            <w:lang w:val="en-US"/>
          </w:rPr>
          <w:t xml:space="preserve"> </w:t>
        </w:r>
        <w:proofErr w:type="spellStart"/>
        <w:r w:rsidRPr="4EF77C7B">
          <w:rPr>
            <w:sz w:val="20"/>
            <w:szCs w:val="20"/>
            <w:lang w:val="en-US"/>
          </w:rPr>
          <w:t>affectées</w:t>
        </w:r>
        <w:proofErr w:type="spellEnd"/>
        <w:r w:rsidRPr="4EF77C7B">
          <w:rPr>
            <w:sz w:val="20"/>
            <w:szCs w:val="20"/>
            <w:lang w:val="en-US"/>
          </w:rPr>
          <w:t>.</w:t>
        </w:r>
      </w:ins>
    </w:p>
    <w:p w14:paraId="2CE24C91" w14:textId="222E611D" w:rsidR="008239E1" w:rsidRPr="00D8799A" w:rsidDel="00A96FA3" w:rsidRDefault="2F5890E6" w:rsidP="4EF77C7B">
      <w:pPr>
        <w:keepNext/>
        <w:keepLines/>
        <w:pBdr>
          <w:top w:val="nil"/>
          <w:left w:val="nil"/>
          <w:bottom w:val="nil"/>
          <w:right w:val="nil"/>
          <w:between w:val="nil"/>
        </w:pBdr>
        <w:spacing w:after="120"/>
        <w:jc w:val="both"/>
        <w:rPr>
          <w:del w:id="1401" w:author="Jean Serge NGAIMA" w:date="2025-10-08T22:44:00Z" w16du:dateUtc="2025-10-08T21:44:00Z"/>
          <w:sz w:val="20"/>
          <w:szCs w:val="20"/>
          <w:lang w:val="en-US"/>
        </w:rPr>
      </w:pPr>
      <w:ins w:id="1402" w:author="Jean Serge NGAIMA" w:date="2025-10-08T22:44:00Z">
        <w:r w:rsidRPr="4EF77C7B">
          <w:rPr>
            <w:sz w:val="20"/>
            <w:szCs w:val="20"/>
            <w:lang w:val="en-US"/>
          </w:rPr>
          <w:t xml:space="preserve">Les </w:t>
        </w:r>
        <w:proofErr w:type="spellStart"/>
        <w:r w:rsidRPr="4EF77C7B">
          <w:rPr>
            <w:sz w:val="20"/>
            <w:szCs w:val="20"/>
            <w:lang w:val="en-US"/>
          </w:rPr>
          <w:t>activités</w:t>
        </w:r>
        <w:proofErr w:type="spellEnd"/>
        <w:r w:rsidRPr="4EF77C7B">
          <w:rPr>
            <w:sz w:val="20"/>
            <w:szCs w:val="20"/>
            <w:lang w:val="en-US"/>
          </w:rPr>
          <w:t xml:space="preserve"> FAE (reprises </w:t>
        </w:r>
        <w:proofErr w:type="spellStart"/>
        <w:r w:rsidRPr="4EF77C7B">
          <w:rPr>
            <w:sz w:val="20"/>
            <w:szCs w:val="20"/>
            <w:lang w:val="en-US"/>
          </w:rPr>
          <w:t>également</w:t>
        </w:r>
        <w:proofErr w:type="spellEnd"/>
        <w:r w:rsidRPr="4EF77C7B">
          <w:rPr>
            <w:sz w:val="20"/>
            <w:szCs w:val="20"/>
            <w:lang w:val="en-US"/>
          </w:rPr>
          <w:t xml:space="preserve"> dans RSS4) </w:t>
        </w:r>
        <w:proofErr w:type="spellStart"/>
        <w:r w:rsidRPr="4EF77C7B">
          <w:rPr>
            <w:sz w:val="20"/>
            <w:szCs w:val="20"/>
            <w:lang w:val="en-US"/>
          </w:rPr>
          <w:t>recommandées</w:t>
        </w:r>
        <w:proofErr w:type="spellEnd"/>
        <w:r w:rsidRPr="4EF77C7B">
          <w:rPr>
            <w:sz w:val="20"/>
            <w:szCs w:val="20"/>
            <w:lang w:val="en-US"/>
          </w:rPr>
          <w:t xml:space="preserve"> après le travail de documentation </w:t>
        </w:r>
        <w:proofErr w:type="spellStart"/>
        <w:r w:rsidRPr="4EF77C7B">
          <w:rPr>
            <w:sz w:val="20"/>
            <w:szCs w:val="20"/>
            <w:lang w:val="en-US"/>
          </w:rPr>
          <w:t>réalisée</w:t>
        </w:r>
        <w:proofErr w:type="spellEnd"/>
        <w:r w:rsidRPr="4EF77C7B">
          <w:rPr>
            <w:sz w:val="20"/>
            <w:szCs w:val="20"/>
            <w:lang w:val="en-US"/>
          </w:rPr>
          <w:t xml:space="preserve"> au </w:t>
        </w:r>
        <w:proofErr w:type="spellStart"/>
        <w:r w:rsidRPr="4EF77C7B">
          <w:rPr>
            <w:sz w:val="20"/>
            <w:szCs w:val="20"/>
            <w:lang w:val="en-US"/>
          </w:rPr>
          <w:t>cours</w:t>
        </w:r>
        <w:proofErr w:type="spellEnd"/>
        <w:r w:rsidRPr="4EF77C7B">
          <w:rPr>
            <w:sz w:val="20"/>
            <w:szCs w:val="20"/>
            <w:lang w:val="en-US"/>
          </w:rPr>
          <w:t xml:space="preserve"> des </w:t>
        </w:r>
        <w:proofErr w:type="spellStart"/>
        <w:r w:rsidRPr="4EF77C7B">
          <w:rPr>
            <w:sz w:val="20"/>
            <w:szCs w:val="20"/>
            <w:lang w:val="en-US"/>
          </w:rPr>
          <w:t>mois</w:t>
        </w:r>
        <w:proofErr w:type="spellEnd"/>
        <w:r w:rsidRPr="4EF77C7B">
          <w:rPr>
            <w:sz w:val="20"/>
            <w:szCs w:val="20"/>
            <w:lang w:val="en-US"/>
          </w:rPr>
          <w:t xml:space="preserve"> </w:t>
        </w:r>
        <w:proofErr w:type="spellStart"/>
        <w:r w:rsidRPr="4EF77C7B">
          <w:rPr>
            <w:sz w:val="20"/>
            <w:szCs w:val="20"/>
            <w:lang w:val="en-US"/>
          </w:rPr>
          <w:t>d’août</w:t>
        </w:r>
        <w:proofErr w:type="spellEnd"/>
        <w:r w:rsidRPr="4EF77C7B">
          <w:rPr>
            <w:sz w:val="20"/>
            <w:szCs w:val="20"/>
            <w:lang w:val="en-US"/>
          </w:rPr>
          <w:t xml:space="preserve"> et de </w:t>
        </w:r>
        <w:proofErr w:type="spellStart"/>
        <w:r w:rsidRPr="4EF77C7B">
          <w:rPr>
            <w:sz w:val="20"/>
            <w:szCs w:val="20"/>
            <w:lang w:val="en-US"/>
          </w:rPr>
          <w:t>septembre</w:t>
        </w:r>
        <w:proofErr w:type="spellEnd"/>
        <w:r w:rsidRPr="4EF77C7B">
          <w:rPr>
            <w:sz w:val="20"/>
            <w:szCs w:val="20"/>
            <w:lang w:val="en-US"/>
          </w:rPr>
          <w:t xml:space="preserve"> 2025 </w:t>
        </w:r>
        <w:proofErr w:type="spellStart"/>
        <w:r w:rsidRPr="4EF77C7B">
          <w:rPr>
            <w:sz w:val="20"/>
            <w:szCs w:val="20"/>
            <w:lang w:val="en-US"/>
          </w:rPr>
          <w:t>ont</w:t>
        </w:r>
        <w:proofErr w:type="spellEnd"/>
        <w:r w:rsidRPr="4EF77C7B">
          <w:rPr>
            <w:sz w:val="20"/>
            <w:szCs w:val="20"/>
            <w:lang w:val="en-US"/>
          </w:rPr>
          <w:t xml:space="preserve"> </w:t>
        </w:r>
        <w:proofErr w:type="spellStart"/>
        <w:r w:rsidRPr="4EF77C7B">
          <w:rPr>
            <w:sz w:val="20"/>
            <w:szCs w:val="20"/>
            <w:lang w:val="en-US"/>
          </w:rPr>
          <w:t>été</w:t>
        </w:r>
        <w:proofErr w:type="spellEnd"/>
        <w:r w:rsidRPr="4EF77C7B">
          <w:rPr>
            <w:sz w:val="20"/>
            <w:szCs w:val="20"/>
            <w:lang w:val="en-US"/>
          </w:rPr>
          <w:t xml:space="preserve"> </w:t>
        </w:r>
        <w:proofErr w:type="spellStart"/>
        <w:r w:rsidRPr="4EF77C7B">
          <w:rPr>
            <w:sz w:val="20"/>
            <w:szCs w:val="20"/>
            <w:lang w:val="en-US"/>
          </w:rPr>
          <w:t>automatiquement</w:t>
        </w:r>
        <w:proofErr w:type="spellEnd"/>
        <w:r w:rsidRPr="4EF77C7B">
          <w:rPr>
            <w:sz w:val="20"/>
            <w:szCs w:val="20"/>
            <w:lang w:val="en-US"/>
          </w:rPr>
          <w:t xml:space="preserve"> </w:t>
        </w:r>
        <w:proofErr w:type="spellStart"/>
        <w:r w:rsidRPr="4EF77C7B">
          <w:rPr>
            <w:sz w:val="20"/>
            <w:szCs w:val="20"/>
            <w:lang w:val="en-US"/>
          </w:rPr>
          <w:t>prises</w:t>
        </w:r>
        <w:proofErr w:type="spellEnd"/>
        <w:r w:rsidRPr="4EF77C7B">
          <w:rPr>
            <w:sz w:val="20"/>
            <w:szCs w:val="20"/>
            <w:lang w:val="en-US"/>
          </w:rPr>
          <w:t xml:space="preserve"> </w:t>
        </w:r>
        <w:proofErr w:type="spellStart"/>
        <w:r w:rsidRPr="4EF77C7B">
          <w:rPr>
            <w:sz w:val="20"/>
            <w:szCs w:val="20"/>
            <w:lang w:val="en-US"/>
          </w:rPr>
          <w:t>en</w:t>
        </w:r>
        <w:proofErr w:type="spellEnd"/>
        <w:r w:rsidRPr="4EF77C7B">
          <w:rPr>
            <w:sz w:val="20"/>
            <w:szCs w:val="20"/>
            <w:lang w:val="en-US"/>
          </w:rPr>
          <w:t xml:space="preserve"> </w:t>
        </w:r>
        <w:proofErr w:type="spellStart"/>
        <w:r w:rsidRPr="4EF77C7B">
          <w:rPr>
            <w:sz w:val="20"/>
            <w:szCs w:val="20"/>
            <w:lang w:val="en-US"/>
          </w:rPr>
          <w:t>compte</w:t>
        </w:r>
        <w:proofErr w:type="spellEnd"/>
        <w:r w:rsidRPr="4EF77C7B">
          <w:rPr>
            <w:sz w:val="20"/>
            <w:szCs w:val="20"/>
            <w:lang w:val="en-US"/>
          </w:rPr>
          <w:t xml:space="preserve"> </w:t>
        </w:r>
        <w:proofErr w:type="spellStart"/>
        <w:r w:rsidRPr="4EF77C7B">
          <w:rPr>
            <w:sz w:val="20"/>
            <w:szCs w:val="20"/>
            <w:lang w:val="en-US"/>
          </w:rPr>
          <w:t>quel</w:t>
        </w:r>
        <w:proofErr w:type="spellEnd"/>
        <w:r w:rsidRPr="4EF77C7B">
          <w:rPr>
            <w:sz w:val="20"/>
            <w:szCs w:val="20"/>
            <w:lang w:val="en-US"/>
          </w:rPr>
          <w:t xml:space="preserve"> </w:t>
        </w:r>
        <w:proofErr w:type="spellStart"/>
        <w:r w:rsidRPr="4EF77C7B">
          <w:rPr>
            <w:sz w:val="20"/>
            <w:szCs w:val="20"/>
            <w:lang w:val="en-US"/>
          </w:rPr>
          <w:t>que</w:t>
        </w:r>
        <w:proofErr w:type="spellEnd"/>
        <w:r w:rsidRPr="4EF77C7B">
          <w:rPr>
            <w:sz w:val="20"/>
            <w:szCs w:val="20"/>
            <w:lang w:val="en-US"/>
          </w:rPr>
          <w:t xml:space="preserve"> </w:t>
        </w:r>
        <w:proofErr w:type="spellStart"/>
        <w:r w:rsidRPr="4EF77C7B">
          <w:rPr>
            <w:sz w:val="20"/>
            <w:szCs w:val="20"/>
            <w:lang w:val="en-US"/>
          </w:rPr>
          <w:t>soit</w:t>
        </w:r>
        <w:proofErr w:type="spellEnd"/>
        <w:r w:rsidRPr="4EF77C7B">
          <w:rPr>
            <w:sz w:val="20"/>
            <w:szCs w:val="20"/>
            <w:lang w:val="en-US"/>
          </w:rPr>
          <w:t xml:space="preserve"> </w:t>
        </w:r>
        <w:proofErr w:type="spellStart"/>
        <w:r w:rsidRPr="4EF77C7B">
          <w:rPr>
            <w:sz w:val="20"/>
            <w:szCs w:val="20"/>
            <w:lang w:val="en-US"/>
          </w:rPr>
          <w:t>leur</w:t>
        </w:r>
        <w:proofErr w:type="spellEnd"/>
        <w:r w:rsidRPr="4EF77C7B">
          <w:rPr>
            <w:sz w:val="20"/>
            <w:szCs w:val="20"/>
            <w:lang w:val="en-US"/>
          </w:rPr>
          <w:t xml:space="preserve"> score (4 </w:t>
        </w:r>
        <w:proofErr w:type="spellStart"/>
        <w:r w:rsidRPr="4EF77C7B">
          <w:rPr>
            <w:sz w:val="20"/>
            <w:szCs w:val="20"/>
            <w:lang w:val="en-US"/>
          </w:rPr>
          <w:t>activités</w:t>
        </w:r>
        <w:proofErr w:type="spellEnd"/>
        <w:r w:rsidRPr="4EF77C7B">
          <w:rPr>
            <w:sz w:val="20"/>
            <w:szCs w:val="20"/>
            <w:lang w:val="en-US"/>
          </w:rPr>
          <w:t xml:space="preserve"> sur 49 </w:t>
        </w:r>
        <w:proofErr w:type="spellStart"/>
        <w:r w:rsidRPr="4EF77C7B">
          <w:rPr>
            <w:sz w:val="20"/>
            <w:szCs w:val="20"/>
            <w:lang w:val="en-US"/>
          </w:rPr>
          <w:t>soit</w:t>
        </w:r>
        <w:proofErr w:type="spellEnd"/>
        <w:r w:rsidRPr="4EF77C7B">
          <w:rPr>
            <w:sz w:val="20"/>
            <w:szCs w:val="20"/>
            <w:lang w:val="en-US"/>
          </w:rPr>
          <w:t xml:space="preserve"> 8%). </w:t>
        </w:r>
      </w:ins>
      <w:del w:id="1403" w:author="Jean Serge NGAIMA" w:date="2025-10-08T22:44:00Z">
        <w:r w:rsidR="00A96FA3" w:rsidRPr="4EF77C7B" w:rsidDel="5267CB01">
          <w:rPr>
            <w:b/>
            <w:bCs/>
            <w:sz w:val="20"/>
            <w:szCs w:val="20"/>
            <w:lang w:val="en-US"/>
          </w:rPr>
          <w:delText>Les activités RSS 4 sélectionnées</w:delText>
        </w:r>
        <w:r w:rsidR="00A96FA3" w:rsidRPr="4EF77C7B" w:rsidDel="5267CB01">
          <w:rPr>
            <w:sz w:val="20"/>
            <w:szCs w:val="20"/>
            <w:lang w:val="en-US"/>
          </w:rPr>
          <w:delText xml:space="preserve"> s’élèvent à 67 sur 119 soit 56 %. Le taux de réduction s’élève à 44%. Parmi les activités retenues pour la transition 46 sont basiques soit 69 % et 23 sont spécifiques soit 34 %. </w:delText>
        </w:r>
      </w:del>
    </w:p>
    <w:p w14:paraId="00A01D30" w14:textId="27A337E8" w:rsidR="008239E1" w:rsidRPr="00D8799A" w:rsidDel="00A96FA3" w:rsidRDefault="008239E1" w:rsidP="008239E1">
      <w:pPr>
        <w:keepNext/>
        <w:keepLines/>
        <w:pBdr>
          <w:top w:val="nil"/>
          <w:left w:val="nil"/>
          <w:bottom w:val="nil"/>
          <w:right w:val="nil"/>
          <w:between w:val="nil"/>
        </w:pBdr>
        <w:spacing w:after="120"/>
        <w:jc w:val="both"/>
        <w:rPr>
          <w:del w:id="1404" w:author="Jean Serge NGAIMA" w:date="2025-10-08T22:44:00Z" w16du:dateUtc="2025-10-08T21:44:00Z"/>
          <w:sz w:val="20"/>
          <w:szCs w:val="20"/>
        </w:rPr>
      </w:pPr>
      <w:del w:id="1405" w:author="Jean Serge NGAIMA" w:date="2025-10-08T22:44:00Z" w16du:dateUtc="2025-10-08T21:44:00Z">
        <w:r w:rsidRPr="00D8799A" w:rsidDel="00A96FA3">
          <w:rPr>
            <w:sz w:val="20"/>
            <w:szCs w:val="20"/>
          </w:rPr>
          <w:delText xml:space="preserve">Les activités basiques seront mises en œuvre dans les 26 provinces. Celles qui sont spécifiques seront déployées dans les provinces prioritaires </w:delText>
        </w:r>
      </w:del>
      <w:del w:id="1406" w:author="Jean Serge NGAIMA" w:date="2025-10-08T22:38:00Z" w16du:dateUtc="2025-10-08T21:38:00Z">
        <w:r w:rsidRPr="00D8799A" w:rsidDel="00A96FA3">
          <w:rPr>
            <w:sz w:val="20"/>
            <w:szCs w:val="20"/>
          </w:rPr>
          <w:delText xml:space="preserve">repris dans le point 3.2. ci-dessous </w:delText>
        </w:r>
      </w:del>
      <w:del w:id="1407" w:author="Jean Serge NGAIMA" w:date="2025-10-08T22:44:00Z" w16du:dateUtc="2025-10-08T21:44:00Z">
        <w:r w:rsidRPr="00D8799A" w:rsidDel="00A96FA3">
          <w:rPr>
            <w:sz w:val="20"/>
            <w:szCs w:val="20"/>
          </w:rPr>
          <w:delText>en fonction des problèmes spécifiques qu’elles présentent.</w:delText>
        </w:r>
        <w:r w:rsidRPr="00D8799A" w:rsidDel="00A96FA3">
          <w:rPr>
            <w:bCs/>
            <w:color w:val="000000"/>
            <w:sz w:val="20"/>
            <w:szCs w:val="20"/>
            <w:lang w:val="fr-FR"/>
          </w:rPr>
          <w:delText xml:space="preserve"> </w:delText>
        </w:r>
      </w:del>
      <w:del w:id="1408" w:author="Jean Serge NGAIMA" w:date="2025-10-08T22:38:00Z" w16du:dateUtc="2025-10-08T21:38:00Z">
        <w:r w:rsidRPr="00D8799A" w:rsidDel="00A96FA3">
          <w:rPr>
            <w:bCs/>
            <w:color w:val="000000"/>
            <w:sz w:val="20"/>
            <w:szCs w:val="20"/>
            <w:lang w:val="fr-FR"/>
          </w:rPr>
          <w:delText xml:space="preserve">La liste linéaire de toutes les activités est reprise au point 3.3. </w:delText>
        </w:r>
      </w:del>
    </w:p>
    <w:p w14:paraId="40850F95" w14:textId="5F8B7D7F" w:rsidR="000F1B58" w:rsidRDefault="008239E1" w:rsidP="008239E1">
      <w:pPr>
        <w:keepNext/>
        <w:keepLines/>
        <w:pBdr>
          <w:top w:val="nil"/>
          <w:left w:val="nil"/>
          <w:bottom w:val="nil"/>
          <w:right w:val="nil"/>
          <w:between w:val="nil"/>
        </w:pBdr>
        <w:spacing w:after="120"/>
        <w:jc w:val="both"/>
        <w:rPr>
          <w:sz w:val="20"/>
          <w:szCs w:val="20"/>
          <w:lang w:val="fr-FR"/>
        </w:rPr>
      </w:pPr>
      <w:del w:id="1409" w:author="Jean Serge NGAIMA" w:date="2025-10-08T22:44:00Z" w16du:dateUtc="2025-10-08T21:44:00Z">
        <w:r w:rsidRPr="00D8799A" w:rsidDel="00A96FA3">
          <w:rPr>
            <w:sz w:val="20"/>
            <w:szCs w:val="20"/>
          </w:rPr>
          <w:delText xml:space="preserve">Les activités FAE (reprises également dans RSS4) recommandées après le travail de documentation réalisée au cours des mois d’août et de septembre 2025 ont été automatiquement pris en compte quel que soit leur score (4 activités sur 49 soit 8%). </w:delText>
        </w:r>
      </w:del>
      <w:r w:rsidRPr="00D8799A">
        <w:rPr>
          <w:sz w:val="20"/>
          <w:szCs w:val="20"/>
        </w:rPr>
        <w:t xml:space="preserve">Il </w:t>
      </w:r>
      <w:proofErr w:type="spellStart"/>
      <w:r w:rsidRPr="00D8799A">
        <w:rPr>
          <w:sz w:val="20"/>
          <w:szCs w:val="20"/>
        </w:rPr>
        <w:t>s’agit</w:t>
      </w:r>
      <w:proofErr w:type="spellEnd"/>
      <w:r w:rsidRPr="00D8799A">
        <w:rPr>
          <w:sz w:val="20"/>
          <w:szCs w:val="20"/>
        </w:rPr>
        <w:t xml:space="preserve"> des </w:t>
      </w:r>
      <w:proofErr w:type="spellStart"/>
      <w:r w:rsidRPr="00D8799A">
        <w:rPr>
          <w:sz w:val="20"/>
          <w:szCs w:val="20"/>
        </w:rPr>
        <w:t>activités</w:t>
      </w:r>
      <w:proofErr w:type="spellEnd"/>
      <w:r w:rsidRPr="00D8799A">
        <w:rPr>
          <w:sz w:val="20"/>
          <w:szCs w:val="20"/>
        </w:rPr>
        <w:t xml:space="preserve"> reprises dans le tableau 3. </w:t>
      </w:r>
      <w:proofErr w:type="spellStart"/>
      <w:r w:rsidRPr="00D8799A">
        <w:rPr>
          <w:sz w:val="20"/>
          <w:szCs w:val="20"/>
        </w:rPr>
        <w:t>L’Evaluation</w:t>
      </w:r>
      <w:proofErr w:type="spellEnd"/>
      <w:r w:rsidRPr="00D8799A">
        <w:rPr>
          <w:sz w:val="20"/>
          <w:szCs w:val="20"/>
        </w:rPr>
        <w:t xml:space="preserve"> de la </w:t>
      </w:r>
      <w:r w:rsidRPr="00D8799A">
        <w:rPr>
          <w:sz w:val="20"/>
          <w:szCs w:val="20"/>
          <w:lang w:val="fr-FR"/>
        </w:rPr>
        <w:t>mobilisation communautaire (y compris PBF et AGR), les innovations logistiques, le DHIS2 Tracker et la micro-planification géoréférencée à travers l’appui en faveur du centre de gestion des connaissances de l’INSP et une assistance technique en faveur de ce centre.</w:t>
      </w:r>
    </w:p>
    <w:p w14:paraId="6519F898" w14:textId="3F1478EF" w:rsidR="0054311C" w:rsidDel="0054311C" w:rsidRDefault="0054311C" w:rsidP="008239E1">
      <w:pPr>
        <w:keepNext/>
        <w:keepLines/>
        <w:pBdr>
          <w:top w:val="nil"/>
          <w:left w:val="nil"/>
          <w:bottom w:val="nil"/>
          <w:right w:val="nil"/>
          <w:between w:val="nil"/>
        </w:pBdr>
        <w:spacing w:after="120"/>
        <w:jc w:val="both"/>
        <w:rPr>
          <w:del w:id="1410" w:author="Jean Serge NGAIMA" w:date="2025-10-08T22:55:00Z" w16du:dateUtc="2025-10-08T21:55:00Z"/>
          <w:sz w:val="20"/>
          <w:szCs w:val="20"/>
          <w:lang w:val="fr-FR"/>
        </w:rPr>
      </w:pPr>
    </w:p>
    <w:p w14:paraId="3A8E50B2" w14:textId="5A7F0FDE" w:rsidR="0054311C" w:rsidDel="0054311C" w:rsidRDefault="0054311C" w:rsidP="008239E1">
      <w:pPr>
        <w:keepNext/>
        <w:keepLines/>
        <w:pBdr>
          <w:top w:val="nil"/>
          <w:left w:val="nil"/>
          <w:bottom w:val="nil"/>
          <w:right w:val="nil"/>
          <w:between w:val="nil"/>
        </w:pBdr>
        <w:spacing w:after="120"/>
        <w:jc w:val="both"/>
        <w:rPr>
          <w:del w:id="1411" w:author="Jean Serge NGAIMA" w:date="2025-10-08T22:55:00Z" w16du:dateUtc="2025-10-08T21:55:00Z"/>
          <w:sz w:val="20"/>
          <w:szCs w:val="20"/>
          <w:lang w:val="fr-FR"/>
        </w:rPr>
      </w:pPr>
    </w:p>
    <w:p w14:paraId="7ADD2937" w14:textId="77777777" w:rsidR="0054311C" w:rsidRDefault="0054311C" w:rsidP="008239E1">
      <w:pPr>
        <w:keepNext/>
        <w:keepLines/>
        <w:pBdr>
          <w:top w:val="nil"/>
          <w:left w:val="nil"/>
          <w:bottom w:val="nil"/>
          <w:right w:val="nil"/>
          <w:between w:val="nil"/>
        </w:pBdr>
        <w:spacing w:after="120"/>
        <w:jc w:val="both"/>
        <w:rPr>
          <w:ins w:id="1412" w:author="Jean Serge NGAIMA" w:date="2025-10-08T22:55:00Z" w16du:dateUtc="2025-10-08T21:55:00Z"/>
          <w:sz w:val="20"/>
          <w:szCs w:val="20"/>
          <w:lang w:val="fr-FR"/>
        </w:rPr>
      </w:pPr>
    </w:p>
    <w:p w14:paraId="765D38A1" w14:textId="77777777" w:rsidR="0054311C" w:rsidRDefault="0054311C" w:rsidP="008239E1">
      <w:pPr>
        <w:keepNext/>
        <w:keepLines/>
        <w:pBdr>
          <w:top w:val="nil"/>
          <w:left w:val="nil"/>
          <w:bottom w:val="nil"/>
          <w:right w:val="nil"/>
          <w:between w:val="nil"/>
        </w:pBdr>
        <w:spacing w:after="120"/>
        <w:jc w:val="both"/>
        <w:rPr>
          <w:ins w:id="1413" w:author="Jean Serge NGAIMA" w:date="2025-10-08T22:55:00Z" w16du:dateUtc="2025-10-08T21:55:00Z"/>
          <w:sz w:val="20"/>
          <w:szCs w:val="20"/>
          <w:lang w:val="fr-FR"/>
        </w:rPr>
      </w:pPr>
    </w:p>
    <w:p w14:paraId="78EFFB04" w14:textId="77777777" w:rsidR="0054311C" w:rsidRDefault="0054311C" w:rsidP="008239E1">
      <w:pPr>
        <w:keepNext/>
        <w:keepLines/>
        <w:pBdr>
          <w:top w:val="nil"/>
          <w:left w:val="nil"/>
          <w:bottom w:val="nil"/>
          <w:right w:val="nil"/>
          <w:between w:val="nil"/>
        </w:pBdr>
        <w:spacing w:after="120"/>
        <w:jc w:val="both"/>
        <w:rPr>
          <w:ins w:id="1414" w:author="Jean Serge NGAIMA" w:date="2025-10-08T22:55:00Z" w16du:dateUtc="2025-10-08T21:55:00Z"/>
          <w:sz w:val="20"/>
          <w:szCs w:val="20"/>
          <w:lang w:val="fr-FR"/>
        </w:rPr>
      </w:pPr>
    </w:p>
    <w:p w14:paraId="6AD5DFD7" w14:textId="77777777" w:rsidR="0054311C" w:rsidRPr="00D8799A" w:rsidRDefault="0054311C" w:rsidP="008239E1">
      <w:pPr>
        <w:keepNext/>
        <w:keepLines/>
        <w:pBdr>
          <w:top w:val="nil"/>
          <w:left w:val="nil"/>
          <w:bottom w:val="nil"/>
          <w:right w:val="nil"/>
          <w:between w:val="nil"/>
        </w:pBdr>
        <w:spacing w:after="120"/>
        <w:jc w:val="both"/>
        <w:rPr>
          <w:sz w:val="20"/>
          <w:szCs w:val="20"/>
          <w:lang w:val="fr-FR"/>
        </w:rPr>
      </w:pPr>
    </w:p>
    <w:p w14:paraId="57034C89" w14:textId="48EDE06B" w:rsidR="008239E1" w:rsidRPr="00A96FA3" w:rsidRDefault="5267CB01" w:rsidP="4EF77C7B">
      <w:pPr>
        <w:keepNext/>
        <w:keepLines/>
        <w:pBdr>
          <w:top w:val="nil"/>
          <w:left w:val="nil"/>
          <w:bottom w:val="nil"/>
          <w:right w:val="nil"/>
          <w:between w:val="nil"/>
        </w:pBdr>
        <w:spacing w:after="120"/>
        <w:jc w:val="both"/>
        <w:rPr>
          <w:b/>
          <w:bCs/>
          <w:sz w:val="20"/>
          <w:szCs w:val="20"/>
          <w:lang w:val="en-US"/>
          <w:rPrChange w:id="1415" w:author="Jean Serge NGAIMA" w:date="2025-10-08T22:45:00Z" w16du:dateUtc="2025-10-08T21:45:00Z">
            <w:rPr>
              <w:sz w:val="20"/>
              <w:szCs w:val="20"/>
            </w:rPr>
          </w:rPrChange>
        </w:rPr>
      </w:pPr>
      <w:r w:rsidRPr="4EF77C7B">
        <w:rPr>
          <w:sz w:val="20"/>
          <w:szCs w:val="20"/>
          <w:lang w:val="en-US"/>
        </w:rPr>
        <w:t xml:space="preserve"> </w:t>
      </w:r>
      <w:ins w:id="1416" w:author="Jean Serge NGAIMA" w:date="2025-10-08T23:09:00Z">
        <w:r w:rsidR="23D454B0" w:rsidRPr="4EF77C7B">
          <w:rPr>
            <w:sz w:val="20"/>
            <w:szCs w:val="20"/>
            <w:lang w:val="en-US"/>
          </w:rPr>
          <w:t>Tableau</w:t>
        </w:r>
      </w:ins>
      <w:ins w:id="1417" w:author="Jean Serge NGAIMA" w:date="2025-10-08T23:10:00Z">
        <w:r w:rsidR="23D454B0" w:rsidRPr="4EF77C7B">
          <w:rPr>
            <w:sz w:val="20"/>
            <w:szCs w:val="20"/>
            <w:lang w:val="en-US"/>
          </w:rPr>
          <w:t xml:space="preserve"> 3: </w:t>
        </w:r>
      </w:ins>
      <w:proofErr w:type="spellStart"/>
      <w:r w:rsidRPr="4EF77C7B">
        <w:rPr>
          <w:b/>
          <w:bCs/>
          <w:sz w:val="20"/>
          <w:szCs w:val="20"/>
          <w:lang w:val="en-US"/>
          <w:rPrChange w:id="1418" w:author="Jean Serge NGAIMA" w:date="2025-10-08T22:45:00Z">
            <w:rPr>
              <w:sz w:val="20"/>
              <w:szCs w:val="20"/>
            </w:rPr>
          </w:rPrChange>
        </w:rPr>
        <w:t>Activités</w:t>
      </w:r>
      <w:proofErr w:type="spellEnd"/>
      <w:r w:rsidRPr="4EF77C7B">
        <w:rPr>
          <w:b/>
          <w:bCs/>
          <w:sz w:val="20"/>
          <w:szCs w:val="20"/>
          <w:lang w:val="en-US"/>
          <w:rPrChange w:id="1419" w:author="Jean Serge NGAIMA" w:date="2025-10-08T22:45:00Z">
            <w:rPr>
              <w:sz w:val="20"/>
              <w:szCs w:val="20"/>
            </w:rPr>
          </w:rPrChange>
        </w:rPr>
        <w:t xml:space="preserve"> FAE </w:t>
      </w:r>
      <w:proofErr w:type="spellStart"/>
      <w:r w:rsidRPr="4EF77C7B">
        <w:rPr>
          <w:b/>
          <w:bCs/>
          <w:sz w:val="20"/>
          <w:szCs w:val="20"/>
          <w:lang w:val="en-US"/>
          <w:rPrChange w:id="1420" w:author="Jean Serge NGAIMA" w:date="2025-10-08T22:45:00Z">
            <w:rPr>
              <w:sz w:val="20"/>
              <w:szCs w:val="20"/>
            </w:rPr>
          </w:rPrChange>
        </w:rPr>
        <w:t>recommandées</w:t>
      </w:r>
      <w:proofErr w:type="spellEnd"/>
      <w:r w:rsidRPr="4EF77C7B">
        <w:rPr>
          <w:b/>
          <w:bCs/>
          <w:sz w:val="20"/>
          <w:szCs w:val="20"/>
          <w:lang w:val="en-US"/>
          <w:rPrChange w:id="1421" w:author="Jean Serge NGAIMA" w:date="2025-10-08T22:45:00Z">
            <w:rPr>
              <w:sz w:val="20"/>
              <w:szCs w:val="20"/>
            </w:rPr>
          </w:rPrChange>
        </w:rPr>
        <w:t xml:space="preserve"> après documentation</w:t>
      </w:r>
    </w:p>
    <w:tbl>
      <w:tblPr>
        <w:tblW w:w="906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2F2F2" w:themeFill="background1" w:themeFillShade="F2"/>
        <w:tblLayout w:type="fixed"/>
        <w:tblLook w:val="0400" w:firstRow="0" w:lastRow="0" w:firstColumn="0" w:lastColumn="0" w:noHBand="0" w:noVBand="1"/>
      </w:tblPr>
      <w:tblGrid>
        <w:gridCol w:w="9067"/>
      </w:tblGrid>
      <w:tr w:rsidR="008239E1" w:rsidRPr="00D8799A" w14:paraId="6020928C" w14:textId="77777777" w:rsidTr="4EF77C7B">
        <w:tc>
          <w:tcPr>
            <w:tcW w:w="9067" w:type="dxa"/>
            <w:shd w:val="clear" w:color="auto" w:fill="F2F2F2" w:themeFill="background1" w:themeFillShade="F2"/>
          </w:tcPr>
          <w:p w14:paraId="349C02B4" w14:textId="77777777" w:rsidR="008239E1" w:rsidRPr="00D8799A" w:rsidRDefault="5267CB01" w:rsidP="4EF77C7B">
            <w:pPr>
              <w:spacing w:before="200" w:line="240" w:lineRule="auto"/>
              <w:rPr>
                <w:color w:val="000000"/>
                <w:sz w:val="20"/>
                <w:szCs w:val="20"/>
                <w:lang w:val="en-US"/>
              </w:rPr>
            </w:pPr>
            <w:r w:rsidRPr="4EF77C7B">
              <w:rPr>
                <w:color w:val="000000" w:themeColor="text1"/>
                <w:sz w:val="20"/>
                <w:szCs w:val="20"/>
                <w:lang w:val="en-US"/>
              </w:rPr>
              <w:t xml:space="preserve">Vaccination dans les structures sanitaires avec </w:t>
            </w:r>
            <w:proofErr w:type="spellStart"/>
            <w:r w:rsidRPr="4EF77C7B">
              <w:rPr>
                <w:color w:val="000000" w:themeColor="text1"/>
                <w:sz w:val="20"/>
                <w:szCs w:val="20"/>
                <w:lang w:val="en-US"/>
              </w:rPr>
              <w:t>horaires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adaptés</w:t>
            </w:r>
            <w:proofErr w:type="spellEnd"/>
            <w:r w:rsidRPr="4EF77C7B">
              <w:rPr>
                <w:color w:val="000000" w:themeColor="text1"/>
                <w:sz w:val="20"/>
                <w:szCs w:val="20"/>
                <w:lang w:val="en-US"/>
              </w:rPr>
              <w:t xml:space="preserve"> (</w:t>
            </w:r>
            <w:proofErr w:type="gramStart"/>
            <w:r w:rsidRPr="4EF77C7B">
              <w:rPr>
                <w:color w:val="000000" w:themeColor="text1"/>
                <w:sz w:val="20"/>
                <w:szCs w:val="20"/>
                <w:lang w:val="en-US"/>
              </w:rPr>
              <w:t>week-ends</w:t>
            </w:r>
            <w:proofErr w:type="gramEnd"/>
            <w:r w:rsidRPr="4EF77C7B">
              <w:rPr>
                <w:color w:val="000000" w:themeColor="text1"/>
                <w:sz w:val="20"/>
                <w:szCs w:val="20"/>
                <w:lang w:val="en-US"/>
              </w:rPr>
              <w:t xml:space="preserve">, </w:t>
            </w:r>
            <w:proofErr w:type="spellStart"/>
            <w:r w:rsidRPr="4EF77C7B">
              <w:rPr>
                <w:color w:val="000000" w:themeColor="text1"/>
                <w:sz w:val="20"/>
                <w:szCs w:val="20"/>
                <w:lang w:val="en-US"/>
              </w:rPr>
              <w:t>jours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fériés</w:t>
            </w:r>
            <w:proofErr w:type="spellEnd"/>
            <w:r w:rsidRPr="4EF77C7B">
              <w:rPr>
                <w:color w:val="000000" w:themeColor="text1"/>
                <w:sz w:val="20"/>
                <w:szCs w:val="20"/>
                <w:lang w:val="en-US"/>
              </w:rPr>
              <w:t>).</w:t>
            </w:r>
          </w:p>
        </w:tc>
      </w:tr>
      <w:tr w:rsidR="008239E1" w:rsidRPr="00D8799A" w14:paraId="73345D6F" w14:textId="77777777" w:rsidTr="4EF77C7B">
        <w:tc>
          <w:tcPr>
            <w:tcW w:w="9067" w:type="dxa"/>
            <w:shd w:val="clear" w:color="auto" w:fill="F2F2F2" w:themeFill="background1" w:themeFillShade="F2"/>
          </w:tcPr>
          <w:p w14:paraId="5CA2F8EC" w14:textId="77777777" w:rsidR="008239E1" w:rsidRPr="00D8799A" w:rsidRDefault="5267CB01" w:rsidP="4EF77C7B">
            <w:pPr>
              <w:spacing w:before="200" w:line="240" w:lineRule="auto"/>
              <w:rPr>
                <w:color w:val="000000"/>
                <w:sz w:val="20"/>
                <w:szCs w:val="20"/>
                <w:lang w:val="en-US"/>
              </w:rPr>
            </w:pPr>
            <w:r w:rsidRPr="4EF77C7B">
              <w:rPr>
                <w:color w:val="000000" w:themeColor="text1"/>
                <w:sz w:val="20"/>
                <w:szCs w:val="20"/>
                <w:lang w:val="en-US"/>
              </w:rPr>
              <w:t xml:space="preserve"> Vaccination </w:t>
            </w:r>
            <w:proofErr w:type="spellStart"/>
            <w:r w:rsidRPr="4EF77C7B">
              <w:rPr>
                <w:color w:val="000000" w:themeColor="text1"/>
                <w:sz w:val="20"/>
                <w:szCs w:val="20"/>
                <w:lang w:val="en-US"/>
              </w:rPr>
              <w:t>porte</w:t>
            </w:r>
            <w:proofErr w:type="spellEnd"/>
            <w:r w:rsidRPr="4EF77C7B">
              <w:rPr>
                <w:color w:val="000000" w:themeColor="text1"/>
                <w:sz w:val="20"/>
                <w:szCs w:val="20"/>
                <w:lang w:val="en-US"/>
              </w:rPr>
              <w:t>-à-</w:t>
            </w:r>
            <w:proofErr w:type="spellStart"/>
            <w:r w:rsidRPr="4EF77C7B">
              <w:rPr>
                <w:color w:val="000000" w:themeColor="text1"/>
                <w:sz w:val="20"/>
                <w:szCs w:val="20"/>
                <w:lang w:val="en-US"/>
              </w:rPr>
              <w:t>porte</w:t>
            </w:r>
            <w:proofErr w:type="spellEnd"/>
            <w:r w:rsidRPr="4EF77C7B">
              <w:rPr>
                <w:color w:val="000000" w:themeColor="text1"/>
                <w:sz w:val="20"/>
                <w:szCs w:val="20"/>
                <w:lang w:val="en-US"/>
              </w:rPr>
              <w:t xml:space="preserve"> dans un rayon de 5 km </w:t>
            </w:r>
            <w:proofErr w:type="spellStart"/>
            <w:r w:rsidRPr="4EF77C7B">
              <w:rPr>
                <w:color w:val="000000" w:themeColor="text1"/>
                <w:sz w:val="20"/>
                <w:szCs w:val="20"/>
                <w:lang w:val="en-US"/>
              </w:rPr>
              <w:t>autour</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centres</w:t>
            </w:r>
            <w:proofErr w:type="spellEnd"/>
            <w:r w:rsidRPr="4EF77C7B">
              <w:rPr>
                <w:color w:val="000000" w:themeColor="text1"/>
                <w:sz w:val="20"/>
                <w:szCs w:val="20"/>
                <w:lang w:val="en-US"/>
              </w:rPr>
              <w:t xml:space="preserve"> de santé.</w:t>
            </w:r>
          </w:p>
        </w:tc>
      </w:tr>
      <w:tr w:rsidR="008239E1" w:rsidRPr="00D8799A" w14:paraId="57361423" w14:textId="77777777" w:rsidTr="4EF77C7B">
        <w:tc>
          <w:tcPr>
            <w:tcW w:w="9067" w:type="dxa"/>
            <w:shd w:val="clear" w:color="auto" w:fill="F2F2F2" w:themeFill="background1" w:themeFillShade="F2"/>
          </w:tcPr>
          <w:p w14:paraId="3AF15426" w14:textId="77777777" w:rsidR="008239E1" w:rsidRPr="00D8799A" w:rsidRDefault="5267CB01" w:rsidP="4EF77C7B">
            <w:pPr>
              <w:spacing w:before="200" w:line="240" w:lineRule="auto"/>
              <w:rPr>
                <w:color w:val="000000"/>
                <w:sz w:val="20"/>
                <w:szCs w:val="20"/>
                <w:lang w:val="en-US"/>
              </w:rPr>
            </w:pPr>
            <w:proofErr w:type="spellStart"/>
            <w:r w:rsidRPr="4EF77C7B">
              <w:rPr>
                <w:color w:val="000000" w:themeColor="text1"/>
                <w:sz w:val="20"/>
                <w:szCs w:val="20"/>
                <w:lang w:val="en-US"/>
              </w:rPr>
              <w:t>Stratégies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avancées</w:t>
            </w:r>
            <w:proofErr w:type="spellEnd"/>
            <w:r w:rsidRPr="4EF77C7B">
              <w:rPr>
                <w:color w:val="000000" w:themeColor="text1"/>
                <w:sz w:val="20"/>
                <w:szCs w:val="20"/>
                <w:lang w:val="en-US"/>
              </w:rPr>
              <w:t xml:space="preserve"> de vaccination dans les sites </w:t>
            </w:r>
            <w:proofErr w:type="spellStart"/>
            <w:r w:rsidRPr="4EF77C7B">
              <w:rPr>
                <w:color w:val="000000" w:themeColor="text1"/>
                <w:sz w:val="20"/>
                <w:szCs w:val="20"/>
                <w:lang w:val="en-US"/>
              </w:rPr>
              <w:t>éloignés</w:t>
            </w:r>
            <w:proofErr w:type="spellEnd"/>
            <w:r w:rsidRPr="4EF77C7B">
              <w:rPr>
                <w:color w:val="000000" w:themeColor="text1"/>
                <w:sz w:val="20"/>
                <w:szCs w:val="20"/>
                <w:lang w:val="en-US"/>
              </w:rPr>
              <w:t>/à forte concentration ZD (</w:t>
            </w:r>
            <w:proofErr w:type="spellStart"/>
            <w:r w:rsidRPr="4EF77C7B">
              <w:rPr>
                <w:color w:val="000000" w:themeColor="text1"/>
                <w:sz w:val="20"/>
                <w:szCs w:val="20"/>
                <w:lang w:val="en-US"/>
              </w:rPr>
              <w:t>incluant</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approche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fluviale</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transfrontalière</w:t>
            </w:r>
            <w:proofErr w:type="spellEnd"/>
            <w:r w:rsidRPr="4EF77C7B">
              <w:rPr>
                <w:color w:val="000000" w:themeColor="text1"/>
                <w:sz w:val="20"/>
                <w:szCs w:val="20"/>
                <w:lang w:val="en-US"/>
              </w:rPr>
              <w:t>,).</w:t>
            </w:r>
          </w:p>
        </w:tc>
      </w:tr>
      <w:tr w:rsidR="008239E1" w:rsidRPr="00D8799A" w14:paraId="766F77DD" w14:textId="77777777" w:rsidTr="4EF77C7B">
        <w:tc>
          <w:tcPr>
            <w:tcW w:w="9067" w:type="dxa"/>
            <w:shd w:val="clear" w:color="auto" w:fill="F2F2F2" w:themeFill="background1" w:themeFillShade="F2"/>
          </w:tcPr>
          <w:p w14:paraId="50AF76DA" w14:textId="77777777" w:rsidR="008239E1" w:rsidRPr="00D8799A" w:rsidRDefault="5267CB01" w:rsidP="4EF77C7B">
            <w:pPr>
              <w:spacing w:before="200" w:line="240" w:lineRule="auto"/>
              <w:rPr>
                <w:color w:val="000000"/>
                <w:sz w:val="20"/>
                <w:szCs w:val="20"/>
                <w:lang w:val="en-US"/>
              </w:rPr>
            </w:pPr>
            <w:r w:rsidRPr="4EF77C7B">
              <w:rPr>
                <w:color w:val="000000" w:themeColor="text1"/>
                <w:sz w:val="20"/>
                <w:szCs w:val="20"/>
                <w:lang w:val="en-US"/>
              </w:rPr>
              <w:t>Vaccination dans les points de concentration (</w:t>
            </w:r>
            <w:proofErr w:type="spellStart"/>
            <w:r w:rsidRPr="4EF77C7B">
              <w:rPr>
                <w:color w:val="000000" w:themeColor="text1"/>
                <w:sz w:val="20"/>
                <w:szCs w:val="20"/>
                <w:lang w:val="en-US"/>
              </w:rPr>
              <w:t>marchés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églises</w:t>
            </w:r>
            <w:proofErr w:type="spellEnd"/>
            <w:r w:rsidRPr="4EF77C7B">
              <w:rPr>
                <w:color w:val="000000" w:themeColor="text1"/>
                <w:sz w:val="20"/>
                <w:szCs w:val="20"/>
                <w:lang w:val="en-US"/>
              </w:rPr>
              <w:t>, ports, etc.).</w:t>
            </w:r>
          </w:p>
        </w:tc>
      </w:tr>
      <w:tr w:rsidR="008239E1" w:rsidRPr="00D8799A" w14:paraId="6094F18B" w14:textId="77777777" w:rsidTr="4EF77C7B">
        <w:tc>
          <w:tcPr>
            <w:tcW w:w="9067" w:type="dxa"/>
            <w:shd w:val="clear" w:color="auto" w:fill="F2F2F2" w:themeFill="background1" w:themeFillShade="F2"/>
          </w:tcPr>
          <w:p w14:paraId="2D563DFE" w14:textId="77777777" w:rsidR="008239E1" w:rsidRPr="00D8799A" w:rsidRDefault="5267CB01" w:rsidP="4EF77C7B">
            <w:pPr>
              <w:spacing w:before="200" w:line="240" w:lineRule="auto"/>
              <w:rPr>
                <w:color w:val="000000"/>
                <w:sz w:val="20"/>
                <w:szCs w:val="20"/>
                <w:lang w:val="en-US"/>
              </w:rPr>
            </w:pPr>
            <w:proofErr w:type="spellStart"/>
            <w:r w:rsidRPr="4EF77C7B">
              <w:rPr>
                <w:color w:val="000000" w:themeColor="text1"/>
                <w:sz w:val="20"/>
                <w:szCs w:val="20"/>
                <w:lang w:val="en-US"/>
              </w:rPr>
              <w:t>Mobilisation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communautaire</w:t>
            </w:r>
            <w:proofErr w:type="spellEnd"/>
            <w:r w:rsidRPr="4EF77C7B">
              <w:rPr>
                <w:color w:val="000000" w:themeColor="text1"/>
                <w:sz w:val="20"/>
                <w:szCs w:val="20"/>
                <w:lang w:val="en-US"/>
              </w:rPr>
              <w:t xml:space="preserve"> pour </w:t>
            </w:r>
            <w:proofErr w:type="spellStart"/>
            <w:r w:rsidRPr="4EF77C7B">
              <w:rPr>
                <w:color w:val="000000" w:themeColor="text1"/>
                <w:sz w:val="20"/>
                <w:szCs w:val="20"/>
                <w:lang w:val="en-US"/>
              </w:rPr>
              <w:t>l’identification</w:t>
            </w:r>
            <w:proofErr w:type="spellEnd"/>
            <w:r w:rsidRPr="4EF77C7B">
              <w:rPr>
                <w:color w:val="000000" w:themeColor="text1"/>
                <w:sz w:val="20"/>
                <w:szCs w:val="20"/>
                <w:lang w:val="en-US"/>
              </w:rPr>
              <w:t xml:space="preserve"> des </w:t>
            </w:r>
            <w:proofErr w:type="spellStart"/>
            <w:r w:rsidRPr="4EF77C7B">
              <w:rPr>
                <w:color w:val="000000" w:themeColor="text1"/>
                <w:sz w:val="20"/>
                <w:szCs w:val="20"/>
                <w:lang w:val="en-US"/>
              </w:rPr>
              <w:t>Zéro</w:t>
            </w:r>
            <w:proofErr w:type="spellEnd"/>
            <w:r w:rsidRPr="4EF77C7B">
              <w:rPr>
                <w:color w:val="000000" w:themeColor="text1"/>
                <w:sz w:val="20"/>
                <w:szCs w:val="20"/>
                <w:lang w:val="en-US"/>
              </w:rPr>
              <w:t xml:space="preserve"> doses et sous </w:t>
            </w:r>
            <w:proofErr w:type="spellStart"/>
            <w:r w:rsidRPr="4EF77C7B">
              <w:rPr>
                <w:color w:val="000000" w:themeColor="text1"/>
                <w:sz w:val="20"/>
                <w:szCs w:val="20"/>
                <w:lang w:val="en-US"/>
              </w:rPr>
              <w:t>vaccinés</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en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impliquant</w:t>
            </w:r>
            <w:proofErr w:type="spellEnd"/>
            <w:r w:rsidRPr="4EF77C7B">
              <w:rPr>
                <w:color w:val="000000" w:themeColor="text1"/>
                <w:sz w:val="20"/>
                <w:szCs w:val="20"/>
                <w:lang w:val="en-US"/>
              </w:rPr>
              <w:t xml:space="preserve"> les </w:t>
            </w:r>
            <w:proofErr w:type="spellStart"/>
            <w:r w:rsidRPr="4EF77C7B">
              <w:rPr>
                <w:color w:val="000000" w:themeColor="text1"/>
                <w:sz w:val="20"/>
                <w:szCs w:val="20"/>
                <w:lang w:val="en-US"/>
              </w:rPr>
              <w:t>partenaires</w:t>
            </w:r>
            <w:proofErr w:type="spellEnd"/>
            <w:r w:rsidRPr="4EF77C7B">
              <w:rPr>
                <w:color w:val="000000" w:themeColor="text1"/>
                <w:sz w:val="20"/>
                <w:szCs w:val="20"/>
                <w:lang w:val="en-US"/>
              </w:rPr>
              <w:t xml:space="preserve"> non </w:t>
            </w:r>
            <w:proofErr w:type="spellStart"/>
            <w:r w:rsidRPr="4EF77C7B">
              <w:rPr>
                <w:color w:val="000000" w:themeColor="text1"/>
                <w:sz w:val="20"/>
                <w:szCs w:val="20"/>
                <w:lang w:val="en-US"/>
              </w:rPr>
              <w:t>traditionnels</w:t>
            </w:r>
            <w:proofErr w:type="spellEnd"/>
          </w:p>
        </w:tc>
      </w:tr>
      <w:tr w:rsidR="008239E1" w:rsidRPr="00D8799A" w14:paraId="1266A8A1" w14:textId="77777777" w:rsidTr="4EF77C7B">
        <w:tc>
          <w:tcPr>
            <w:tcW w:w="9067" w:type="dxa"/>
            <w:shd w:val="clear" w:color="auto" w:fill="F2F2F2" w:themeFill="background1" w:themeFillShade="F2"/>
          </w:tcPr>
          <w:p w14:paraId="4D034B25" w14:textId="77777777" w:rsidR="008239E1" w:rsidRPr="00D8799A" w:rsidRDefault="5267CB01" w:rsidP="4EF77C7B">
            <w:pPr>
              <w:spacing w:before="200" w:line="240" w:lineRule="auto"/>
              <w:rPr>
                <w:color w:val="000000"/>
                <w:sz w:val="20"/>
                <w:szCs w:val="20"/>
                <w:lang w:val="en-US"/>
              </w:rPr>
            </w:pPr>
            <w:r w:rsidRPr="4EF77C7B">
              <w:rPr>
                <w:color w:val="000000" w:themeColor="text1"/>
                <w:sz w:val="20"/>
                <w:szCs w:val="20"/>
                <w:lang w:val="en-US"/>
              </w:rPr>
              <w:t xml:space="preserve">Evaluation de la </w:t>
            </w:r>
            <w:proofErr w:type="spellStart"/>
            <w:r w:rsidRPr="4EF77C7B">
              <w:rPr>
                <w:color w:val="000000" w:themeColor="text1"/>
                <w:sz w:val="20"/>
                <w:szCs w:val="20"/>
                <w:lang w:val="en-US"/>
              </w:rPr>
              <w:t>mobilisation</w:t>
            </w:r>
            <w:proofErr w:type="spellEnd"/>
            <w:r w:rsidRPr="4EF77C7B">
              <w:rPr>
                <w:color w:val="000000" w:themeColor="text1"/>
                <w:sz w:val="20"/>
                <w:szCs w:val="20"/>
                <w:lang w:val="en-US"/>
              </w:rPr>
              <w:t xml:space="preserve"> </w:t>
            </w:r>
            <w:proofErr w:type="spellStart"/>
            <w:r w:rsidRPr="4EF77C7B">
              <w:rPr>
                <w:color w:val="000000" w:themeColor="text1"/>
                <w:sz w:val="20"/>
                <w:szCs w:val="20"/>
                <w:lang w:val="en-US"/>
              </w:rPr>
              <w:t>communautaire</w:t>
            </w:r>
            <w:proofErr w:type="spellEnd"/>
            <w:r w:rsidRPr="4EF77C7B">
              <w:rPr>
                <w:color w:val="000000" w:themeColor="text1"/>
                <w:sz w:val="20"/>
                <w:szCs w:val="20"/>
                <w:lang w:val="en-US"/>
              </w:rPr>
              <w:t xml:space="preserve"> (y </w:t>
            </w:r>
            <w:proofErr w:type="spellStart"/>
            <w:r w:rsidRPr="4EF77C7B">
              <w:rPr>
                <w:color w:val="000000" w:themeColor="text1"/>
                <w:sz w:val="20"/>
                <w:szCs w:val="20"/>
                <w:lang w:val="en-US"/>
              </w:rPr>
              <w:t>compris</w:t>
            </w:r>
            <w:proofErr w:type="spellEnd"/>
            <w:r w:rsidRPr="4EF77C7B">
              <w:rPr>
                <w:color w:val="000000" w:themeColor="text1"/>
                <w:sz w:val="20"/>
                <w:szCs w:val="20"/>
                <w:lang w:val="en-US"/>
              </w:rPr>
              <w:t xml:space="preserve"> PBF et AGR), les innovations </w:t>
            </w:r>
            <w:proofErr w:type="spellStart"/>
            <w:r w:rsidRPr="4EF77C7B">
              <w:rPr>
                <w:color w:val="000000" w:themeColor="text1"/>
                <w:sz w:val="20"/>
                <w:szCs w:val="20"/>
                <w:lang w:val="en-US"/>
              </w:rPr>
              <w:t>logistiques</w:t>
            </w:r>
            <w:proofErr w:type="spellEnd"/>
            <w:r w:rsidRPr="4EF77C7B">
              <w:rPr>
                <w:color w:val="000000" w:themeColor="text1"/>
                <w:sz w:val="20"/>
                <w:szCs w:val="20"/>
                <w:lang w:val="en-US"/>
              </w:rPr>
              <w:t xml:space="preserve">, le DHIS2 Tracker et la micro-planification </w:t>
            </w:r>
            <w:proofErr w:type="spellStart"/>
            <w:r w:rsidRPr="4EF77C7B">
              <w:rPr>
                <w:color w:val="000000" w:themeColor="text1"/>
                <w:sz w:val="20"/>
                <w:szCs w:val="20"/>
                <w:lang w:val="en-US"/>
              </w:rPr>
              <w:t>géoréférencée</w:t>
            </w:r>
            <w:proofErr w:type="spellEnd"/>
            <w:r w:rsidRPr="4EF77C7B">
              <w:rPr>
                <w:color w:val="000000" w:themeColor="text1"/>
                <w:sz w:val="20"/>
                <w:szCs w:val="20"/>
                <w:lang w:val="en-US"/>
              </w:rPr>
              <w:t>.</w:t>
            </w:r>
          </w:p>
        </w:tc>
      </w:tr>
    </w:tbl>
    <w:p w14:paraId="075FE855" w14:textId="3E4D2E96" w:rsidR="008239E1" w:rsidRPr="00D8799A" w:rsidDel="007D4980" w:rsidRDefault="008239E1" w:rsidP="008239E1">
      <w:pPr>
        <w:jc w:val="both"/>
        <w:rPr>
          <w:del w:id="1422" w:author="Jean Serge NGAIMA" w:date="2025-10-08T22:36:00Z" w16du:dateUtc="2025-10-08T21:36:00Z"/>
          <w:bCs/>
          <w:color w:val="000000"/>
          <w:sz w:val="20"/>
          <w:szCs w:val="20"/>
          <w:lang w:val="fr-FR"/>
        </w:rPr>
      </w:pPr>
    </w:p>
    <w:p w14:paraId="17FAF276" w14:textId="77777777" w:rsidR="004D194C" w:rsidRDefault="004D194C" w:rsidP="008239E1">
      <w:pPr>
        <w:jc w:val="both"/>
        <w:rPr>
          <w:b/>
          <w:bCs/>
          <w:sz w:val="20"/>
          <w:szCs w:val="20"/>
        </w:rPr>
      </w:pPr>
    </w:p>
    <w:p w14:paraId="57718A43" w14:textId="77777777" w:rsidR="004D194C" w:rsidRDefault="004D194C" w:rsidP="008239E1">
      <w:pPr>
        <w:jc w:val="both"/>
        <w:rPr>
          <w:b/>
          <w:bCs/>
          <w:sz w:val="20"/>
          <w:szCs w:val="20"/>
        </w:rPr>
      </w:pPr>
    </w:p>
    <w:p w14:paraId="2AE60806" w14:textId="41C13F0E" w:rsidR="00A96FA3" w:rsidRDefault="2F5890E6" w:rsidP="4EF77C7B">
      <w:pPr>
        <w:jc w:val="both"/>
        <w:rPr>
          <w:ins w:id="1423" w:author="Jean Serge NGAIMA" w:date="2025-10-08T22:42:00Z" w16du:dateUtc="2025-10-08T21:42:00Z"/>
          <w:sz w:val="20"/>
          <w:szCs w:val="20"/>
          <w:lang w:val="en-US"/>
        </w:rPr>
      </w:pPr>
      <w:bookmarkStart w:id="1424" w:name="_Hlk210857379"/>
      <w:ins w:id="1425" w:author="Jean Serge NGAIMA" w:date="2025-10-08T22:40:00Z">
        <w:r w:rsidRPr="4EF77C7B">
          <w:rPr>
            <w:sz w:val="20"/>
            <w:szCs w:val="20"/>
            <w:lang w:val="en-US"/>
          </w:rPr>
          <w:t xml:space="preserve">L’ACP au </w:t>
        </w:r>
        <w:proofErr w:type="spellStart"/>
        <w:r w:rsidRPr="4EF77C7B">
          <w:rPr>
            <w:sz w:val="20"/>
            <w:szCs w:val="20"/>
            <w:lang w:val="en-US"/>
          </w:rPr>
          <w:t>cours</w:t>
        </w:r>
        <w:proofErr w:type="spellEnd"/>
        <w:r w:rsidRPr="4EF77C7B">
          <w:rPr>
            <w:sz w:val="20"/>
            <w:szCs w:val="20"/>
            <w:lang w:val="en-US"/>
          </w:rPr>
          <w:t xml:space="preserve"> de la </w:t>
        </w:r>
      </w:ins>
      <w:ins w:id="1426" w:author="Jean Serge NGAIMA" w:date="2025-10-08T23:09:00Z" w16du:dateUtc="2025-10-08T22:09:00Z">
        <w:r w:rsidR="23D454B0" w:rsidRPr="4EF77C7B">
          <w:rPr>
            <w:sz w:val="20"/>
            <w:szCs w:val="20"/>
            <w:lang w:val="en-US"/>
          </w:rPr>
          <w:t>transition</w:t>
        </w:r>
      </w:ins>
      <w:ins w:id="1427" w:author="Jean Serge NGAIMA" w:date="2025-10-08T22:40:00Z">
        <w:r w:rsidRPr="4EF77C7B">
          <w:rPr>
            <w:sz w:val="20"/>
            <w:szCs w:val="20"/>
            <w:lang w:val="en-US"/>
          </w:rPr>
          <w:t xml:space="preserve"> sera </w:t>
        </w:r>
        <w:proofErr w:type="spellStart"/>
        <w:r w:rsidRPr="4EF77C7B">
          <w:rPr>
            <w:sz w:val="20"/>
            <w:szCs w:val="20"/>
            <w:lang w:val="en-US"/>
          </w:rPr>
          <w:t>assurée</w:t>
        </w:r>
        <w:proofErr w:type="spellEnd"/>
        <w:r w:rsidRPr="4EF77C7B">
          <w:rPr>
            <w:sz w:val="20"/>
            <w:szCs w:val="20"/>
            <w:lang w:val="en-US"/>
          </w:rPr>
          <w:t xml:space="preserve"> à </w:t>
        </w:r>
        <w:proofErr w:type="spellStart"/>
        <w:r w:rsidRPr="4EF77C7B">
          <w:rPr>
            <w:sz w:val="20"/>
            <w:szCs w:val="20"/>
            <w:lang w:val="en-US"/>
          </w:rPr>
          <w:t>l’aide</w:t>
        </w:r>
        <w:proofErr w:type="spellEnd"/>
        <w:r w:rsidRPr="4EF77C7B">
          <w:rPr>
            <w:sz w:val="20"/>
            <w:szCs w:val="20"/>
            <w:lang w:val="en-US"/>
          </w:rPr>
          <w:t xml:space="preserve"> de 14 </w:t>
        </w:r>
        <w:proofErr w:type="spellStart"/>
        <w:proofErr w:type="gramStart"/>
        <w:r w:rsidRPr="4EF77C7B">
          <w:rPr>
            <w:sz w:val="20"/>
            <w:szCs w:val="20"/>
            <w:lang w:val="en-US"/>
          </w:rPr>
          <w:t>activités</w:t>
        </w:r>
        <w:proofErr w:type="spellEnd"/>
        <w:r w:rsidRPr="4EF77C7B">
          <w:rPr>
            <w:sz w:val="20"/>
            <w:szCs w:val="20"/>
            <w:lang w:val="en-US"/>
          </w:rPr>
          <w:t xml:space="preserve"> .</w:t>
        </w:r>
        <w:proofErr w:type="gramEnd"/>
        <w:r w:rsidRPr="4EF77C7B">
          <w:rPr>
            <w:sz w:val="20"/>
            <w:szCs w:val="20"/>
            <w:lang w:val="en-US"/>
          </w:rPr>
          <w:t xml:space="preserve"> </w:t>
        </w:r>
        <w:proofErr w:type="spellStart"/>
        <w:r w:rsidRPr="4EF77C7B">
          <w:rPr>
            <w:sz w:val="20"/>
            <w:szCs w:val="20"/>
            <w:lang w:val="en-US"/>
          </w:rPr>
          <w:t>Douze</w:t>
        </w:r>
        <w:proofErr w:type="spellEnd"/>
        <w:r w:rsidRPr="4EF77C7B">
          <w:rPr>
            <w:sz w:val="20"/>
            <w:szCs w:val="20"/>
            <w:lang w:val="en-US"/>
          </w:rPr>
          <w:t xml:space="preserve"> </w:t>
        </w:r>
        <w:proofErr w:type="spellStart"/>
        <w:r w:rsidRPr="4EF77C7B">
          <w:rPr>
            <w:sz w:val="20"/>
            <w:szCs w:val="20"/>
            <w:lang w:val="en-US"/>
          </w:rPr>
          <w:t>activités</w:t>
        </w:r>
        <w:proofErr w:type="spellEnd"/>
        <w:r w:rsidRPr="4EF77C7B">
          <w:rPr>
            <w:sz w:val="20"/>
            <w:szCs w:val="20"/>
            <w:lang w:val="en-US"/>
          </w:rPr>
          <w:t xml:space="preserve"> </w:t>
        </w:r>
        <w:proofErr w:type="spellStart"/>
        <w:r w:rsidRPr="4EF77C7B">
          <w:rPr>
            <w:sz w:val="20"/>
            <w:szCs w:val="20"/>
            <w:lang w:val="en-US"/>
          </w:rPr>
          <w:t>sont</w:t>
        </w:r>
        <w:proofErr w:type="spellEnd"/>
        <w:r w:rsidRPr="4EF77C7B">
          <w:rPr>
            <w:sz w:val="20"/>
            <w:szCs w:val="20"/>
            <w:lang w:val="en-US"/>
          </w:rPr>
          <w:t xml:space="preserve"> issues de FPP-RSS4 </w:t>
        </w:r>
        <w:proofErr w:type="gramStart"/>
        <w:r w:rsidRPr="4EF77C7B">
          <w:rPr>
            <w:sz w:val="20"/>
            <w:szCs w:val="20"/>
            <w:lang w:val="en-US"/>
          </w:rPr>
          <w:t>sur  32</w:t>
        </w:r>
        <w:proofErr w:type="gramEnd"/>
        <w:r w:rsidRPr="4EF77C7B">
          <w:rPr>
            <w:sz w:val="20"/>
            <w:szCs w:val="20"/>
            <w:lang w:val="en-US"/>
          </w:rPr>
          <w:t xml:space="preserve"> </w:t>
        </w:r>
        <w:proofErr w:type="spellStart"/>
        <w:r w:rsidRPr="4EF77C7B">
          <w:rPr>
            <w:sz w:val="20"/>
            <w:szCs w:val="20"/>
            <w:lang w:val="en-US"/>
          </w:rPr>
          <w:t>soit</w:t>
        </w:r>
        <w:proofErr w:type="spellEnd"/>
        <w:r w:rsidRPr="4EF77C7B">
          <w:rPr>
            <w:sz w:val="20"/>
            <w:szCs w:val="20"/>
            <w:lang w:val="en-US"/>
          </w:rPr>
          <w:t xml:space="preserve"> 38%.  </w:t>
        </w:r>
      </w:ins>
      <w:ins w:id="1428" w:author="Jean Serge NGAIMA" w:date="2025-10-08T22:42:00Z">
        <w:r w:rsidRPr="4EF77C7B">
          <w:rPr>
            <w:sz w:val="20"/>
            <w:szCs w:val="20"/>
            <w:lang w:val="en-US"/>
          </w:rPr>
          <w:t xml:space="preserve">Le </w:t>
        </w:r>
        <w:proofErr w:type="spellStart"/>
        <w:r w:rsidRPr="4EF77C7B">
          <w:rPr>
            <w:sz w:val="20"/>
            <w:szCs w:val="20"/>
            <w:lang w:val="en-US"/>
          </w:rPr>
          <w:t>taux</w:t>
        </w:r>
        <w:proofErr w:type="spellEnd"/>
        <w:r w:rsidRPr="4EF77C7B">
          <w:rPr>
            <w:sz w:val="20"/>
            <w:szCs w:val="20"/>
            <w:lang w:val="en-US"/>
          </w:rPr>
          <w:t xml:space="preserve"> de </w:t>
        </w:r>
        <w:proofErr w:type="spellStart"/>
        <w:r w:rsidRPr="4EF77C7B">
          <w:rPr>
            <w:sz w:val="20"/>
            <w:szCs w:val="20"/>
            <w:lang w:val="en-US"/>
          </w:rPr>
          <w:t>réduction</w:t>
        </w:r>
        <w:proofErr w:type="spellEnd"/>
        <w:r w:rsidRPr="4EF77C7B">
          <w:rPr>
            <w:sz w:val="20"/>
            <w:szCs w:val="20"/>
            <w:lang w:val="en-US"/>
          </w:rPr>
          <w:t xml:space="preserve"> </w:t>
        </w:r>
        <w:proofErr w:type="spellStart"/>
        <w:r w:rsidRPr="4EF77C7B">
          <w:rPr>
            <w:sz w:val="20"/>
            <w:szCs w:val="20"/>
            <w:lang w:val="en-US"/>
          </w:rPr>
          <w:t>est</w:t>
        </w:r>
        <w:proofErr w:type="spellEnd"/>
        <w:r w:rsidRPr="4EF77C7B">
          <w:rPr>
            <w:sz w:val="20"/>
            <w:szCs w:val="20"/>
            <w:lang w:val="en-US"/>
          </w:rPr>
          <w:t xml:space="preserve"> de 62%. </w:t>
        </w:r>
        <w:proofErr w:type="spellStart"/>
        <w:r w:rsidRPr="4EF77C7B">
          <w:rPr>
            <w:sz w:val="20"/>
            <w:szCs w:val="20"/>
            <w:lang w:val="en-US"/>
          </w:rPr>
          <w:t>Notons</w:t>
        </w:r>
        <w:proofErr w:type="spellEnd"/>
        <w:r w:rsidRPr="4EF77C7B">
          <w:rPr>
            <w:sz w:val="20"/>
            <w:szCs w:val="20"/>
            <w:lang w:val="en-US"/>
          </w:rPr>
          <w:t xml:space="preserve"> </w:t>
        </w:r>
        <w:proofErr w:type="spellStart"/>
        <w:r w:rsidRPr="4EF77C7B">
          <w:rPr>
            <w:sz w:val="20"/>
            <w:szCs w:val="20"/>
            <w:lang w:val="en-US"/>
          </w:rPr>
          <w:t>que</w:t>
        </w:r>
        <w:proofErr w:type="spellEnd"/>
        <w:r w:rsidRPr="4EF77C7B">
          <w:rPr>
            <w:sz w:val="20"/>
            <w:szCs w:val="20"/>
            <w:lang w:val="en-US"/>
          </w:rPr>
          <w:t xml:space="preserve"> la subvention de transition </w:t>
        </w:r>
        <w:proofErr w:type="spellStart"/>
        <w:r w:rsidRPr="4EF77C7B">
          <w:rPr>
            <w:sz w:val="20"/>
            <w:szCs w:val="20"/>
            <w:lang w:val="en-US"/>
          </w:rPr>
          <w:t>intègre</w:t>
        </w:r>
        <w:proofErr w:type="spellEnd"/>
        <w:r w:rsidRPr="4EF77C7B">
          <w:rPr>
            <w:sz w:val="20"/>
            <w:szCs w:val="20"/>
            <w:lang w:val="en-US"/>
          </w:rPr>
          <w:t xml:space="preserve"> deux </w:t>
        </w:r>
        <w:proofErr w:type="spellStart"/>
        <w:r w:rsidRPr="4EF77C7B">
          <w:rPr>
            <w:sz w:val="20"/>
            <w:szCs w:val="20"/>
            <w:lang w:val="en-US"/>
          </w:rPr>
          <w:t>nouvelles</w:t>
        </w:r>
        <w:proofErr w:type="spellEnd"/>
        <w:r w:rsidRPr="4EF77C7B">
          <w:rPr>
            <w:sz w:val="20"/>
            <w:szCs w:val="20"/>
            <w:lang w:val="en-US"/>
          </w:rPr>
          <w:t xml:space="preserve"> </w:t>
        </w:r>
        <w:proofErr w:type="spellStart"/>
        <w:r w:rsidRPr="4EF77C7B">
          <w:rPr>
            <w:sz w:val="20"/>
            <w:szCs w:val="20"/>
            <w:lang w:val="en-US"/>
          </w:rPr>
          <w:t>activités</w:t>
        </w:r>
        <w:proofErr w:type="spellEnd"/>
        <w:r w:rsidRPr="4EF77C7B">
          <w:rPr>
            <w:sz w:val="20"/>
            <w:szCs w:val="20"/>
            <w:lang w:val="en-US"/>
          </w:rPr>
          <w:t xml:space="preserve"> à savoir </w:t>
        </w:r>
        <w:proofErr w:type="spellStart"/>
        <w:r w:rsidRPr="4EF77C7B">
          <w:rPr>
            <w:sz w:val="20"/>
            <w:szCs w:val="20"/>
            <w:lang w:val="en-US"/>
          </w:rPr>
          <w:t>une</w:t>
        </w:r>
        <w:proofErr w:type="spellEnd"/>
        <w:r w:rsidRPr="4EF77C7B">
          <w:rPr>
            <w:sz w:val="20"/>
            <w:szCs w:val="20"/>
            <w:lang w:val="en-US"/>
          </w:rPr>
          <w:t xml:space="preserve"> AT pour </w:t>
        </w:r>
        <w:proofErr w:type="spellStart"/>
        <w:r w:rsidRPr="4EF77C7B">
          <w:rPr>
            <w:sz w:val="20"/>
            <w:szCs w:val="20"/>
            <w:lang w:val="en-US"/>
          </w:rPr>
          <w:t>l'optimisation</w:t>
        </w:r>
        <w:proofErr w:type="spellEnd"/>
        <w:r w:rsidRPr="4EF77C7B">
          <w:rPr>
            <w:sz w:val="20"/>
            <w:szCs w:val="20"/>
            <w:lang w:val="en-US"/>
          </w:rPr>
          <w:t xml:space="preserve"> du </w:t>
        </w:r>
        <w:proofErr w:type="spellStart"/>
        <w:r w:rsidRPr="4EF77C7B">
          <w:rPr>
            <w:sz w:val="20"/>
            <w:szCs w:val="20"/>
            <w:lang w:val="en-US"/>
          </w:rPr>
          <w:t>programme</w:t>
        </w:r>
        <w:proofErr w:type="spellEnd"/>
        <w:r w:rsidRPr="4EF77C7B">
          <w:rPr>
            <w:sz w:val="20"/>
            <w:szCs w:val="20"/>
            <w:lang w:val="en-US"/>
          </w:rPr>
          <w:t xml:space="preserve"> des </w:t>
        </w:r>
        <w:proofErr w:type="spellStart"/>
        <w:r w:rsidRPr="4EF77C7B">
          <w:rPr>
            <w:sz w:val="20"/>
            <w:szCs w:val="20"/>
            <w:lang w:val="en-US"/>
          </w:rPr>
          <w:t>vaccins</w:t>
        </w:r>
        <w:proofErr w:type="spellEnd"/>
        <w:r w:rsidR="00A96FA3">
          <w:rPr>
            <w:rStyle w:val="Appelnotedebasdep"/>
            <w:sz w:val="20"/>
            <w:szCs w:val="20"/>
          </w:rPr>
          <w:footnoteReference w:id="7"/>
        </w:r>
        <w:r w:rsidRPr="4EF77C7B">
          <w:rPr>
            <w:sz w:val="20"/>
            <w:szCs w:val="20"/>
            <w:lang w:val="en-US"/>
          </w:rPr>
          <w:t xml:space="preserve"> </w:t>
        </w:r>
        <w:proofErr w:type="spellStart"/>
        <w:r w:rsidRPr="4EF77C7B">
          <w:rPr>
            <w:sz w:val="20"/>
            <w:szCs w:val="20"/>
            <w:lang w:val="en-US"/>
          </w:rPr>
          <w:t>en</w:t>
        </w:r>
        <w:proofErr w:type="spellEnd"/>
        <w:r w:rsidRPr="4EF77C7B">
          <w:rPr>
            <w:sz w:val="20"/>
            <w:szCs w:val="20"/>
            <w:lang w:val="en-US"/>
          </w:rPr>
          <w:t xml:space="preserve"> 2026 et </w:t>
        </w:r>
        <w:proofErr w:type="spellStart"/>
        <w:r w:rsidRPr="4EF77C7B">
          <w:rPr>
            <w:sz w:val="20"/>
            <w:szCs w:val="20"/>
            <w:lang w:val="en-US"/>
          </w:rPr>
          <w:t>une</w:t>
        </w:r>
        <w:proofErr w:type="spellEnd"/>
        <w:r w:rsidRPr="4EF77C7B">
          <w:rPr>
            <w:sz w:val="20"/>
            <w:szCs w:val="20"/>
            <w:lang w:val="en-US"/>
          </w:rPr>
          <w:t xml:space="preserve"> AT pour le </w:t>
        </w:r>
        <w:proofErr w:type="spellStart"/>
        <w:r w:rsidRPr="4EF77C7B">
          <w:rPr>
            <w:sz w:val="20"/>
            <w:szCs w:val="20"/>
            <w:lang w:val="en-US"/>
          </w:rPr>
          <w:t>développement</w:t>
        </w:r>
        <w:proofErr w:type="spellEnd"/>
        <w:r w:rsidRPr="4EF77C7B">
          <w:rPr>
            <w:sz w:val="20"/>
            <w:szCs w:val="20"/>
            <w:lang w:val="en-US"/>
          </w:rPr>
          <w:t xml:space="preserve"> de la subvention </w:t>
        </w:r>
        <w:proofErr w:type="spellStart"/>
        <w:r w:rsidRPr="4EF77C7B">
          <w:rPr>
            <w:sz w:val="20"/>
            <w:szCs w:val="20"/>
            <w:lang w:val="en-US"/>
          </w:rPr>
          <w:t>holistique</w:t>
        </w:r>
        <w:proofErr w:type="spellEnd"/>
        <w:r w:rsidRPr="4EF77C7B">
          <w:rPr>
            <w:sz w:val="20"/>
            <w:szCs w:val="20"/>
            <w:lang w:val="en-US"/>
          </w:rPr>
          <w:t xml:space="preserve"> GAVI 6.0. </w:t>
        </w:r>
        <w:proofErr w:type="spellStart"/>
        <w:r w:rsidRPr="4EF77C7B">
          <w:rPr>
            <w:sz w:val="20"/>
            <w:szCs w:val="20"/>
            <w:lang w:val="en-US"/>
          </w:rPr>
          <w:t>en</w:t>
        </w:r>
        <w:proofErr w:type="spellEnd"/>
        <w:r w:rsidRPr="4EF77C7B">
          <w:rPr>
            <w:sz w:val="20"/>
            <w:szCs w:val="20"/>
            <w:lang w:val="en-US"/>
          </w:rPr>
          <w:t xml:space="preserve"> 2027. </w:t>
        </w:r>
      </w:ins>
    </w:p>
    <w:bookmarkEnd w:id="1424"/>
    <w:p w14:paraId="68BC5F9A" w14:textId="77777777" w:rsidR="00A96FA3" w:rsidRDefault="00A96FA3" w:rsidP="008239E1">
      <w:pPr>
        <w:jc w:val="both"/>
        <w:rPr>
          <w:ins w:id="1431" w:author="Jean Serge NGAIMA" w:date="2025-10-08T22:43:00Z" w16du:dateUtc="2025-10-08T21:43:00Z"/>
          <w:sz w:val="20"/>
          <w:szCs w:val="20"/>
        </w:rPr>
      </w:pPr>
    </w:p>
    <w:p w14:paraId="0560AF11" w14:textId="0AEAB207" w:rsidR="008239E1" w:rsidRPr="00D8799A" w:rsidDel="00A96FA3" w:rsidRDefault="008239E1" w:rsidP="008239E1">
      <w:pPr>
        <w:jc w:val="both"/>
        <w:rPr>
          <w:del w:id="1432" w:author="Jean Serge NGAIMA" w:date="2025-10-08T22:40:00Z" w16du:dateUtc="2025-10-08T21:40:00Z"/>
          <w:sz w:val="20"/>
          <w:szCs w:val="20"/>
        </w:rPr>
      </w:pPr>
      <w:del w:id="1433" w:author="Jean Serge NGAIMA" w:date="2025-10-08T22:40:00Z" w16du:dateUtc="2025-10-08T21:40:00Z">
        <w:r w:rsidRPr="00D8799A" w:rsidDel="00A96FA3">
          <w:rPr>
            <w:b/>
            <w:bCs/>
            <w:sz w:val="20"/>
            <w:szCs w:val="20"/>
          </w:rPr>
          <w:delText>Les activités d’Assistance Technique Ciblée (ACP</w:delText>
        </w:r>
        <w:r w:rsidRPr="00D8799A" w:rsidDel="00A96FA3">
          <w:rPr>
            <w:sz w:val="20"/>
            <w:szCs w:val="20"/>
          </w:rPr>
          <w:delText xml:space="preserve">) pour la subvention de transition sélectionnées s’élèvent à 17 retenues sur 32 pour RSS4 soit 53%. Le taux de réduction est de 47%. Notons que la subvention de transition intègre l’Assistance pour le développement de la subvention holistique GAVI 6.0. en 2027. </w:delText>
        </w:r>
        <w:r w:rsidRPr="00D8799A" w:rsidDel="00A96FA3">
          <w:rPr>
            <w:bCs/>
            <w:color w:val="000000"/>
            <w:sz w:val="20"/>
            <w:szCs w:val="20"/>
            <w:lang w:val="fr-FR"/>
          </w:rPr>
          <w:delText xml:space="preserve">La liste linéaire de toutes ces activités est reprise au point 3.4. et dans le plan de travail </w:delText>
        </w:r>
        <w:r w:rsidRPr="00D8799A" w:rsidDel="00A96FA3">
          <w:rPr>
            <w:sz w:val="20"/>
            <w:szCs w:val="20"/>
          </w:rPr>
          <w:delText>de l’ACP de la subvention de transition.</w:delText>
        </w:r>
      </w:del>
    </w:p>
    <w:p w14:paraId="7548E620" w14:textId="3ECC6C44" w:rsidR="008239E1" w:rsidRPr="00D8799A" w:rsidRDefault="2464771E" w:rsidP="4EF77C7B">
      <w:pPr>
        <w:keepNext/>
        <w:keepLines/>
        <w:pBdr>
          <w:top w:val="nil"/>
          <w:left w:val="nil"/>
          <w:bottom w:val="nil"/>
          <w:right w:val="nil"/>
          <w:between w:val="nil"/>
        </w:pBdr>
        <w:spacing w:before="200" w:after="120"/>
        <w:jc w:val="both"/>
        <w:rPr>
          <w:b/>
          <w:bCs/>
          <w:color w:val="000000"/>
          <w:sz w:val="20"/>
          <w:szCs w:val="20"/>
          <w:lang w:val="en-US"/>
        </w:rPr>
      </w:pPr>
      <w:bookmarkStart w:id="1434" w:name="_heading=h.26in1rg"/>
      <w:bookmarkStart w:id="1435" w:name="_heading=h.17dp8vu"/>
      <w:bookmarkEnd w:id="1434"/>
      <w:bookmarkEnd w:id="1435"/>
      <w:r w:rsidRPr="4EF77C7B">
        <w:rPr>
          <w:b/>
          <w:bCs/>
          <w:color w:val="000000" w:themeColor="text1"/>
          <w:sz w:val="20"/>
          <w:szCs w:val="20"/>
          <w:lang w:val="en-US"/>
        </w:rPr>
        <w:lastRenderedPageBreak/>
        <w:t>2</w:t>
      </w:r>
      <w:r w:rsidR="5267CB01" w:rsidRPr="4EF77C7B">
        <w:rPr>
          <w:b/>
          <w:bCs/>
          <w:color w:val="000000" w:themeColor="text1"/>
          <w:sz w:val="20"/>
          <w:szCs w:val="20"/>
          <w:lang w:val="en-US"/>
        </w:rPr>
        <w:t xml:space="preserve">.2. </w:t>
      </w:r>
      <w:proofErr w:type="spellStart"/>
      <w:r w:rsidR="5267CB01" w:rsidRPr="4EF77C7B">
        <w:rPr>
          <w:b/>
          <w:bCs/>
          <w:color w:val="000000" w:themeColor="text1"/>
          <w:sz w:val="20"/>
          <w:szCs w:val="20"/>
          <w:lang w:val="en-US"/>
        </w:rPr>
        <w:t>Ciblage</w:t>
      </w:r>
      <w:proofErr w:type="spellEnd"/>
      <w:r w:rsidR="5267CB01" w:rsidRPr="4EF77C7B">
        <w:rPr>
          <w:b/>
          <w:bCs/>
          <w:color w:val="000000" w:themeColor="text1"/>
          <w:sz w:val="20"/>
          <w:szCs w:val="20"/>
          <w:lang w:val="en-US"/>
        </w:rPr>
        <w:t xml:space="preserve"> </w:t>
      </w:r>
      <w:proofErr w:type="spellStart"/>
      <w:r w:rsidR="5267CB01" w:rsidRPr="4EF77C7B">
        <w:rPr>
          <w:b/>
          <w:bCs/>
          <w:color w:val="000000" w:themeColor="text1"/>
          <w:sz w:val="20"/>
          <w:szCs w:val="20"/>
          <w:lang w:val="en-US"/>
        </w:rPr>
        <w:t>géographique</w:t>
      </w:r>
      <w:proofErr w:type="spellEnd"/>
    </w:p>
    <w:p w14:paraId="08B15F27" w14:textId="77777777" w:rsidR="008239E1" w:rsidRPr="00D8799A" w:rsidRDefault="5267CB01" w:rsidP="4EF77C7B">
      <w:pPr>
        <w:keepNext/>
        <w:keepLines/>
        <w:pBdr>
          <w:top w:val="nil"/>
          <w:left w:val="nil"/>
          <w:bottom w:val="nil"/>
          <w:right w:val="nil"/>
          <w:between w:val="nil"/>
        </w:pBdr>
        <w:spacing w:after="120"/>
        <w:jc w:val="both"/>
        <w:rPr>
          <w:sz w:val="20"/>
          <w:szCs w:val="20"/>
          <w:lang w:val="en-US"/>
        </w:rPr>
      </w:pPr>
      <w:bookmarkStart w:id="1436" w:name="_Hlk210857502"/>
      <w:r w:rsidRPr="4EF77C7B">
        <w:rPr>
          <w:sz w:val="20"/>
          <w:szCs w:val="20"/>
          <w:lang w:val="en-US"/>
        </w:rPr>
        <w:t xml:space="preserve">Le </w:t>
      </w:r>
      <w:proofErr w:type="spellStart"/>
      <w:r w:rsidRPr="4EF77C7B">
        <w:rPr>
          <w:sz w:val="20"/>
          <w:szCs w:val="20"/>
          <w:lang w:val="en-US"/>
        </w:rPr>
        <w:t>ciblage</w:t>
      </w:r>
      <w:proofErr w:type="spellEnd"/>
      <w:r w:rsidRPr="4EF77C7B">
        <w:rPr>
          <w:sz w:val="20"/>
          <w:szCs w:val="20"/>
          <w:lang w:val="en-US"/>
        </w:rPr>
        <w:t xml:space="preserve"> des provinces </w:t>
      </w:r>
      <w:proofErr w:type="spellStart"/>
      <w:r w:rsidRPr="4EF77C7B">
        <w:rPr>
          <w:sz w:val="20"/>
          <w:szCs w:val="20"/>
          <w:lang w:val="en-US"/>
        </w:rPr>
        <w:t>nécessitant</w:t>
      </w:r>
      <w:proofErr w:type="spellEnd"/>
      <w:r w:rsidRPr="4EF77C7B">
        <w:rPr>
          <w:sz w:val="20"/>
          <w:szCs w:val="20"/>
          <w:lang w:val="en-US"/>
        </w:rPr>
        <w:t xml:space="preserve"> un </w:t>
      </w:r>
      <w:proofErr w:type="spellStart"/>
      <w:r w:rsidRPr="4EF77C7B">
        <w:rPr>
          <w:sz w:val="20"/>
          <w:szCs w:val="20"/>
          <w:lang w:val="en-US"/>
        </w:rPr>
        <w:t>appui</w:t>
      </w:r>
      <w:proofErr w:type="spellEnd"/>
      <w:r w:rsidRPr="4EF77C7B">
        <w:rPr>
          <w:sz w:val="20"/>
          <w:szCs w:val="20"/>
          <w:lang w:val="en-US"/>
        </w:rPr>
        <w:t xml:space="preserve"> </w:t>
      </w:r>
      <w:proofErr w:type="spellStart"/>
      <w:r w:rsidRPr="4EF77C7B">
        <w:rPr>
          <w:sz w:val="20"/>
          <w:szCs w:val="20"/>
          <w:lang w:val="en-US"/>
        </w:rPr>
        <w:t>spécifique</w:t>
      </w:r>
      <w:proofErr w:type="spellEnd"/>
      <w:r w:rsidRPr="4EF77C7B">
        <w:rPr>
          <w:sz w:val="20"/>
          <w:szCs w:val="20"/>
          <w:lang w:val="en-US"/>
        </w:rPr>
        <w:t xml:space="preserve"> a </w:t>
      </w:r>
      <w:proofErr w:type="spellStart"/>
      <w:r w:rsidRPr="4EF77C7B">
        <w:rPr>
          <w:sz w:val="20"/>
          <w:szCs w:val="20"/>
          <w:lang w:val="en-US"/>
        </w:rPr>
        <w:t>été</w:t>
      </w:r>
      <w:proofErr w:type="spellEnd"/>
      <w:r w:rsidRPr="4EF77C7B">
        <w:rPr>
          <w:sz w:val="20"/>
          <w:szCs w:val="20"/>
          <w:lang w:val="en-US"/>
        </w:rPr>
        <w:t xml:space="preserve"> </w:t>
      </w:r>
      <w:proofErr w:type="spellStart"/>
      <w:r w:rsidRPr="4EF77C7B">
        <w:rPr>
          <w:sz w:val="20"/>
          <w:szCs w:val="20"/>
          <w:lang w:val="en-US"/>
        </w:rPr>
        <w:t>réalisé</w:t>
      </w:r>
      <w:proofErr w:type="spellEnd"/>
      <w:r w:rsidRPr="4EF77C7B">
        <w:rPr>
          <w:sz w:val="20"/>
          <w:szCs w:val="20"/>
          <w:lang w:val="en-US"/>
        </w:rPr>
        <w:t xml:space="preserve"> sur base des </w:t>
      </w:r>
      <w:proofErr w:type="spellStart"/>
      <w:r w:rsidRPr="4EF77C7B">
        <w:rPr>
          <w:sz w:val="20"/>
          <w:szCs w:val="20"/>
          <w:lang w:val="en-US"/>
        </w:rPr>
        <w:t>critères</w:t>
      </w:r>
      <w:proofErr w:type="spellEnd"/>
      <w:r w:rsidRPr="4EF77C7B">
        <w:rPr>
          <w:sz w:val="20"/>
          <w:szCs w:val="20"/>
          <w:lang w:val="en-US"/>
        </w:rPr>
        <w:t xml:space="preserve"> </w:t>
      </w:r>
      <w:proofErr w:type="spellStart"/>
      <w:r w:rsidRPr="4EF77C7B">
        <w:rPr>
          <w:sz w:val="20"/>
          <w:szCs w:val="20"/>
          <w:lang w:val="en-US"/>
        </w:rPr>
        <w:t>repris</w:t>
      </w:r>
      <w:proofErr w:type="spellEnd"/>
      <w:r w:rsidRPr="4EF77C7B">
        <w:rPr>
          <w:sz w:val="20"/>
          <w:szCs w:val="20"/>
          <w:lang w:val="en-US"/>
        </w:rPr>
        <w:t xml:space="preserve"> dans le tableau 2.</w:t>
      </w:r>
    </w:p>
    <w:p w14:paraId="179C02A8" w14:textId="77777777" w:rsidR="008239E1" w:rsidRPr="00D8799A" w:rsidRDefault="5267CB01" w:rsidP="4EF77C7B">
      <w:pPr>
        <w:keepNext/>
        <w:keepLines/>
        <w:pBdr>
          <w:top w:val="nil"/>
          <w:left w:val="nil"/>
          <w:bottom w:val="nil"/>
          <w:right w:val="nil"/>
          <w:between w:val="nil"/>
        </w:pBdr>
        <w:spacing w:after="120"/>
        <w:jc w:val="both"/>
        <w:rPr>
          <w:sz w:val="20"/>
          <w:szCs w:val="20"/>
          <w:lang w:val="en-US"/>
        </w:rPr>
      </w:pPr>
      <w:r w:rsidRPr="4EF77C7B">
        <w:rPr>
          <w:sz w:val="20"/>
          <w:szCs w:val="20"/>
          <w:lang w:val="en-US"/>
        </w:rPr>
        <w:t xml:space="preserve">Les 6 provinces </w:t>
      </w:r>
      <w:proofErr w:type="spellStart"/>
      <w:r w:rsidRPr="4EF77C7B">
        <w:rPr>
          <w:sz w:val="20"/>
          <w:szCs w:val="20"/>
          <w:lang w:val="en-US"/>
        </w:rPr>
        <w:t>retenues</w:t>
      </w:r>
      <w:proofErr w:type="spellEnd"/>
      <w:r w:rsidRPr="4EF77C7B">
        <w:rPr>
          <w:sz w:val="20"/>
          <w:szCs w:val="20"/>
          <w:lang w:val="en-US"/>
        </w:rPr>
        <w:t xml:space="preserve"> après </w:t>
      </w:r>
      <w:proofErr w:type="spellStart"/>
      <w:r w:rsidRPr="4EF77C7B">
        <w:rPr>
          <w:sz w:val="20"/>
          <w:szCs w:val="20"/>
          <w:lang w:val="en-US"/>
        </w:rPr>
        <w:t>analyse</w:t>
      </w:r>
      <w:proofErr w:type="spellEnd"/>
      <w:r w:rsidRPr="4EF77C7B">
        <w:rPr>
          <w:sz w:val="20"/>
          <w:szCs w:val="20"/>
          <w:lang w:val="en-US"/>
        </w:rPr>
        <w:t xml:space="preserve"> des données </w:t>
      </w:r>
      <w:proofErr w:type="spellStart"/>
      <w:r w:rsidRPr="4EF77C7B">
        <w:rPr>
          <w:sz w:val="20"/>
          <w:szCs w:val="20"/>
          <w:lang w:val="en-US"/>
        </w:rPr>
        <w:t>sont</w:t>
      </w:r>
      <w:proofErr w:type="spellEnd"/>
      <w:r w:rsidRPr="4EF77C7B">
        <w:rPr>
          <w:sz w:val="20"/>
          <w:szCs w:val="20"/>
          <w:lang w:val="en-US"/>
        </w:rPr>
        <w:t xml:space="preserve"> </w:t>
      </w:r>
      <w:proofErr w:type="spellStart"/>
      <w:r w:rsidRPr="4EF77C7B">
        <w:rPr>
          <w:b/>
          <w:bCs/>
          <w:sz w:val="20"/>
          <w:szCs w:val="20"/>
          <w:lang w:val="en-US"/>
        </w:rPr>
        <w:t>Maindombe</w:t>
      </w:r>
      <w:proofErr w:type="spellEnd"/>
      <w:r w:rsidRPr="4EF77C7B">
        <w:rPr>
          <w:b/>
          <w:bCs/>
          <w:sz w:val="20"/>
          <w:szCs w:val="20"/>
          <w:lang w:val="en-US"/>
        </w:rPr>
        <w:t xml:space="preserve">, </w:t>
      </w:r>
      <w:proofErr w:type="spellStart"/>
      <w:r w:rsidRPr="4EF77C7B">
        <w:rPr>
          <w:b/>
          <w:bCs/>
          <w:sz w:val="20"/>
          <w:szCs w:val="20"/>
          <w:lang w:val="en-US"/>
        </w:rPr>
        <w:t>Tshopo</w:t>
      </w:r>
      <w:proofErr w:type="spellEnd"/>
      <w:r w:rsidRPr="4EF77C7B">
        <w:rPr>
          <w:b/>
          <w:bCs/>
          <w:sz w:val="20"/>
          <w:szCs w:val="20"/>
          <w:lang w:val="en-US"/>
        </w:rPr>
        <w:t xml:space="preserve">, Kasai oriental, </w:t>
      </w:r>
      <w:proofErr w:type="spellStart"/>
      <w:r w:rsidRPr="4EF77C7B">
        <w:rPr>
          <w:b/>
          <w:bCs/>
          <w:sz w:val="20"/>
          <w:szCs w:val="20"/>
          <w:lang w:val="en-US"/>
        </w:rPr>
        <w:t>Mongala</w:t>
      </w:r>
      <w:proofErr w:type="spellEnd"/>
      <w:r w:rsidRPr="4EF77C7B">
        <w:rPr>
          <w:b/>
          <w:bCs/>
          <w:sz w:val="20"/>
          <w:szCs w:val="20"/>
          <w:lang w:val="en-US"/>
        </w:rPr>
        <w:t xml:space="preserve">, Haut Katanga et </w:t>
      </w:r>
      <w:proofErr w:type="spellStart"/>
      <w:r w:rsidRPr="4EF77C7B">
        <w:rPr>
          <w:b/>
          <w:bCs/>
          <w:sz w:val="20"/>
          <w:szCs w:val="20"/>
          <w:lang w:val="en-US"/>
        </w:rPr>
        <w:t>Tshuapa</w:t>
      </w:r>
      <w:proofErr w:type="spellEnd"/>
      <w:r w:rsidRPr="4EF77C7B">
        <w:rPr>
          <w:sz w:val="20"/>
          <w:szCs w:val="20"/>
          <w:lang w:val="en-US"/>
        </w:rPr>
        <w:t xml:space="preserve">. Les couvertures Pentavalent 3 de </w:t>
      </w:r>
      <w:proofErr w:type="spellStart"/>
      <w:r w:rsidRPr="4EF77C7B">
        <w:rPr>
          <w:sz w:val="20"/>
          <w:szCs w:val="20"/>
          <w:lang w:val="en-US"/>
        </w:rPr>
        <w:t>ces</w:t>
      </w:r>
      <w:proofErr w:type="spellEnd"/>
      <w:r w:rsidRPr="4EF77C7B">
        <w:rPr>
          <w:sz w:val="20"/>
          <w:szCs w:val="20"/>
          <w:lang w:val="en-US"/>
        </w:rPr>
        <w:t xml:space="preserve"> 6 provinces </w:t>
      </w:r>
      <w:proofErr w:type="spellStart"/>
      <w:r w:rsidRPr="4EF77C7B">
        <w:rPr>
          <w:sz w:val="20"/>
          <w:szCs w:val="20"/>
          <w:lang w:val="en-US"/>
        </w:rPr>
        <w:t>varient</w:t>
      </w:r>
      <w:proofErr w:type="spellEnd"/>
      <w:r w:rsidRPr="4EF77C7B">
        <w:rPr>
          <w:sz w:val="20"/>
          <w:szCs w:val="20"/>
          <w:lang w:val="en-US"/>
        </w:rPr>
        <w:t xml:space="preserve"> entre 23%(</w:t>
      </w:r>
      <w:proofErr w:type="spellStart"/>
      <w:r w:rsidRPr="4EF77C7B">
        <w:rPr>
          <w:sz w:val="20"/>
          <w:szCs w:val="20"/>
          <w:lang w:val="en-US"/>
        </w:rPr>
        <w:t>Mongala</w:t>
      </w:r>
      <w:proofErr w:type="spellEnd"/>
      <w:r w:rsidRPr="4EF77C7B">
        <w:rPr>
          <w:sz w:val="20"/>
          <w:szCs w:val="20"/>
          <w:lang w:val="en-US"/>
        </w:rPr>
        <w:t xml:space="preserve">) et Haut Katanga (62%). La situation </w:t>
      </w:r>
      <w:proofErr w:type="spellStart"/>
      <w:r w:rsidRPr="4EF77C7B">
        <w:rPr>
          <w:sz w:val="20"/>
          <w:szCs w:val="20"/>
          <w:lang w:val="en-US"/>
        </w:rPr>
        <w:t>est</w:t>
      </w:r>
      <w:proofErr w:type="spellEnd"/>
      <w:r w:rsidRPr="4EF77C7B">
        <w:rPr>
          <w:sz w:val="20"/>
          <w:szCs w:val="20"/>
          <w:lang w:val="en-US"/>
        </w:rPr>
        <w:t xml:space="preserve"> </w:t>
      </w:r>
      <w:proofErr w:type="spellStart"/>
      <w:r w:rsidRPr="4EF77C7B">
        <w:rPr>
          <w:sz w:val="20"/>
          <w:szCs w:val="20"/>
          <w:lang w:val="en-US"/>
        </w:rPr>
        <w:t>identique</w:t>
      </w:r>
      <w:proofErr w:type="spellEnd"/>
      <w:r w:rsidRPr="4EF77C7B">
        <w:rPr>
          <w:sz w:val="20"/>
          <w:szCs w:val="20"/>
          <w:lang w:val="en-US"/>
        </w:rPr>
        <w:t xml:space="preserve"> pour la couverture </w:t>
      </w:r>
      <w:proofErr w:type="spellStart"/>
      <w:r w:rsidRPr="4EF77C7B">
        <w:rPr>
          <w:sz w:val="20"/>
          <w:szCs w:val="20"/>
          <w:lang w:val="en-US"/>
        </w:rPr>
        <w:t>en</w:t>
      </w:r>
      <w:proofErr w:type="spellEnd"/>
      <w:r w:rsidRPr="4EF77C7B">
        <w:rPr>
          <w:sz w:val="20"/>
          <w:szCs w:val="20"/>
          <w:lang w:val="en-US"/>
        </w:rPr>
        <w:t xml:space="preserve"> Pentavalent 1 </w:t>
      </w:r>
      <w:proofErr w:type="spellStart"/>
      <w:r w:rsidRPr="4EF77C7B">
        <w:rPr>
          <w:sz w:val="20"/>
          <w:szCs w:val="20"/>
          <w:lang w:val="en-US"/>
        </w:rPr>
        <w:t>dont</w:t>
      </w:r>
      <w:proofErr w:type="spellEnd"/>
      <w:r w:rsidRPr="4EF77C7B">
        <w:rPr>
          <w:sz w:val="20"/>
          <w:szCs w:val="20"/>
          <w:lang w:val="en-US"/>
        </w:rPr>
        <w:t xml:space="preserve"> la </w:t>
      </w:r>
      <w:proofErr w:type="spellStart"/>
      <w:r w:rsidRPr="4EF77C7B">
        <w:rPr>
          <w:sz w:val="20"/>
          <w:szCs w:val="20"/>
          <w:lang w:val="en-US"/>
        </w:rPr>
        <w:t>moyenne</w:t>
      </w:r>
      <w:proofErr w:type="spellEnd"/>
      <w:r w:rsidRPr="4EF77C7B">
        <w:rPr>
          <w:sz w:val="20"/>
          <w:szCs w:val="20"/>
          <w:lang w:val="en-US"/>
        </w:rPr>
        <w:t xml:space="preserve"> </w:t>
      </w:r>
      <w:proofErr w:type="spellStart"/>
      <w:r w:rsidRPr="4EF77C7B">
        <w:rPr>
          <w:sz w:val="20"/>
          <w:szCs w:val="20"/>
          <w:lang w:val="en-US"/>
        </w:rPr>
        <w:t>nationale</w:t>
      </w:r>
      <w:proofErr w:type="spellEnd"/>
      <w:r w:rsidRPr="4EF77C7B">
        <w:rPr>
          <w:sz w:val="20"/>
          <w:szCs w:val="20"/>
          <w:lang w:val="en-US"/>
        </w:rPr>
        <w:t xml:space="preserve"> </w:t>
      </w:r>
      <w:proofErr w:type="spellStart"/>
      <w:r w:rsidRPr="4EF77C7B">
        <w:rPr>
          <w:sz w:val="20"/>
          <w:szCs w:val="20"/>
          <w:lang w:val="en-US"/>
        </w:rPr>
        <w:t>selon</w:t>
      </w:r>
      <w:proofErr w:type="spellEnd"/>
      <w:r w:rsidRPr="4EF77C7B">
        <w:rPr>
          <w:sz w:val="20"/>
          <w:szCs w:val="20"/>
          <w:lang w:val="en-US"/>
        </w:rPr>
        <w:t xml:space="preserve"> WUESNIC </w:t>
      </w:r>
      <w:proofErr w:type="spellStart"/>
      <w:r w:rsidRPr="4EF77C7B">
        <w:rPr>
          <w:sz w:val="20"/>
          <w:szCs w:val="20"/>
          <w:lang w:val="en-US"/>
        </w:rPr>
        <w:t>est</w:t>
      </w:r>
      <w:proofErr w:type="spellEnd"/>
      <w:r w:rsidRPr="4EF77C7B">
        <w:rPr>
          <w:sz w:val="20"/>
          <w:szCs w:val="20"/>
          <w:lang w:val="en-US"/>
        </w:rPr>
        <w:t xml:space="preserve"> de 65 %. Les couvertures VAR de </w:t>
      </w:r>
      <w:proofErr w:type="spellStart"/>
      <w:r w:rsidRPr="4EF77C7B">
        <w:rPr>
          <w:sz w:val="20"/>
          <w:szCs w:val="20"/>
          <w:lang w:val="en-US"/>
        </w:rPr>
        <w:t>ces</w:t>
      </w:r>
      <w:proofErr w:type="spellEnd"/>
      <w:r w:rsidRPr="4EF77C7B">
        <w:rPr>
          <w:sz w:val="20"/>
          <w:szCs w:val="20"/>
          <w:lang w:val="en-US"/>
        </w:rPr>
        <w:t xml:space="preserve"> 6 provinces </w:t>
      </w:r>
      <w:proofErr w:type="spellStart"/>
      <w:r w:rsidRPr="4EF77C7B">
        <w:rPr>
          <w:sz w:val="20"/>
          <w:szCs w:val="20"/>
          <w:lang w:val="en-US"/>
        </w:rPr>
        <w:t>varient</w:t>
      </w:r>
      <w:proofErr w:type="spellEnd"/>
      <w:r w:rsidRPr="4EF77C7B">
        <w:rPr>
          <w:sz w:val="20"/>
          <w:szCs w:val="20"/>
          <w:lang w:val="en-US"/>
        </w:rPr>
        <w:t xml:space="preserve"> entre 22 %(</w:t>
      </w:r>
      <w:proofErr w:type="spellStart"/>
      <w:r w:rsidRPr="4EF77C7B">
        <w:rPr>
          <w:sz w:val="20"/>
          <w:szCs w:val="20"/>
          <w:lang w:val="en-US"/>
        </w:rPr>
        <w:t>Mongala</w:t>
      </w:r>
      <w:proofErr w:type="spellEnd"/>
      <w:r w:rsidRPr="4EF77C7B">
        <w:rPr>
          <w:sz w:val="20"/>
          <w:szCs w:val="20"/>
          <w:lang w:val="en-US"/>
        </w:rPr>
        <w:t xml:space="preserve">) à 55% (Haut Katanga) </w:t>
      </w:r>
      <w:proofErr w:type="spellStart"/>
      <w:r w:rsidRPr="4EF77C7B">
        <w:rPr>
          <w:sz w:val="20"/>
          <w:szCs w:val="20"/>
          <w:lang w:val="en-US"/>
        </w:rPr>
        <w:t>alors</w:t>
      </w:r>
      <w:proofErr w:type="spellEnd"/>
      <w:r w:rsidRPr="4EF77C7B">
        <w:rPr>
          <w:sz w:val="20"/>
          <w:szCs w:val="20"/>
          <w:lang w:val="en-US"/>
        </w:rPr>
        <w:t xml:space="preserve"> </w:t>
      </w:r>
      <w:proofErr w:type="spellStart"/>
      <w:r w:rsidRPr="4EF77C7B">
        <w:rPr>
          <w:sz w:val="20"/>
          <w:szCs w:val="20"/>
          <w:lang w:val="en-US"/>
        </w:rPr>
        <w:t>que</w:t>
      </w:r>
      <w:proofErr w:type="spellEnd"/>
      <w:r w:rsidRPr="4EF77C7B">
        <w:rPr>
          <w:sz w:val="20"/>
          <w:szCs w:val="20"/>
          <w:lang w:val="en-US"/>
        </w:rPr>
        <w:t xml:space="preserve"> la </w:t>
      </w:r>
      <w:proofErr w:type="spellStart"/>
      <w:r w:rsidRPr="4EF77C7B">
        <w:rPr>
          <w:sz w:val="20"/>
          <w:szCs w:val="20"/>
          <w:lang w:val="en-US"/>
        </w:rPr>
        <w:t>moyenne</w:t>
      </w:r>
      <w:proofErr w:type="spellEnd"/>
      <w:r w:rsidRPr="4EF77C7B">
        <w:rPr>
          <w:sz w:val="20"/>
          <w:szCs w:val="20"/>
          <w:lang w:val="en-US"/>
        </w:rPr>
        <w:t xml:space="preserve"> </w:t>
      </w:r>
      <w:proofErr w:type="spellStart"/>
      <w:r w:rsidRPr="4EF77C7B">
        <w:rPr>
          <w:sz w:val="20"/>
          <w:szCs w:val="20"/>
          <w:lang w:val="en-US"/>
        </w:rPr>
        <w:t>nationale</w:t>
      </w:r>
      <w:proofErr w:type="spellEnd"/>
      <w:r w:rsidRPr="4EF77C7B">
        <w:rPr>
          <w:sz w:val="20"/>
          <w:szCs w:val="20"/>
          <w:lang w:val="en-US"/>
        </w:rPr>
        <w:t xml:space="preserve"> </w:t>
      </w:r>
      <w:proofErr w:type="spellStart"/>
      <w:r w:rsidRPr="4EF77C7B">
        <w:rPr>
          <w:sz w:val="20"/>
          <w:szCs w:val="20"/>
          <w:lang w:val="en-US"/>
        </w:rPr>
        <w:t>s’élève</w:t>
      </w:r>
      <w:proofErr w:type="spellEnd"/>
      <w:r w:rsidRPr="4EF77C7B">
        <w:rPr>
          <w:sz w:val="20"/>
          <w:szCs w:val="20"/>
          <w:lang w:val="en-US"/>
        </w:rPr>
        <w:t xml:space="preserve"> à 55%.</w:t>
      </w:r>
    </w:p>
    <w:p w14:paraId="571EB64E" w14:textId="76FDBDFC" w:rsidR="008239E1" w:rsidRPr="00D8799A" w:rsidRDefault="5267CB01" w:rsidP="4EF77C7B">
      <w:pPr>
        <w:keepNext/>
        <w:keepLines/>
        <w:pBdr>
          <w:top w:val="nil"/>
          <w:left w:val="nil"/>
          <w:bottom w:val="nil"/>
          <w:right w:val="nil"/>
          <w:between w:val="nil"/>
        </w:pBdr>
        <w:spacing w:after="120"/>
        <w:jc w:val="both"/>
        <w:rPr>
          <w:sz w:val="20"/>
          <w:szCs w:val="20"/>
          <w:lang w:val="en-US"/>
        </w:rPr>
      </w:pPr>
      <w:r w:rsidRPr="4EF77C7B">
        <w:rPr>
          <w:sz w:val="20"/>
          <w:szCs w:val="20"/>
          <w:lang w:val="en-US"/>
        </w:rPr>
        <w:t xml:space="preserve">Cette </w:t>
      </w:r>
      <w:proofErr w:type="spellStart"/>
      <w:r w:rsidRPr="4EF77C7B">
        <w:rPr>
          <w:sz w:val="20"/>
          <w:szCs w:val="20"/>
          <w:lang w:val="en-US"/>
        </w:rPr>
        <w:t>priorisation</w:t>
      </w:r>
      <w:proofErr w:type="spellEnd"/>
      <w:r w:rsidRPr="4EF77C7B">
        <w:rPr>
          <w:sz w:val="20"/>
          <w:szCs w:val="20"/>
          <w:lang w:val="en-US"/>
        </w:rPr>
        <w:t xml:space="preserve"> </w:t>
      </w:r>
      <w:proofErr w:type="spellStart"/>
      <w:r w:rsidRPr="4EF77C7B">
        <w:rPr>
          <w:sz w:val="20"/>
          <w:szCs w:val="20"/>
          <w:lang w:val="en-US"/>
        </w:rPr>
        <w:t>corrobore</w:t>
      </w:r>
      <w:proofErr w:type="spellEnd"/>
      <w:r w:rsidRPr="4EF77C7B">
        <w:rPr>
          <w:sz w:val="20"/>
          <w:szCs w:val="20"/>
          <w:lang w:val="en-US"/>
        </w:rPr>
        <w:t xml:space="preserve"> avec </w:t>
      </w:r>
      <w:proofErr w:type="spellStart"/>
      <w:r w:rsidRPr="4EF77C7B">
        <w:rPr>
          <w:sz w:val="20"/>
          <w:szCs w:val="20"/>
          <w:lang w:val="en-US"/>
        </w:rPr>
        <w:t>celle</w:t>
      </w:r>
      <w:proofErr w:type="spellEnd"/>
      <w:r w:rsidRPr="4EF77C7B">
        <w:rPr>
          <w:sz w:val="20"/>
          <w:szCs w:val="20"/>
          <w:lang w:val="en-US"/>
        </w:rPr>
        <w:t xml:space="preserve"> de FAE et de RSS4. En </w:t>
      </w:r>
      <w:proofErr w:type="spellStart"/>
      <w:r w:rsidRPr="4EF77C7B">
        <w:rPr>
          <w:sz w:val="20"/>
          <w:szCs w:val="20"/>
          <w:lang w:val="en-US"/>
        </w:rPr>
        <w:t>effet</w:t>
      </w:r>
      <w:proofErr w:type="spellEnd"/>
      <w:r w:rsidRPr="4EF77C7B">
        <w:rPr>
          <w:sz w:val="20"/>
          <w:szCs w:val="20"/>
          <w:lang w:val="en-US"/>
        </w:rPr>
        <w:t xml:space="preserve">, </w:t>
      </w:r>
      <w:proofErr w:type="spellStart"/>
      <w:r w:rsidRPr="4EF77C7B">
        <w:rPr>
          <w:sz w:val="20"/>
          <w:szCs w:val="20"/>
          <w:lang w:val="en-US"/>
        </w:rPr>
        <w:t>ces</w:t>
      </w:r>
      <w:proofErr w:type="spellEnd"/>
      <w:r w:rsidRPr="4EF77C7B">
        <w:rPr>
          <w:sz w:val="20"/>
          <w:szCs w:val="20"/>
          <w:lang w:val="en-US"/>
        </w:rPr>
        <w:t xml:space="preserve"> 6 provinces </w:t>
      </w:r>
      <w:proofErr w:type="spellStart"/>
      <w:r w:rsidRPr="4EF77C7B">
        <w:rPr>
          <w:sz w:val="20"/>
          <w:szCs w:val="20"/>
          <w:lang w:val="en-US"/>
        </w:rPr>
        <w:t>sont</w:t>
      </w:r>
      <w:proofErr w:type="spellEnd"/>
      <w:r w:rsidRPr="4EF77C7B">
        <w:rPr>
          <w:sz w:val="20"/>
          <w:szCs w:val="20"/>
          <w:lang w:val="en-US"/>
        </w:rPr>
        <w:t xml:space="preserve"> </w:t>
      </w:r>
      <w:proofErr w:type="spellStart"/>
      <w:r w:rsidRPr="4EF77C7B">
        <w:rPr>
          <w:sz w:val="20"/>
          <w:szCs w:val="20"/>
          <w:lang w:val="en-US"/>
        </w:rPr>
        <w:t>également</w:t>
      </w:r>
      <w:proofErr w:type="spellEnd"/>
      <w:r w:rsidRPr="4EF77C7B">
        <w:rPr>
          <w:sz w:val="20"/>
          <w:szCs w:val="20"/>
          <w:lang w:val="en-US"/>
        </w:rPr>
        <w:t xml:space="preserve"> </w:t>
      </w:r>
      <w:proofErr w:type="spellStart"/>
      <w:r w:rsidRPr="4EF77C7B">
        <w:rPr>
          <w:sz w:val="20"/>
          <w:szCs w:val="20"/>
          <w:lang w:val="en-US"/>
        </w:rPr>
        <w:t>prioritaires</w:t>
      </w:r>
      <w:proofErr w:type="spellEnd"/>
      <w:r w:rsidRPr="4EF77C7B">
        <w:rPr>
          <w:sz w:val="20"/>
          <w:szCs w:val="20"/>
          <w:lang w:val="en-US"/>
        </w:rPr>
        <w:t xml:space="preserve"> FAE et RSS4. </w:t>
      </w:r>
      <w:proofErr w:type="spellStart"/>
      <w:ins w:id="1437" w:author="Jean Serge NGAIMA" w:date="2025-10-08T22:36:00Z">
        <w:r w:rsidR="09D111BF" w:rsidRPr="4EF77C7B">
          <w:rPr>
            <w:sz w:val="20"/>
            <w:szCs w:val="20"/>
            <w:lang w:val="en-US"/>
          </w:rPr>
          <w:t>Q</w:t>
        </w:r>
      </w:ins>
      <w:ins w:id="1438" w:author="Jean Serge NGAIMA" w:date="2025-10-08T22:35:00Z">
        <w:r w:rsidR="09D111BF" w:rsidRPr="4EF77C7B">
          <w:rPr>
            <w:sz w:val="20"/>
            <w:szCs w:val="20"/>
            <w:lang w:val="en-US"/>
          </w:rPr>
          <w:t>uoique</w:t>
        </w:r>
        <w:proofErr w:type="spellEnd"/>
        <w:r w:rsidR="09D111BF" w:rsidRPr="4EF77C7B">
          <w:rPr>
            <w:sz w:val="20"/>
            <w:szCs w:val="20"/>
            <w:lang w:val="en-US"/>
          </w:rPr>
          <w:t xml:space="preserve"> non </w:t>
        </w:r>
        <w:proofErr w:type="spellStart"/>
        <w:r w:rsidR="09D111BF" w:rsidRPr="4EF77C7B">
          <w:rPr>
            <w:sz w:val="20"/>
            <w:szCs w:val="20"/>
            <w:lang w:val="en-US"/>
          </w:rPr>
          <w:t>prise</w:t>
        </w:r>
        <w:proofErr w:type="spellEnd"/>
        <w:r w:rsidR="09D111BF" w:rsidRPr="4EF77C7B">
          <w:rPr>
            <w:sz w:val="20"/>
            <w:szCs w:val="20"/>
            <w:lang w:val="en-US"/>
          </w:rPr>
          <w:t xml:space="preserve"> </w:t>
        </w:r>
        <w:proofErr w:type="spellStart"/>
        <w:r w:rsidR="09D111BF" w:rsidRPr="4EF77C7B">
          <w:rPr>
            <w:sz w:val="20"/>
            <w:szCs w:val="20"/>
            <w:lang w:val="en-US"/>
          </w:rPr>
          <w:t>en</w:t>
        </w:r>
        <w:proofErr w:type="spellEnd"/>
        <w:r w:rsidR="09D111BF" w:rsidRPr="4EF77C7B">
          <w:rPr>
            <w:sz w:val="20"/>
            <w:szCs w:val="20"/>
            <w:lang w:val="en-US"/>
          </w:rPr>
          <w:t xml:space="preserve"> </w:t>
        </w:r>
        <w:proofErr w:type="spellStart"/>
        <w:r w:rsidR="09D111BF" w:rsidRPr="4EF77C7B">
          <w:rPr>
            <w:sz w:val="20"/>
            <w:szCs w:val="20"/>
            <w:lang w:val="en-US"/>
          </w:rPr>
          <w:t>compte</w:t>
        </w:r>
        <w:proofErr w:type="spellEnd"/>
        <w:r w:rsidR="09D111BF" w:rsidRPr="4EF77C7B">
          <w:rPr>
            <w:sz w:val="20"/>
            <w:szCs w:val="20"/>
            <w:lang w:val="en-US"/>
          </w:rPr>
          <w:t xml:space="preserve"> dans la </w:t>
        </w:r>
        <w:proofErr w:type="spellStart"/>
        <w:r w:rsidR="09D111BF" w:rsidRPr="4EF77C7B">
          <w:rPr>
            <w:sz w:val="20"/>
            <w:szCs w:val="20"/>
            <w:lang w:val="en-US"/>
          </w:rPr>
          <w:t>priorisation</w:t>
        </w:r>
        <w:proofErr w:type="spellEnd"/>
        <w:r w:rsidR="09D111BF" w:rsidRPr="4EF77C7B">
          <w:rPr>
            <w:sz w:val="20"/>
            <w:szCs w:val="20"/>
            <w:lang w:val="en-US"/>
          </w:rPr>
          <w:t xml:space="preserve"> des provinces pour la subvention de transition</w:t>
        </w:r>
      </w:ins>
      <w:ins w:id="1439" w:author="Jean Serge NGAIMA" w:date="2025-10-08T22:36:00Z">
        <w:r w:rsidR="09D111BF" w:rsidRPr="4EF77C7B">
          <w:rPr>
            <w:sz w:val="20"/>
            <w:szCs w:val="20"/>
            <w:lang w:val="en-US"/>
          </w:rPr>
          <w:t>,</w:t>
        </w:r>
      </w:ins>
      <w:del w:id="1440" w:author="Jean Serge NGAIMA" w:date="2025-10-08T22:36:00Z">
        <w:r w:rsidR="008239E1" w:rsidRPr="4EF77C7B" w:rsidDel="5267CB01">
          <w:rPr>
            <w:sz w:val="20"/>
            <w:szCs w:val="20"/>
            <w:lang w:val="en-US"/>
          </w:rPr>
          <w:delText>Les</w:delText>
        </w:r>
      </w:del>
      <w:ins w:id="1441" w:author="Jean Serge NGAIMA" w:date="2025-10-08T22:36:00Z">
        <w:r w:rsidR="09D111BF" w:rsidRPr="4EF77C7B">
          <w:rPr>
            <w:sz w:val="20"/>
            <w:szCs w:val="20"/>
            <w:lang w:val="en-US"/>
          </w:rPr>
          <w:t xml:space="preserve"> les</w:t>
        </w:r>
      </w:ins>
      <w:r w:rsidRPr="4EF77C7B">
        <w:rPr>
          <w:sz w:val="20"/>
          <w:szCs w:val="20"/>
          <w:lang w:val="en-US"/>
        </w:rPr>
        <w:t xml:space="preserve"> données de </w:t>
      </w:r>
      <w:proofErr w:type="spellStart"/>
      <w:r w:rsidRPr="4EF77C7B">
        <w:rPr>
          <w:sz w:val="20"/>
          <w:szCs w:val="20"/>
          <w:lang w:val="en-US"/>
        </w:rPr>
        <w:t>l’ECV</w:t>
      </w:r>
      <w:proofErr w:type="spellEnd"/>
      <w:r w:rsidRPr="4EF77C7B">
        <w:rPr>
          <w:sz w:val="20"/>
          <w:szCs w:val="20"/>
          <w:lang w:val="en-US"/>
        </w:rPr>
        <w:t xml:space="preserve"> 2023</w:t>
      </w:r>
      <w:ins w:id="1442" w:author="Jean Serge NGAIMA" w:date="2025-10-08T22:35:00Z">
        <w:r w:rsidR="09D111BF" w:rsidRPr="4EF77C7B">
          <w:rPr>
            <w:sz w:val="20"/>
            <w:szCs w:val="20"/>
            <w:lang w:val="en-US"/>
          </w:rPr>
          <w:t xml:space="preserve"> </w:t>
        </w:r>
        <w:proofErr w:type="spellStart"/>
        <w:r w:rsidR="09D111BF" w:rsidRPr="4EF77C7B">
          <w:rPr>
            <w:sz w:val="20"/>
            <w:szCs w:val="20"/>
            <w:lang w:val="en-US"/>
          </w:rPr>
          <w:t>montrent</w:t>
        </w:r>
        <w:proofErr w:type="spellEnd"/>
        <w:r w:rsidR="09D111BF" w:rsidRPr="4EF77C7B">
          <w:rPr>
            <w:sz w:val="20"/>
            <w:szCs w:val="20"/>
            <w:lang w:val="en-US"/>
          </w:rPr>
          <w:t xml:space="preserve"> </w:t>
        </w:r>
        <w:proofErr w:type="spellStart"/>
        <w:r w:rsidR="09D111BF" w:rsidRPr="4EF77C7B">
          <w:rPr>
            <w:sz w:val="20"/>
            <w:szCs w:val="20"/>
            <w:lang w:val="en-US"/>
          </w:rPr>
          <w:t>que</w:t>
        </w:r>
        <w:proofErr w:type="spellEnd"/>
        <w:r w:rsidR="09D111BF" w:rsidRPr="4EF77C7B">
          <w:rPr>
            <w:sz w:val="20"/>
            <w:szCs w:val="20"/>
            <w:lang w:val="en-US"/>
          </w:rPr>
          <w:t xml:space="preserve"> </w:t>
        </w:r>
        <w:proofErr w:type="spellStart"/>
        <w:r w:rsidR="09D111BF" w:rsidRPr="4EF77C7B">
          <w:rPr>
            <w:sz w:val="20"/>
            <w:szCs w:val="20"/>
            <w:lang w:val="en-US"/>
          </w:rPr>
          <w:t>ces</w:t>
        </w:r>
        <w:proofErr w:type="spellEnd"/>
        <w:r w:rsidR="09D111BF" w:rsidRPr="4EF77C7B">
          <w:rPr>
            <w:sz w:val="20"/>
            <w:szCs w:val="20"/>
            <w:lang w:val="en-US"/>
          </w:rPr>
          <w:t xml:space="preserve"> 6 provinces </w:t>
        </w:r>
        <w:proofErr w:type="spellStart"/>
        <w:r w:rsidR="09D111BF" w:rsidRPr="4EF77C7B">
          <w:rPr>
            <w:sz w:val="20"/>
            <w:szCs w:val="20"/>
            <w:lang w:val="en-US"/>
          </w:rPr>
          <w:t>regorgent</w:t>
        </w:r>
        <w:proofErr w:type="spellEnd"/>
        <w:r w:rsidR="09D111BF" w:rsidRPr="4EF77C7B">
          <w:rPr>
            <w:sz w:val="20"/>
            <w:szCs w:val="20"/>
            <w:lang w:val="en-US"/>
          </w:rPr>
          <w:t xml:space="preserve"> 40 % </w:t>
        </w:r>
        <w:proofErr w:type="spellStart"/>
        <w:r w:rsidR="09D111BF" w:rsidRPr="4EF77C7B">
          <w:rPr>
            <w:sz w:val="20"/>
            <w:szCs w:val="20"/>
            <w:lang w:val="en-US"/>
          </w:rPr>
          <w:t>d’enfants</w:t>
        </w:r>
        <w:proofErr w:type="spellEnd"/>
        <w:r w:rsidR="09D111BF" w:rsidRPr="4EF77C7B">
          <w:rPr>
            <w:sz w:val="20"/>
            <w:szCs w:val="20"/>
            <w:lang w:val="en-US"/>
          </w:rPr>
          <w:t xml:space="preserve"> </w:t>
        </w:r>
        <w:proofErr w:type="spellStart"/>
        <w:r w:rsidR="09D111BF" w:rsidRPr="4EF77C7B">
          <w:rPr>
            <w:sz w:val="20"/>
            <w:szCs w:val="20"/>
            <w:lang w:val="en-US"/>
          </w:rPr>
          <w:t>Zéro</w:t>
        </w:r>
        <w:proofErr w:type="spellEnd"/>
        <w:r w:rsidR="09D111BF" w:rsidRPr="4EF77C7B">
          <w:rPr>
            <w:sz w:val="20"/>
            <w:szCs w:val="20"/>
            <w:lang w:val="en-US"/>
          </w:rPr>
          <w:t xml:space="preserve"> dose </w:t>
        </w:r>
        <w:proofErr w:type="spellStart"/>
        <w:r w:rsidR="09D111BF" w:rsidRPr="4EF77C7B">
          <w:rPr>
            <w:sz w:val="20"/>
            <w:szCs w:val="20"/>
            <w:lang w:val="en-US"/>
          </w:rPr>
          <w:t>que</w:t>
        </w:r>
        <w:proofErr w:type="spellEnd"/>
        <w:r w:rsidR="09D111BF" w:rsidRPr="4EF77C7B">
          <w:rPr>
            <w:sz w:val="20"/>
            <w:szCs w:val="20"/>
            <w:lang w:val="en-US"/>
          </w:rPr>
          <w:t xml:space="preserve"> </w:t>
        </w:r>
        <w:proofErr w:type="spellStart"/>
        <w:r w:rsidR="09D111BF" w:rsidRPr="4EF77C7B">
          <w:rPr>
            <w:sz w:val="20"/>
            <w:szCs w:val="20"/>
            <w:lang w:val="en-US"/>
          </w:rPr>
          <w:t>compte</w:t>
        </w:r>
        <w:proofErr w:type="spellEnd"/>
        <w:r w:rsidR="09D111BF" w:rsidRPr="4EF77C7B">
          <w:rPr>
            <w:sz w:val="20"/>
            <w:szCs w:val="20"/>
            <w:lang w:val="en-US"/>
          </w:rPr>
          <w:t xml:space="preserve"> le pays. En </w:t>
        </w:r>
        <w:proofErr w:type="spellStart"/>
        <w:r w:rsidR="09D111BF" w:rsidRPr="4EF77C7B">
          <w:rPr>
            <w:sz w:val="20"/>
            <w:szCs w:val="20"/>
            <w:lang w:val="en-US"/>
          </w:rPr>
          <w:t>effet</w:t>
        </w:r>
        <w:proofErr w:type="spellEnd"/>
        <w:r w:rsidR="09D111BF" w:rsidRPr="4EF77C7B">
          <w:rPr>
            <w:sz w:val="20"/>
            <w:szCs w:val="20"/>
            <w:lang w:val="en-US"/>
          </w:rPr>
          <w:t xml:space="preserve">, sur les 888 772 ZD </w:t>
        </w:r>
        <w:proofErr w:type="spellStart"/>
        <w:r w:rsidR="09D111BF" w:rsidRPr="4EF77C7B">
          <w:rPr>
            <w:sz w:val="20"/>
            <w:szCs w:val="20"/>
            <w:lang w:val="en-US"/>
          </w:rPr>
          <w:t>identifiés</w:t>
        </w:r>
        <w:proofErr w:type="spellEnd"/>
        <w:r w:rsidR="09D111BF" w:rsidRPr="4EF77C7B">
          <w:rPr>
            <w:sz w:val="20"/>
            <w:szCs w:val="20"/>
            <w:lang w:val="en-US"/>
          </w:rPr>
          <w:t xml:space="preserve"> </w:t>
        </w:r>
        <w:proofErr w:type="spellStart"/>
        <w:r w:rsidR="09D111BF" w:rsidRPr="4EF77C7B">
          <w:rPr>
            <w:sz w:val="20"/>
            <w:szCs w:val="20"/>
            <w:lang w:val="en-US"/>
          </w:rPr>
          <w:t>en</w:t>
        </w:r>
        <w:proofErr w:type="spellEnd"/>
        <w:r w:rsidR="09D111BF" w:rsidRPr="4EF77C7B">
          <w:rPr>
            <w:sz w:val="20"/>
            <w:szCs w:val="20"/>
            <w:lang w:val="en-US"/>
          </w:rPr>
          <w:t xml:space="preserve"> 2023, </w:t>
        </w:r>
        <w:proofErr w:type="spellStart"/>
        <w:r w:rsidR="09D111BF" w:rsidRPr="4EF77C7B">
          <w:rPr>
            <w:sz w:val="20"/>
            <w:szCs w:val="20"/>
            <w:lang w:val="en-US"/>
          </w:rPr>
          <w:t>ces</w:t>
        </w:r>
        <w:proofErr w:type="spellEnd"/>
        <w:r w:rsidR="09D111BF" w:rsidRPr="4EF77C7B">
          <w:rPr>
            <w:sz w:val="20"/>
            <w:szCs w:val="20"/>
            <w:lang w:val="en-US"/>
          </w:rPr>
          <w:t xml:space="preserve"> 6 provinces </w:t>
        </w:r>
        <w:proofErr w:type="spellStart"/>
        <w:r w:rsidR="09D111BF" w:rsidRPr="4EF77C7B">
          <w:rPr>
            <w:sz w:val="20"/>
            <w:szCs w:val="20"/>
            <w:lang w:val="en-US"/>
          </w:rPr>
          <w:t>regorgent</w:t>
        </w:r>
        <w:proofErr w:type="spellEnd"/>
        <w:r w:rsidR="09D111BF" w:rsidRPr="4EF77C7B">
          <w:rPr>
            <w:sz w:val="20"/>
            <w:szCs w:val="20"/>
            <w:lang w:val="en-US"/>
          </w:rPr>
          <w:t xml:space="preserve"> 352 959 ZD </w:t>
        </w:r>
        <w:bookmarkEnd w:id="1436"/>
        <w:r w:rsidR="09D111BF" w:rsidRPr="4EF77C7B">
          <w:rPr>
            <w:sz w:val="20"/>
            <w:szCs w:val="20"/>
            <w:lang w:val="en-US"/>
          </w:rPr>
          <w:t>.</w:t>
        </w:r>
      </w:ins>
      <w:r w:rsidRPr="4EF77C7B">
        <w:rPr>
          <w:sz w:val="20"/>
          <w:szCs w:val="20"/>
          <w:lang w:val="en-US"/>
        </w:rPr>
        <w:t xml:space="preserve">, </w:t>
      </w:r>
      <w:del w:id="1443" w:author="Jean Serge NGAIMA" w:date="2025-10-08T22:35:00Z">
        <w:r w:rsidR="008239E1" w:rsidRPr="4EF77C7B" w:rsidDel="5267CB01">
          <w:rPr>
            <w:sz w:val="20"/>
            <w:szCs w:val="20"/>
            <w:lang w:val="en-US"/>
          </w:rPr>
          <w:delText>quoique non prise en compte dans la priorisation des provinces pour la subvention de transition</w:delText>
        </w:r>
      </w:del>
      <w:r w:rsidRPr="4EF77C7B">
        <w:rPr>
          <w:sz w:val="20"/>
          <w:szCs w:val="20"/>
          <w:lang w:val="en-US"/>
        </w:rPr>
        <w:t xml:space="preserve">, </w:t>
      </w:r>
      <w:del w:id="1444" w:author="Jean Serge NGAIMA" w:date="2025-10-08T22:35:00Z">
        <w:r w:rsidR="008239E1" w:rsidRPr="4EF77C7B" w:rsidDel="5267CB01">
          <w:rPr>
            <w:sz w:val="20"/>
            <w:szCs w:val="20"/>
            <w:lang w:val="en-US"/>
          </w:rPr>
          <w:delText xml:space="preserve">montrent que ces </w:delText>
        </w:r>
      </w:del>
      <w:del w:id="1445" w:author="Jean Serge NGAIMA" w:date="2025-10-08T22:34:00Z">
        <w:r w:rsidR="008239E1" w:rsidRPr="4EF77C7B" w:rsidDel="5267CB01">
          <w:rPr>
            <w:sz w:val="20"/>
            <w:szCs w:val="20"/>
            <w:lang w:val="en-US"/>
          </w:rPr>
          <w:delText xml:space="preserve">5 </w:delText>
        </w:r>
      </w:del>
      <w:del w:id="1446" w:author="Jean Serge NGAIMA" w:date="2025-10-08T22:35:00Z">
        <w:r w:rsidR="008239E1" w:rsidRPr="4EF77C7B" w:rsidDel="5267CB01">
          <w:rPr>
            <w:sz w:val="20"/>
            <w:szCs w:val="20"/>
            <w:lang w:val="en-US"/>
          </w:rPr>
          <w:delText>provinces regorgent 40 % d’enfants Zéro dose que compte le pays. En effet, sur les 888 772 ZD identifiés en 2023, ces 6 provinces regorgent 352 959 ZD .</w:delText>
        </w:r>
      </w:del>
    </w:p>
    <w:p w14:paraId="5044AEEB" w14:textId="77777777" w:rsidR="008239E1" w:rsidRPr="00D8799A" w:rsidRDefault="5267CB01" w:rsidP="4EF77C7B">
      <w:pPr>
        <w:keepNext/>
        <w:keepLines/>
        <w:pBdr>
          <w:top w:val="nil"/>
          <w:left w:val="nil"/>
          <w:bottom w:val="nil"/>
          <w:right w:val="nil"/>
          <w:between w:val="nil"/>
        </w:pBdr>
        <w:spacing w:after="120"/>
        <w:jc w:val="both"/>
        <w:rPr>
          <w:sz w:val="20"/>
          <w:szCs w:val="20"/>
          <w:lang w:val="en-US"/>
        </w:rPr>
      </w:pPr>
      <w:r w:rsidRPr="4EF77C7B">
        <w:rPr>
          <w:sz w:val="20"/>
          <w:szCs w:val="20"/>
          <w:lang w:val="en-US"/>
        </w:rPr>
        <w:t xml:space="preserve">Des </w:t>
      </w:r>
      <w:proofErr w:type="spellStart"/>
      <w:r w:rsidRPr="4EF77C7B">
        <w:rPr>
          <w:sz w:val="20"/>
          <w:szCs w:val="20"/>
          <w:lang w:val="en-US"/>
        </w:rPr>
        <w:t>défis</w:t>
      </w:r>
      <w:proofErr w:type="spellEnd"/>
      <w:r w:rsidRPr="4EF77C7B">
        <w:rPr>
          <w:sz w:val="20"/>
          <w:szCs w:val="20"/>
          <w:lang w:val="en-US"/>
        </w:rPr>
        <w:t xml:space="preserve"> de </w:t>
      </w:r>
      <w:proofErr w:type="spellStart"/>
      <w:r w:rsidRPr="4EF77C7B">
        <w:rPr>
          <w:sz w:val="20"/>
          <w:szCs w:val="20"/>
          <w:lang w:val="en-US"/>
        </w:rPr>
        <w:t>demande</w:t>
      </w:r>
      <w:proofErr w:type="spellEnd"/>
      <w:r w:rsidRPr="4EF77C7B">
        <w:rPr>
          <w:sz w:val="20"/>
          <w:szCs w:val="20"/>
          <w:lang w:val="en-US"/>
        </w:rPr>
        <w:t xml:space="preserve"> des services </w:t>
      </w:r>
      <w:proofErr w:type="spellStart"/>
      <w:r w:rsidRPr="4EF77C7B">
        <w:rPr>
          <w:sz w:val="20"/>
          <w:szCs w:val="20"/>
          <w:lang w:val="en-US"/>
        </w:rPr>
        <w:t>en</w:t>
      </w:r>
      <w:proofErr w:type="spellEnd"/>
      <w:r w:rsidRPr="4EF77C7B">
        <w:rPr>
          <w:sz w:val="20"/>
          <w:szCs w:val="20"/>
          <w:lang w:val="en-US"/>
        </w:rPr>
        <w:t xml:space="preserve"> lien avec </w:t>
      </w:r>
      <w:proofErr w:type="spellStart"/>
      <w:r w:rsidRPr="4EF77C7B">
        <w:rPr>
          <w:sz w:val="20"/>
          <w:szCs w:val="20"/>
          <w:lang w:val="en-US"/>
        </w:rPr>
        <w:t>l’inégalité</w:t>
      </w:r>
      <w:proofErr w:type="spellEnd"/>
      <w:r w:rsidRPr="4EF77C7B">
        <w:rPr>
          <w:sz w:val="20"/>
          <w:szCs w:val="20"/>
          <w:lang w:val="en-US"/>
        </w:rPr>
        <w:t xml:space="preserve"> de genre </w:t>
      </w:r>
      <w:proofErr w:type="spellStart"/>
      <w:r w:rsidRPr="4EF77C7B">
        <w:rPr>
          <w:sz w:val="20"/>
          <w:szCs w:val="20"/>
          <w:lang w:val="en-US"/>
        </w:rPr>
        <w:t>ont</w:t>
      </w:r>
      <w:proofErr w:type="spellEnd"/>
      <w:r w:rsidRPr="4EF77C7B">
        <w:rPr>
          <w:sz w:val="20"/>
          <w:szCs w:val="20"/>
          <w:lang w:val="en-US"/>
        </w:rPr>
        <w:t xml:space="preserve"> </w:t>
      </w:r>
      <w:proofErr w:type="spellStart"/>
      <w:r w:rsidRPr="4EF77C7B">
        <w:rPr>
          <w:sz w:val="20"/>
          <w:szCs w:val="20"/>
          <w:lang w:val="en-US"/>
        </w:rPr>
        <w:t>été</w:t>
      </w:r>
      <w:proofErr w:type="spellEnd"/>
      <w:r w:rsidRPr="4EF77C7B">
        <w:rPr>
          <w:sz w:val="20"/>
          <w:szCs w:val="20"/>
          <w:lang w:val="en-US"/>
        </w:rPr>
        <w:t xml:space="preserve"> </w:t>
      </w:r>
      <w:proofErr w:type="spellStart"/>
      <w:r w:rsidRPr="4EF77C7B">
        <w:rPr>
          <w:sz w:val="20"/>
          <w:szCs w:val="20"/>
          <w:lang w:val="en-US"/>
        </w:rPr>
        <w:t>identifiés</w:t>
      </w:r>
      <w:proofErr w:type="spellEnd"/>
      <w:r w:rsidRPr="4EF77C7B">
        <w:rPr>
          <w:sz w:val="20"/>
          <w:szCs w:val="20"/>
          <w:lang w:val="en-US"/>
        </w:rPr>
        <w:t xml:space="preserve"> avec </w:t>
      </w:r>
      <w:proofErr w:type="spellStart"/>
      <w:r w:rsidRPr="4EF77C7B">
        <w:rPr>
          <w:sz w:val="20"/>
          <w:szCs w:val="20"/>
          <w:lang w:val="en-US"/>
        </w:rPr>
        <w:t>acuité</w:t>
      </w:r>
      <w:proofErr w:type="spellEnd"/>
      <w:r w:rsidRPr="4EF77C7B">
        <w:rPr>
          <w:sz w:val="20"/>
          <w:szCs w:val="20"/>
          <w:lang w:val="en-US"/>
        </w:rPr>
        <w:t xml:space="preserve"> dans les provinces du Kasai Oriental et </w:t>
      </w:r>
      <w:proofErr w:type="spellStart"/>
      <w:r w:rsidRPr="4EF77C7B">
        <w:rPr>
          <w:sz w:val="20"/>
          <w:szCs w:val="20"/>
          <w:lang w:val="en-US"/>
        </w:rPr>
        <w:t>Tshuapa</w:t>
      </w:r>
      <w:proofErr w:type="spellEnd"/>
      <w:r w:rsidRPr="4EF77C7B">
        <w:rPr>
          <w:sz w:val="20"/>
          <w:szCs w:val="20"/>
          <w:lang w:val="en-US"/>
        </w:rPr>
        <w:t xml:space="preserve"> (</w:t>
      </w:r>
      <w:proofErr w:type="spellStart"/>
      <w:r w:rsidRPr="4EF77C7B">
        <w:rPr>
          <w:sz w:val="20"/>
          <w:szCs w:val="20"/>
          <w:lang w:val="en-US"/>
        </w:rPr>
        <w:t>respectivement</w:t>
      </w:r>
      <w:proofErr w:type="spellEnd"/>
      <w:r w:rsidRPr="4EF77C7B">
        <w:rPr>
          <w:sz w:val="20"/>
          <w:szCs w:val="20"/>
          <w:lang w:val="en-US"/>
        </w:rPr>
        <w:t xml:space="preserve"> 54% et 48% </w:t>
      </w:r>
      <w:proofErr w:type="spellStart"/>
      <w:r w:rsidRPr="4EF77C7B">
        <w:rPr>
          <w:sz w:val="20"/>
          <w:szCs w:val="20"/>
          <w:lang w:val="en-US"/>
        </w:rPr>
        <w:t>d’enfants</w:t>
      </w:r>
      <w:proofErr w:type="spellEnd"/>
      <w:r w:rsidRPr="4EF77C7B">
        <w:rPr>
          <w:sz w:val="20"/>
          <w:szCs w:val="20"/>
          <w:lang w:val="en-US"/>
        </w:rPr>
        <w:t xml:space="preserve"> </w:t>
      </w:r>
      <w:proofErr w:type="spellStart"/>
      <w:r w:rsidRPr="4EF77C7B">
        <w:rPr>
          <w:sz w:val="20"/>
          <w:szCs w:val="20"/>
          <w:lang w:val="en-US"/>
        </w:rPr>
        <w:t>n’ont</w:t>
      </w:r>
      <w:proofErr w:type="spellEnd"/>
      <w:r w:rsidRPr="4EF77C7B">
        <w:rPr>
          <w:sz w:val="20"/>
          <w:szCs w:val="20"/>
          <w:lang w:val="en-US"/>
        </w:rPr>
        <w:t xml:space="preserve"> pas </w:t>
      </w:r>
      <w:proofErr w:type="spellStart"/>
      <w:r w:rsidRPr="4EF77C7B">
        <w:rPr>
          <w:sz w:val="20"/>
          <w:szCs w:val="20"/>
          <w:lang w:val="en-US"/>
        </w:rPr>
        <w:t>accédé</w:t>
      </w:r>
      <w:proofErr w:type="spellEnd"/>
      <w:r w:rsidRPr="4EF77C7B">
        <w:rPr>
          <w:sz w:val="20"/>
          <w:szCs w:val="20"/>
          <w:lang w:val="en-US"/>
        </w:rPr>
        <w:t xml:space="preserve"> aux </w:t>
      </w:r>
      <w:proofErr w:type="spellStart"/>
      <w:r w:rsidRPr="4EF77C7B">
        <w:rPr>
          <w:sz w:val="20"/>
          <w:szCs w:val="20"/>
          <w:lang w:val="en-US"/>
        </w:rPr>
        <w:t>vaccins</w:t>
      </w:r>
      <w:proofErr w:type="spellEnd"/>
      <w:r w:rsidRPr="4EF77C7B">
        <w:rPr>
          <w:sz w:val="20"/>
          <w:szCs w:val="20"/>
          <w:lang w:val="en-US"/>
        </w:rPr>
        <w:t xml:space="preserve"> suite à </w:t>
      </w:r>
      <w:proofErr w:type="spellStart"/>
      <w:r w:rsidRPr="4EF77C7B">
        <w:rPr>
          <w:sz w:val="20"/>
          <w:szCs w:val="20"/>
          <w:lang w:val="en-US"/>
        </w:rPr>
        <w:t>l’occupation</w:t>
      </w:r>
      <w:proofErr w:type="spellEnd"/>
      <w:r w:rsidRPr="4EF77C7B">
        <w:rPr>
          <w:sz w:val="20"/>
          <w:szCs w:val="20"/>
          <w:lang w:val="en-US"/>
        </w:rPr>
        <w:t xml:space="preserve"> des mères </w:t>
      </w:r>
      <w:proofErr w:type="spellStart"/>
      <w:r w:rsidRPr="4EF77C7B">
        <w:rPr>
          <w:sz w:val="20"/>
          <w:szCs w:val="20"/>
          <w:lang w:val="en-US"/>
        </w:rPr>
        <w:t>selon</w:t>
      </w:r>
      <w:proofErr w:type="spellEnd"/>
      <w:r w:rsidRPr="4EF77C7B">
        <w:rPr>
          <w:sz w:val="20"/>
          <w:szCs w:val="20"/>
          <w:lang w:val="en-US"/>
        </w:rPr>
        <w:t xml:space="preserve"> ECV 2023).</w:t>
      </w:r>
    </w:p>
    <w:p w14:paraId="75F74C61" w14:textId="3C99B432" w:rsidR="008239E1" w:rsidRPr="00D8799A" w:rsidDel="004D194C" w:rsidRDefault="008239E1" w:rsidP="008239E1">
      <w:pPr>
        <w:keepNext/>
        <w:keepLines/>
        <w:pBdr>
          <w:top w:val="nil"/>
          <w:left w:val="nil"/>
          <w:bottom w:val="nil"/>
          <w:right w:val="nil"/>
          <w:between w:val="nil"/>
        </w:pBdr>
        <w:spacing w:after="120"/>
        <w:jc w:val="both"/>
        <w:rPr>
          <w:del w:id="1447" w:author="Jean Serge NGAIMA" w:date="2025-10-08T21:52:00Z" w16du:dateUtc="2025-10-08T20:52:00Z"/>
          <w:sz w:val="20"/>
          <w:szCs w:val="20"/>
        </w:rPr>
      </w:pPr>
      <w:del w:id="1448" w:author="Jean Serge NGAIMA" w:date="2025-10-08T21:52:00Z" w16du:dateUtc="2025-10-08T20:52:00Z">
        <w:r w:rsidRPr="00D8799A" w:rsidDel="004D194C">
          <w:rPr>
            <w:sz w:val="20"/>
            <w:szCs w:val="20"/>
          </w:rPr>
          <w:delText>Quoique la province de la Tshuapa a occupé la 5</w:delText>
        </w:r>
        <w:r w:rsidRPr="00D8799A" w:rsidDel="004D194C">
          <w:rPr>
            <w:sz w:val="20"/>
            <w:szCs w:val="20"/>
            <w:vertAlign w:val="superscript"/>
          </w:rPr>
          <w:delText>ème</w:delText>
        </w:r>
        <w:r w:rsidRPr="00D8799A" w:rsidDel="004D194C">
          <w:rPr>
            <w:sz w:val="20"/>
            <w:szCs w:val="20"/>
          </w:rPr>
          <w:delText xml:space="preserve"> position sur la liste de priorisation, son remplacement par le Haut Katanga était motivé par l’appui des activités de la vaccination dont elle bénéficie de la part de CDC Atlanta à travers le projet « Vaccination renforcée (VAR) », mis en œuvre par IMA World Health . </w:delText>
        </w:r>
      </w:del>
    </w:p>
    <w:p w14:paraId="3F30816E" w14:textId="42612007" w:rsidR="00DF72C6" w:rsidRDefault="5267CB01" w:rsidP="4EF77C7B">
      <w:pPr>
        <w:keepNext/>
        <w:keepLines/>
        <w:pBdr>
          <w:top w:val="nil"/>
          <w:left w:val="nil"/>
          <w:bottom w:val="nil"/>
          <w:right w:val="nil"/>
          <w:between w:val="nil"/>
        </w:pBdr>
        <w:spacing w:after="120"/>
        <w:jc w:val="both"/>
        <w:rPr>
          <w:ins w:id="1449" w:author="Jean Serge NGAIMA" w:date="2025-10-08T22:23:00Z" w16du:dateUtc="2025-10-08T21:23:00Z"/>
          <w:b/>
          <w:bCs/>
          <w:sz w:val="20"/>
          <w:szCs w:val="20"/>
          <w:lang w:val="en-US"/>
        </w:rPr>
      </w:pPr>
      <w:r w:rsidRPr="4EF77C7B">
        <w:rPr>
          <w:sz w:val="20"/>
          <w:szCs w:val="20"/>
          <w:lang w:val="en-US"/>
        </w:rPr>
        <w:t xml:space="preserve">Les provinces </w:t>
      </w:r>
      <w:proofErr w:type="spellStart"/>
      <w:r w:rsidRPr="4EF77C7B">
        <w:rPr>
          <w:sz w:val="20"/>
          <w:szCs w:val="20"/>
          <w:lang w:val="en-US"/>
        </w:rPr>
        <w:t>humanitaires</w:t>
      </w:r>
      <w:proofErr w:type="spellEnd"/>
      <w:r w:rsidRPr="4EF77C7B">
        <w:rPr>
          <w:sz w:val="20"/>
          <w:szCs w:val="20"/>
          <w:lang w:val="en-US"/>
        </w:rPr>
        <w:t xml:space="preserve"> -</w:t>
      </w:r>
      <w:proofErr w:type="spellStart"/>
      <w:r w:rsidRPr="4EF77C7B">
        <w:rPr>
          <w:sz w:val="20"/>
          <w:szCs w:val="20"/>
          <w:lang w:val="en-US"/>
        </w:rPr>
        <w:t>présence</w:t>
      </w:r>
      <w:proofErr w:type="spellEnd"/>
      <w:r w:rsidRPr="4EF77C7B">
        <w:rPr>
          <w:sz w:val="20"/>
          <w:szCs w:val="20"/>
          <w:lang w:val="en-US"/>
        </w:rPr>
        <w:t xml:space="preserve"> des camps des </w:t>
      </w:r>
      <w:proofErr w:type="spellStart"/>
      <w:r w:rsidRPr="4EF77C7B">
        <w:rPr>
          <w:sz w:val="20"/>
          <w:szCs w:val="20"/>
          <w:lang w:val="en-US"/>
        </w:rPr>
        <w:t>déplacés</w:t>
      </w:r>
      <w:proofErr w:type="spellEnd"/>
      <w:r w:rsidRPr="4EF77C7B">
        <w:rPr>
          <w:sz w:val="20"/>
          <w:szCs w:val="20"/>
          <w:lang w:val="en-US"/>
        </w:rPr>
        <w:t xml:space="preserve"> et/</w:t>
      </w:r>
      <w:proofErr w:type="spellStart"/>
      <w:r w:rsidRPr="4EF77C7B">
        <w:rPr>
          <w:sz w:val="20"/>
          <w:szCs w:val="20"/>
          <w:lang w:val="en-US"/>
        </w:rPr>
        <w:t>ou</w:t>
      </w:r>
      <w:proofErr w:type="spellEnd"/>
      <w:r w:rsidRPr="4EF77C7B">
        <w:rPr>
          <w:sz w:val="20"/>
          <w:szCs w:val="20"/>
          <w:lang w:val="en-US"/>
        </w:rPr>
        <w:t xml:space="preserve"> </w:t>
      </w:r>
      <w:proofErr w:type="spellStart"/>
      <w:r w:rsidRPr="4EF77C7B">
        <w:rPr>
          <w:sz w:val="20"/>
          <w:szCs w:val="20"/>
          <w:lang w:val="en-US"/>
        </w:rPr>
        <w:t>refugiés</w:t>
      </w:r>
      <w:proofErr w:type="spellEnd"/>
      <w:r w:rsidRPr="4EF77C7B">
        <w:rPr>
          <w:sz w:val="20"/>
          <w:szCs w:val="20"/>
          <w:lang w:val="en-US"/>
        </w:rPr>
        <w:t xml:space="preserve"> suite à </w:t>
      </w:r>
      <w:proofErr w:type="spellStart"/>
      <w:r w:rsidRPr="4EF77C7B">
        <w:rPr>
          <w:sz w:val="20"/>
          <w:szCs w:val="20"/>
          <w:lang w:val="en-US"/>
        </w:rPr>
        <w:t>l’insécurité</w:t>
      </w:r>
      <w:proofErr w:type="spellEnd"/>
      <w:r w:rsidRPr="4EF77C7B">
        <w:rPr>
          <w:sz w:val="20"/>
          <w:szCs w:val="20"/>
          <w:lang w:val="en-US"/>
        </w:rPr>
        <w:t xml:space="preserve">- </w:t>
      </w:r>
      <w:proofErr w:type="spellStart"/>
      <w:r w:rsidRPr="4EF77C7B">
        <w:rPr>
          <w:sz w:val="20"/>
          <w:szCs w:val="20"/>
          <w:lang w:val="en-US"/>
        </w:rPr>
        <w:t>identifiées</w:t>
      </w:r>
      <w:proofErr w:type="spellEnd"/>
      <w:r w:rsidRPr="4EF77C7B">
        <w:rPr>
          <w:sz w:val="20"/>
          <w:szCs w:val="20"/>
          <w:lang w:val="en-US"/>
        </w:rPr>
        <w:t xml:space="preserve"> au </w:t>
      </w:r>
      <w:proofErr w:type="spellStart"/>
      <w:r w:rsidRPr="4EF77C7B">
        <w:rPr>
          <w:sz w:val="20"/>
          <w:szCs w:val="20"/>
          <w:lang w:val="en-US"/>
        </w:rPr>
        <w:t>cours</w:t>
      </w:r>
      <w:proofErr w:type="spellEnd"/>
      <w:r w:rsidRPr="4EF77C7B">
        <w:rPr>
          <w:sz w:val="20"/>
          <w:szCs w:val="20"/>
          <w:lang w:val="en-US"/>
        </w:rPr>
        <w:t xml:space="preserve"> de </w:t>
      </w:r>
      <w:proofErr w:type="spellStart"/>
      <w:r w:rsidRPr="4EF77C7B">
        <w:rPr>
          <w:sz w:val="20"/>
          <w:szCs w:val="20"/>
          <w:lang w:val="en-US"/>
        </w:rPr>
        <w:t>l’écriture</w:t>
      </w:r>
      <w:proofErr w:type="spellEnd"/>
      <w:r w:rsidRPr="4EF77C7B">
        <w:rPr>
          <w:sz w:val="20"/>
          <w:szCs w:val="20"/>
          <w:lang w:val="en-US"/>
        </w:rPr>
        <w:t xml:space="preserve"> de FPP </w:t>
      </w:r>
      <w:proofErr w:type="spellStart"/>
      <w:r w:rsidRPr="4EF77C7B">
        <w:rPr>
          <w:sz w:val="20"/>
          <w:szCs w:val="20"/>
          <w:lang w:val="en-US"/>
        </w:rPr>
        <w:t>ont</w:t>
      </w:r>
      <w:proofErr w:type="spellEnd"/>
      <w:r w:rsidRPr="4EF77C7B">
        <w:rPr>
          <w:sz w:val="20"/>
          <w:szCs w:val="20"/>
          <w:lang w:val="en-US"/>
        </w:rPr>
        <w:t xml:space="preserve"> </w:t>
      </w:r>
      <w:proofErr w:type="spellStart"/>
      <w:r w:rsidRPr="4EF77C7B">
        <w:rPr>
          <w:sz w:val="20"/>
          <w:szCs w:val="20"/>
          <w:lang w:val="en-US"/>
        </w:rPr>
        <w:t>été</w:t>
      </w:r>
      <w:proofErr w:type="spellEnd"/>
      <w:r w:rsidRPr="4EF77C7B">
        <w:rPr>
          <w:sz w:val="20"/>
          <w:szCs w:val="20"/>
          <w:lang w:val="en-US"/>
        </w:rPr>
        <w:t xml:space="preserve"> </w:t>
      </w:r>
      <w:proofErr w:type="spellStart"/>
      <w:r w:rsidRPr="4EF77C7B">
        <w:rPr>
          <w:sz w:val="20"/>
          <w:szCs w:val="20"/>
          <w:lang w:val="en-US"/>
        </w:rPr>
        <w:t>maintenues</w:t>
      </w:r>
      <w:proofErr w:type="spellEnd"/>
      <w:r w:rsidRPr="4EF77C7B">
        <w:rPr>
          <w:sz w:val="20"/>
          <w:szCs w:val="20"/>
          <w:lang w:val="en-US"/>
        </w:rPr>
        <w:t xml:space="preserve">, à </w:t>
      </w:r>
      <w:proofErr w:type="spellStart"/>
      <w:r w:rsidRPr="4EF77C7B">
        <w:rPr>
          <w:sz w:val="20"/>
          <w:szCs w:val="20"/>
          <w:lang w:val="en-US"/>
        </w:rPr>
        <w:t>l’exception</w:t>
      </w:r>
      <w:proofErr w:type="spellEnd"/>
      <w:r w:rsidRPr="4EF77C7B">
        <w:rPr>
          <w:sz w:val="20"/>
          <w:szCs w:val="20"/>
          <w:lang w:val="en-US"/>
        </w:rPr>
        <w:t xml:space="preserve"> de </w:t>
      </w:r>
      <w:proofErr w:type="spellStart"/>
      <w:r w:rsidRPr="4EF77C7B">
        <w:rPr>
          <w:sz w:val="20"/>
          <w:szCs w:val="20"/>
          <w:lang w:val="en-US"/>
        </w:rPr>
        <w:t>Maindombe</w:t>
      </w:r>
      <w:proofErr w:type="spellEnd"/>
      <w:r w:rsidRPr="4EF77C7B">
        <w:rPr>
          <w:sz w:val="20"/>
          <w:szCs w:val="20"/>
          <w:lang w:val="en-US"/>
        </w:rPr>
        <w:t xml:space="preserve"> </w:t>
      </w:r>
      <w:proofErr w:type="spellStart"/>
      <w:r w:rsidRPr="4EF77C7B">
        <w:rPr>
          <w:sz w:val="20"/>
          <w:szCs w:val="20"/>
          <w:lang w:val="en-US"/>
        </w:rPr>
        <w:t>dont</w:t>
      </w:r>
      <w:proofErr w:type="spellEnd"/>
      <w:r w:rsidRPr="4EF77C7B">
        <w:rPr>
          <w:sz w:val="20"/>
          <w:szCs w:val="20"/>
          <w:lang w:val="en-US"/>
        </w:rPr>
        <w:t xml:space="preserve"> le </w:t>
      </w:r>
      <w:proofErr w:type="spellStart"/>
      <w:r w:rsidRPr="4EF77C7B">
        <w:rPr>
          <w:sz w:val="20"/>
          <w:szCs w:val="20"/>
          <w:lang w:val="en-US"/>
        </w:rPr>
        <w:t>problème</w:t>
      </w:r>
      <w:proofErr w:type="spellEnd"/>
      <w:r w:rsidRPr="4EF77C7B">
        <w:rPr>
          <w:sz w:val="20"/>
          <w:szCs w:val="20"/>
          <w:lang w:val="en-US"/>
        </w:rPr>
        <w:t xml:space="preserve"> </w:t>
      </w:r>
      <w:proofErr w:type="spellStart"/>
      <w:r w:rsidRPr="4EF77C7B">
        <w:rPr>
          <w:sz w:val="20"/>
          <w:szCs w:val="20"/>
          <w:lang w:val="en-US"/>
        </w:rPr>
        <w:t>d’insécurité</w:t>
      </w:r>
      <w:proofErr w:type="spellEnd"/>
      <w:r w:rsidRPr="4EF77C7B">
        <w:rPr>
          <w:sz w:val="20"/>
          <w:szCs w:val="20"/>
          <w:lang w:val="en-US"/>
        </w:rPr>
        <w:t xml:space="preserve"> a </w:t>
      </w:r>
      <w:proofErr w:type="spellStart"/>
      <w:r w:rsidRPr="4EF77C7B">
        <w:rPr>
          <w:sz w:val="20"/>
          <w:szCs w:val="20"/>
          <w:lang w:val="en-US"/>
        </w:rPr>
        <w:t>été</w:t>
      </w:r>
      <w:proofErr w:type="spellEnd"/>
      <w:r w:rsidRPr="4EF77C7B">
        <w:rPr>
          <w:sz w:val="20"/>
          <w:szCs w:val="20"/>
          <w:lang w:val="en-US"/>
        </w:rPr>
        <w:t xml:space="preserve"> </w:t>
      </w:r>
      <w:proofErr w:type="spellStart"/>
      <w:r w:rsidRPr="4EF77C7B">
        <w:rPr>
          <w:sz w:val="20"/>
          <w:szCs w:val="20"/>
          <w:lang w:val="en-US"/>
        </w:rPr>
        <w:t>résolu</w:t>
      </w:r>
      <w:proofErr w:type="spellEnd"/>
      <w:r w:rsidRPr="4EF77C7B">
        <w:rPr>
          <w:sz w:val="20"/>
          <w:szCs w:val="20"/>
          <w:lang w:val="en-US"/>
        </w:rPr>
        <w:t xml:space="preserve">. Il </w:t>
      </w:r>
      <w:proofErr w:type="spellStart"/>
      <w:r w:rsidRPr="4EF77C7B">
        <w:rPr>
          <w:sz w:val="20"/>
          <w:szCs w:val="20"/>
          <w:lang w:val="en-US"/>
        </w:rPr>
        <w:t>s’agit</w:t>
      </w:r>
      <w:proofErr w:type="spellEnd"/>
      <w:r w:rsidRPr="4EF77C7B">
        <w:rPr>
          <w:sz w:val="20"/>
          <w:szCs w:val="20"/>
          <w:lang w:val="en-US"/>
        </w:rPr>
        <w:t xml:space="preserve"> des provinces du </w:t>
      </w:r>
      <w:r w:rsidRPr="4EF77C7B">
        <w:rPr>
          <w:b/>
          <w:bCs/>
          <w:sz w:val="20"/>
          <w:szCs w:val="20"/>
          <w:lang w:val="en-US"/>
        </w:rPr>
        <w:t xml:space="preserve">Nord Kivu, Sud Kivu et </w:t>
      </w:r>
      <w:proofErr w:type="spellStart"/>
      <w:r w:rsidRPr="4EF77C7B">
        <w:rPr>
          <w:b/>
          <w:bCs/>
          <w:sz w:val="20"/>
          <w:szCs w:val="20"/>
          <w:lang w:val="en-US"/>
        </w:rPr>
        <w:t>Ituri</w:t>
      </w:r>
      <w:proofErr w:type="spellEnd"/>
      <w:r w:rsidRPr="4EF77C7B">
        <w:rPr>
          <w:b/>
          <w:bCs/>
          <w:sz w:val="20"/>
          <w:szCs w:val="20"/>
          <w:lang w:val="en-US"/>
        </w:rPr>
        <w:t>.</w:t>
      </w:r>
    </w:p>
    <w:p w14:paraId="2ABE1C46" w14:textId="6BC0523C" w:rsidR="007D4980" w:rsidRDefault="007D4980" w:rsidP="00D74023">
      <w:pPr>
        <w:keepNext/>
        <w:keepLines/>
        <w:pBdr>
          <w:top w:val="nil"/>
          <w:left w:val="nil"/>
          <w:bottom w:val="nil"/>
          <w:right w:val="nil"/>
          <w:between w:val="nil"/>
        </w:pBdr>
        <w:spacing w:after="120"/>
        <w:jc w:val="both"/>
        <w:rPr>
          <w:ins w:id="1450" w:author="Jean Serge NGAIMA" w:date="2025-10-08T22:23:00Z" w16du:dateUtc="2025-10-08T21:23:00Z"/>
          <w:b/>
          <w:bCs/>
          <w:sz w:val="20"/>
          <w:szCs w:val="20"/>
        </w:rPr>
      </w:pPr>
      <w:ins w:id="1451" w:author="Jean Serge NGAIMA" w:date="2025-10-08T22:32:00Z" w16du:dateUtc="2025-10-08T21:32:00Z">
        <w:r>
          <w:rPr>
            <w:b/>
            <w:bCs/>
            <w:noProof/>
            <w:sz w:val="20"/>
            <w:szCs w:val="20"/>
          </w:rPr>
          <w:drawing>
            <wp:inline distT="0" distB="0" distL="0" distR="0" wp14:anchorId="65AD9D93" wp14:editId="2EDFEC5A">
              <wp:extent cx="6310313" cy="3719195"/>
              <wp:effectExtent l="0" t="0" r="0" b="0"/>
              <wp:docPr id="126438843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18022" cy="3723739"/>
                      </a:xfrm>
                      <a:prstGeom prst="rect">
                        <a:avLst/>
                      </a:prstGeom>
                      <a:noFill/>
                    </pic:spPr>
                  </pic:pic>
                </a:graphicData>
              </a:graphic>
            </wp:inline>
          </w:drawing>
        </w:r>
      </w:ins>
    </w:p>
    <w:p w14:paraId="78C3DE6B" w14:textId="77777777" w:rsidR="00E35443" w:rsidRDefault="00E35443" w:rsidP="00D74023">
      <w:pPr>
        <w:keepNext/>
        <w:keepLines/>
        <w:pBdr>
          <w:top w:val="nil"/>
          <w:left w:val="nil"/>
          <w:bottom w:val="nil"/>
          <w:right w:val="nil"/>
          <w:between w:val="nil"/>
        </w:pBdr>
        <w:spacing w:after="120"/>
        <w:jc w:val="both"/>
        <w:rPr>
          <w:ins w:id="1452" w:author="Jean Serge NGAIMA" w:date="2025-10-08T22:24:00Z" w16du:dateUtc="2025-10-08T21:24:00Z"/>
          <w:b/>
          <w:bCs/>
          <w:sz w:val="20"/>
          <w:szCs w:val="20"/>
        </w:rPr>
      </w:pPr>
    </w:p>
    <w:p w14:paraId="3D024CF0" w14:textId="504F3FDF" w:rsidR="00E35443" w:rsidRPr="00D8799A" w:rsidRDefault="00E35443" w:rsidP="00D74023">
      <w:pPr>
        <w:keepNext/>
        <w:keepLines/>
        <w:pBdr>
          <w:top w:val="nil"/>
          <w:left w:val="nil"/>
          <w:bottom w:val="nil"/>
          <w:right w:val="nil"/>
          <w:between w:val="nil"/>
        </w:pBdr>
        <w:spacing w:after="120"/>
        <w:jc w:val="both"/>
        <w:rPr>
          <w:b/>
          <w:bCs/>
          <w:color w:val="00A1DF" w:themeColor="background2"/>
          <w:sz w:val="20"/>
          <w:szCs w:val="20"/>
          <w:lang w:val="fr-CH"/>
        </w:rPr>
      </w:pPr>
    </w:p>
    <w:sectPr w:rsidR="00E35443" w:rsidRPr="00D8799A" w:rsidSect="0054311C">
      <w:pgSz w:w="11906" w:h="16838" w:code="9"/>
      <w:pgMar w:top="992"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91" w:author="Clarisse Veylon (Consultant)" w:date="2025-10-09T15:45:00Z" w:initials="C(">
    <w:p w14:paraId="2387E4E5" w14:textId="28F14448" w:rsidR="00750538" w:rsidRDefault="00750538">
      <w:pPr>
        <w:pStyle w:val="Commentaire"/>
      </w:pPr>
      <w:r>
        <w:rPr>
          <w:rStyle w:val="Marquedecommentaire"/>
        </w:rPr>
        <w:annotationRef/>
      </w:r>
      <w:r w:rsidRPr="2CF13007">
        <w:t xml:space="preserve">Rajouter une colonne probabilité du risque: faible, modéré, élevé. </w:t>
      </w:r>
    </w:p>
  </w:comment>
  <w:comment w:id="1265" w:author="Clarisse Veylon (Consultant)" w:date="2025-10-09T16:06:00Z" w:initials="C(">
    <w:p w14:paraId="2A1BB4EE" w14:textId="39817A2A" w:rsidR="00750538" w:rsidRDefault="00750538">
      <w:pPr>
        <w:pStyle w:val="Commentaire"/>
      </w:pPr>
      <w:r>
        <w:rPr>
          <w:rStyle w:val="Marquedecommentaire"/>
        </w:rPr>
        <w:annotationRef/>
      </w:r>
      <w:r w:rsidRPr="798957C2">
        <w:t xml:space="preserve">ajouter les définitions pour la probabilité du risque: faible, modéré, élevé.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87E4E5" w15:done="0"/>
  <w15:commentEx w15:paraId="2A1BB4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E1ADEB" w16cex:dateUtc="2025-10-09T13:45:00Z"/>
  <w16cex:commentExtensible w16cex:durableId="32C7D3DE" w16cex:dateUtc="2025-10-09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87E4E5" w16cid:durableId="36E1ADEB"/>
  <w16cid:commentId w16cid:paraId="2A1BB4EE" w16cid:durableId="32C7D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674B" w14:textId="77777777" w:rsidR="000E6D09" w:rsidRDefault="000E6D09">
      <w:pPr>
        <w:spacing w:line="240" w:lineRule="auto"/>
      </w:pPr>
      <w:r>
        <w:separator/>
      </w:r>
    </w:p>
    <w:p w14:paraId="00F08BAE" w14:textId="77777777" w:rsidR="000E6D09" w:rsidRDefault="000E6D09"/>
    <w:p w14:paraId="272B471D" w14:textId="77777777" w:rsidR="000E6D09" w:rsidRDefault="000E6D09"/>
    <w:p w14:paraId="4253E027" w14:textId="77777777" w:rsidR="000E6D09" w:rsidRDefault="000E6D09" w:rsidP="00C80566"/>
    <w:p w14:paraId="26CB1B7D" w14:textId="77777777" w:rsidR="000E6D09" w:rsidRDefault="000E6D09" w:rsidP="00C80566"/>
    <w:p w14:paraId="58EA4800" w14:textId="77777777" w:rsidR="000E6D09" w:rsidRDefault="000E6D09" w:rsidP="00C80566"/>
  </w:endnote>
  <w:endnote w:type="continuationSeparator" w:id="0">
    <w:p w14:paraId="57EE9258" w14:textId="77777777" w:rsidR="000E6D09" w:rsidRDefault="000E6D09">
      <w:pPr>
        <w:spacing w:line="240" w:lineRule="auto"/>
      </w:pPr>
      <w:r>
        <w:continuationSeparator/>
      </w:r>
    </w:p>
    <w:p w14:paraId="76711467" w14:textId="77777777" w:rsidR="000E6D09" w:rsidRDefault="000E6D09"/>
    <w:p w14:paraId="6B28BCD6" w14:textId="77777777" w:rsidR="000E6D09" w:rsidRDefault="000E6D09"/>
    <w:p w14:paraId="14E13CAE" w14:textId="77777777" w:rsidR="000E6D09" w:rsidRDefault="000E6D09" w:rsidP="00C80566"/>
    <w:p w14:paraId="1FE19815" w14:textId="77777777" w:rsidR="000E6D09" w:rsidRDefault="000E6D09" w:rsidP="00C80566"/>
    <w:p w14:paraId="2C94324D" w14:textId="77777777" w:rsidR="000E6D09" w:rsidRDefault="000E6D09" w:rsidP="00C80566"/>
  </w:endnote>
  <w:endnote w:type="continuationNotice" w:id="1">
    <w:p w14:paraId="44B527A3" w14:textId="77777777" w:rsidR="000E6D09" w:rsidRDefault="000E6D0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60803421"/>
      <w:docPartObj>
        <w:docPartGallery w:val="Page Numbers (Bottom of Page)"/>
        <w:docPartUnique/>
      </w:docPartObj>
    </w:sdtPr>
    <w:sdtEndPr>
      <w:rPr>
        <w:rStyle w:val="Numrodepage"/>
      </w:rPr>
    </w:sdtEndPr>
    <w:sdtContent>
      <w:p w14:paraId="4A3A60ED" w14:textId="77777777" w:rsidR="00D47748" w:rsidRDefault="00D47748" w:rsidP="00103F1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CA53386" w14:textId="77777777" w:rsidR="00D47748" w:rsidRDefault="00D47748" w:rsidP="00D4774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DF82" w14:textId="72D5BE76" w:rsidR="00B21896" w:rsidRPr="00B21896" w:rsidRDefault="00646171" w:rsidP="004B3F09">
    <w:pPr>
      <w:pStyle w:val="Pieddepage"/>
      <w:tabs>
        <w:tab w:val="left" w:pos="8347"/>
      </w:tabs>
      <w:ind w:left="5040"/>
      <w:rPr>
        <w:sz w:val="16"/>
        <w:szCs w:val="16"/>
        <w:lang w:val="en-GB"/>
      </w:rPr>
    </w:pPr>
    <w:r>
      <w:rPr>
        <w:noProof/>
        <w:sz w:val="16"/>
        <w:szCs w:val="16"/>
      </w:rPr>
      <w:drawing>
        <wp:anchor distT="0" distB="0" distL="114300" distR="114300" simplePos="0" relativeHeight="251658241" behindDoc="1" locked="0" layoutInCell="1" allowOverlap="1" wp14:anchorId="646EED33" wp14:editId="4B796147">
          <wp:simplePos x="0" y="0"/>
          <wp:positionH relativeFrom="column">
            <wp:posOffset>-374650</wp:posOffset>
          </wp:positionH>
          <wp:positionV relativeFrom="page">
            <wp:posOffset>9115425</wp:posOffset>
          </wp:positionV>
          <wp:extent cx="1512570" cy="561975"/>
          <wp:effectExtent l="0" t="0" r="0" b="9525"/>
          <wp:wrapTight wrapText="bothSides">
            <wp:wrapPolygon edited="0">
              <wp:start x="15506" y="0"/>
              <wp:lineTo x="0" y="3661"/>
              <wp:lineTo x="0" y="14644"/>
              <wp:lineTo x="272" y="21234"/>
              <wp:lineTo x="19587" y="21234"/>
              <wp:lineTo x="21219" y="16841"/>
              <wp:lineTo x="21219" y="2929"/>
              <wp:lineTo x="19043" y="0"/>
              <wp:lineTo x="15506" y="0"/>
            </wp:wrapPolygon>
          </wp:wrapTight>
          <wp:docPr id="57" name="Graphic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12570" cy="561975"/>
                  </a:xfrm>
                  <a:prstGeom prst="rect">
                    <a:avLst/>
                  </a:prstGeom>
                </pic:spPr>
              </pic:pic>
            </a:graphicData>
          </a:graphic>
          <wp14:sizeRelH relativeFrom="page">
            <wp14:pctWidth>0</wp14:pctWidth>
          </wp14:sizeRelH>
          <wp14:sizeRelV relativeFrom="page">
            <wp14:pctHeight>0</wp14:pctHeight>
          </wp14:sizeRelV>
        </wp:anchor>
      </w:drawing>
    </w:r>
    <w:r w:rsidR="004B3F09">
      <w:rPr>
        <w:sz w:val="16"/>
        <w:szCs w:val="16"/>
        <w:lang w:val="en-GB"/>
      </w:rPr>
      <w:t xml:space="preserve">                                                                                                                         </w:t>
    </w:r>
    <w:r w:rsidR="004B3F09">
      <w:rPr>
        <w:noProof/>
        <w:color w:val="000000"/>
      </w:rPr>
      <w:drawing>
        <wp:inline distT="0" distB="0" distL="0" distR="0" wp14:anchorId="449C4B58" wp14:editId="41C27AAC">
          <wp:extent cx="1990725" cy="622300"/>
          <wp:effectExtent l="0" t="0" r="9525" b="6350"/>
          <wp:docPr id="2011035741" name="image1.png" descr="Une image contenant texte, Police, logo, symbol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1.png" descr="Une image contenant texte, Police, logo, symbole&#10;&#10;Description générée automatiquement"/>
                  <pic:cNvPicPr preferRelativeResize="0"/>
                </pic:nvPicPr>
                <pic:blipFill>
                  <a:blip r:embed="rId3"/>
                  <a:srcRect/>
                  <a:stretch>
                    <a:fillRect/>
                  </a:stretch>
                </pic:blipFill>
                <pic:spPr>
                  <a:xfrm>
                    <a:off x="0" y="0"/>
                    <a:ext cx="2048764" cy="640443"/>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sz w:val="21"/>
        <w:szCs w:val="21"/>
      </w:rPr>
      <w:id w:val="-1175802140"/>
      <w:docPartObj>
        <w:docPartGallery w:val="Page Numbers (Bottom of Page)"/>
        <w:docPartUnique/>
      </w:docPartObj>
    </w:sdtPr>
    <w:sdtEndPr>
      <w:rPr>
        <w:rStyle w:val="Numrodepage"/>
      </w:rPr>
    </w:sdtEndPr>
    <w:sdtContent>
      <w:p w14:paraId="391B9DB3" w14:textId="77777777" w:rsidR="00103F1B" w:rsidRPr="00F5704C" w:rsidRDefault="00103F1B">
        <w:pPr>
          <w:pStyle w:val="Pieddepage"/>
          <w:framePr w:wrap="none" w:vAnchor="text" w:hAnchor="margin" w:xAlign="right" w:y="1"/>
          <w:rPr>
            <w:rStyle w:val="Numrodepage"/>
            <w:sz w:val="21"/>
            <w:szCs w:val="21"/>
          </w:rPr>
        </w:pPr>
        <w:r w:rsidRPr="00F5704C">
          <w:rPr>
            <w:rStyle w:val="Numrodepage"/>
            <w:sz w:val="21"/>
            <w:szCs w:val="21"/>
          </w:rPr>
          <w:fldChar w:fldCharType="begin"/>
        </w:r>
        <w:r w:rsidRPr="00F5704C">
          <w:rPr>
            <w:rStyle w:val="Numrodepage"/>
            <w:sz w:val="21"/>
            <w:szCs w:val="21"/>
          </w:rPr>
          <w:instrText xml:space="preserve"> PAGE </w:instrText>
        </w:r>
        <w:r w:rsidRPr="00F5704C">
          <w:rPr>
            <w:rStyle w:val="Numrodepage"/>
            <w:sz w:val="21"/>
            <w:szCs w:val="21"/>
          </w:rPr>
          <w:fldChar w:fldCharType="separate"/>
        </w:r>
        <w:r w:rsidRPr="00F5704C">
          <w:rPr>
            <w:rStyle w:val="Numrodepage"/>
            <w:noProof/>
            <w:sz w:val="21"/>
            <w:szCs w:val="21"/>
          </w:rPr>
          <w:t>2</w:t>
        </w:r>
        <w:r w:rsidRPr="00F5704C">
          <w:rPr>
            <w:rStyle w:val="Numrodepage"/>
            <w:sz w:val="21"/>
            <w:szCs w:val="21"/>
          </w:rPr>
          <w:fldChar w:fldCharType="end"/>
        </w:r>
      </w:p>
    </w:sdtContent>
  </w:sdt>
  <w:p w14:paraId="737DAFB8" w14:textId="67781A1B" w:rsidR="00B21896" w:rsidRPr="00103F1B" w:rsidRDefault="00B21896" w:rsidP="00D47748">
    <w:pPr>
      <w:pStyle w:val="Pieddepage"/>
      <w:ind w:right="360"/>
      <w:rPr>
        <w:i/>
        <w:iCs/>
        <w:color w:val="7F7F7F" w:themeColor="text1" w:themeTint="80"/>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67171" w14:textId="77777777" w:rsidR="000E6D09" w:rsidRDefault="000E6D09">
      <w:pPr>
        <w:spacing w:line="240" w:lineRule="auto"/>
      </w:pPr>
      <w:r>
        <w:separator/>
      </w:r>
    </w:p>
    <w:p w14:paraId="341AD4B1" w14:textId="77777777" w:rsidR="000E6D09" w:rsidRDefault="000E6D09"/>
    <w:p w14:paraId="045E5F93" w14:textId="77777777" w:rsidR="000E6D09" w:rsidRDefault="000E6D09"/>
    <w:p w14:paraId="338532A4" w14:textId="77777777" w:rsidR="000E6D09" w:rsidRDefault="000E6D09" w:rsidP="00C80566"/>
    <w:p w14:paraId="17F485D0" w14:textId="77777777" w:rsidR="000E6D09" w:rsidRDefault="000E6D09" w:rsidP="00C80566"/>
    <w:p w14:paraId="1ABE33F0" w14:textId="77777777" w:rsidR="000E6D09" w:rsidRDefault="000E6D09" w:rsidP="00C80566"/>
  </w:footnote>
  <w:footnote w:type="continuationSeparator" w:id="0">
    <w:p w14:paraId="2E63290B" w14:textId="77777777" w:rsidR="000E6D09" w:rsidRDefault="000E6D09">
      <w:pPr>
        <w:spacing w:line="240" w:lineRule="auto"/>
      </w:pPr>
      <w:r>
        <w:continuationSeparator/>
      </w:r>
    </w:p>
    <w:p w14:paraId="2D2A4657" w14:textId="77777777" w:rsidR="000E6D09" w:rsidRDefault="000E6D09"/>
    <w:p w14:paraId="49D94C0D" w14:textId="77777777" w:rsidR="000E6D09" w:rsidRDefault="000E6D09"/>
    <w:p w14:paraId="30475D66" w14:textId="77777777" w:rsidR="000E6D09" w:rsidRDefault="000E6D09" w:rsidP="00C80566"/>
    <w:p w14:paraId="3CD6E141" w14:textId="77777777" w:rsidR="000E6D09" w:rsidRDefault="000E6D09" w:rsidP="00C80566"/>
    <w:p w14:paraId="1A8C543B" w14:textId="77777777" w:rsidR="000E6D09" w:rsidRDefault="000E6D09" w:rsidP="00C80566"/>
  </w:footnote>
  <w:footnote w:type="continuationNotice" w:id="1">
    <w:p w14:paraId="44154248" w14:textId="77777777" w:rsidR="000E6D09" w:rsidRDefault="000E6D09">
      <w:pPr>
        <w:spacing w:line="240" w:lineRule="auto"/>
      </w:pPr>
    </w:p>
  </w:footnote>
  <w:footnote w:id="2">
    <w:p w14:paraId="3E20125F" w14:textId="6742408A" w:rsidR="00DC6361" w:rsidRPr="00686C1D" w:rsidRDefault="00DC6361">
      <w:pPr>
        <w:pStyle w:val="Notedebasdepage"/>
        <w:rPr>
          <w:sz w:val="18"/>
          <w:szCs w:val="18"/>
        </w:rPr>
      </w:pPr>
      <w:r w:rsidRPr="00686C1D">
        <w:rPr>
          <w:rStyle w:val="Appelnotedebasdep"/>
          <w:sz w:val="18"/>
          <w:szCs w:val="18"/>
        </w:rPr>
        <w:footnoteRef/>
      </w:r>
      <w:r w:rsidRPr="00686C1D">
        <w:rPr>
          <w:sz w:val="18"/>
          <w:szCs w:val="18"/>
        </w:rPr>
        <w:t xml:space="preserve"> En </w:t>
      </w:r>
      <w:r w:rsidR="001B5717" w:rsidRPr="00686C1D">
        <w:rPr>
          <w:sz w:val="18"/>
          <w:szCs w:val="18"/>
        </w:rPr>
        <w:t>preparation</w:t>
      </w:r>
      <w:r w:rsidRPr="00686C1D">
        <w:rPr>
          <w:sz w:val="18"/>
          <w:szCs w:val="18"/>
        </w:rPr>
        <w:t xml:space="preserve"> </w:t>
      </w:r>
      <w:r w:rsidR="00826C15" w:rsidRPr="00686C1D">
        <w:rPr>
          <w:sz w:val="18"/>
          <w:szCs w:val="18"/>
        </w:rPr>
        <w:t xml:space="preserve">des choix de </w:t>
      </w:r>
      <w:proofErr w:type="spellStart"/>
      <w:r w:rsidR="00826C15" w:rsidRPr="00686C1D">
        <w:rPr>
          <w:sz w:val="18"/>
          <w:szCs w:val="18"/>
        </w:rPr>
        <w:t>vaccins</w:t>
      </w:r>
      <w:proofErr w:type="spellEnd"/>
      <w:r w:rsidR="00052F67" w:rsidRPr="00686C1D">
        <w:rPr>
          <w:sz w:val="18"/>
          <w:szCs w:val="18"/>
        </w:rPr>
        <w:t xml:space="preserve"> et du </w:t>
      </w:r>
      <w:proofErr w:type="spellStart"/>
      <w:r w:rsidR="00052F67" w:rsidRPr="00686C1D">
        <w:rPr>
          <w:sz w:val="18"/>
          <w:szCs w:val="18"/>
        </w:rPr>
        <w:t>changement</w:t>
      </w:r>
      <w:proofErr w:type="spellEnd"/>
      <w:r w:rsidR="00052F67" w:rsidRPr="00686C1D">
        <w:rPr>
          <w:sz w:val="18"/>
          <w:szCs w:val="18"/>
        </w:rPr>
        <w:t xml:space="preserve"> de presentation </w:t>
      </w:r>
      <w:proofErr w:type="gramStart"/>
      <w:r w:rsidR="00052F67" w:rsidRPr="00686C1D">
        <w:rPr>
          <w:sz w:val="18"/>
          <w:szCs w:val="18"/>
        </w:rPr>
        <w:t>pour</w:t>
      </w:r>
      <w:proofErr w:type="gramEnd"/>
      <w:r w:rsidR="00052F67" w:rsidRPr="00686C1D">
        <w:rPr>
          <w:sz w:val="18"/>
          <w:szCs w:val="18"/>
        </w:rPr>
        <w:t xml:space="preserve"> PCV et VPH</w:t>
      </w:r>
      <w:r w:rsidR="00826C15" w:rsidRPr="00686C1D">
        <w:rPr>
          <w:sz w:val="18"/>
          <w:szCs w:val="18"/>
        </w:rPr>
        <w:t xml:space="preserve">. </w:t>
      </w:r>
    </w:p>
  </w:footnote>
  <w:footnote w:id="3">
    <w:p w14:paraId="57F34C8D" w14:textId="597918AD" w:rsidR="00115509" w:rsidRPr="00115509" w:rsidRDefault="00115509">
      <w:pPr>
        <w:pStyle w:val="Notedebasdepage"/>
      </w:pPr>
      <w:r w:rsidRPr="00686C1D">
        <w:rPr>
          <w:rStyle w:val="Appelnotedebasdep"/>
          <w:sz w:val="18"/>
          <w:szCs w:val="18"/>
        </w:rPr>
        <w:footnoteRef/>
      </w:r>
      <w:r w:rsidRPr="00686C1D">
        <w:rPr>
          <w:sz w:val="18"/>
          <w:szCs w:val="18"/>
        </w:rPr>
        <w:t xml:space="preserve"> Les </w:t>
      </w:r>
      <w:proofErr w:type="spellStart"/>
      <w:r w:rsidRPr="00686C1D">
        <w:rPr>
          <w:sz w:val="18"/>
          <w:szCs w:val="18"/>
        </w:rPr>
        <w:t>domaines</w:t>
      </w:r>
      <w:proofErr w:type="spellEnd"/>
      <w:r w:rsidRPr="00686C1D">
        <w:rPr>
          <w:sz w:val="18"/>
          <w:szCs w:val="18"/>
        </w:rPr>
        <w:t xml:space="preserve"> non </w:t>
      </w:r>
      <w:proofErr w:type="spellStart"/>
      <w:r w:rsidRPr="00686C1D">
        <w:rPr>
          <w:sz w:val="18"/>
          <w:szCs w:val="18"/>
        </w:rPr>
        <w:t>retenues</w:t>
      </w:r>
      <w:proofErr w:type="spellEnd"/>
      <w:r w:rsidRPr="00686C1D">
        <w:rPr>
          <w:sz w:val="18"/>
          <w:szCs w:val="18"/>
        </w:rPr>
        <w:t xml:space="preserve"> pour </w:t>
      </w:r>
      <w:proofErr w:type="spellStart"/>
      <w:r w:rsidRPr="00686C1D">
        <w:rPr>
          <w:sz w:val="18"/>
          <w:szCs w:val="18"/>
        </w:rPr>
        <w:t>l’A</w:t>
      </w:r>
      <w:r w:rsidR="002716A4" w:rsidRPr="00686C1D">
        <w:rPr>
          <w:sz w:val="18"/>
          <w:szCs w:val="18"/>
        </w:rPr>
        <w:t>CP</w:t>
      </w:r>
      <w:proofErr w:type="spellEnd"/>
      <w:r w:rsidR="00C971B7">
        <w:rPr>
          <w:sz w:val="18"/>
          <w:szCs w:val="18"/>
        </w:rPr>
        <w:t xml:space="preserve"> </w:t>
      </w:r>
      <w:proofErr w:type="spellStart"/>
      <w:proofErr w:type="gramStart"/>
      <w:r w:rsidR="00C971B7">
        <w:rPr>
          <w:sz w:val="18"/>
          <w:szCs w:val="18"/>
        </w:rPr>
        <w:t>sont</w:t>
      </w:r>
      <w:proofErr w:type="spellEnd"/>
      <w:r w:rsidR="00C971B7">
        <w:rPr>
          <w:sz w:val="18"/>
          <w:szCs w:val="18"/>
        </w:rPr>
        <w:t xml:space="preserve"> </w:t>
      </w:r>
      <w:r w:rsidR="002716A4" w:rsidRPr="00686C1D">
        <w:rPr>
          <w:sz w:val="18"/>
          <w:szCs w:val="18"/>
        </w:rPr>
        <w:t xml:space="preserve"> les</w:t>
      </w:r>
      <w:proofErr w:type="gramEnd"/>
      <w:r w:rsidR="002716A4" w:rsidRPr="00686C1D">
        <w:rPr>
          <w:sz w:val="18"/>
          <w:szCs w:val="18"/>
        </w:rPr>
        <w:t xml:space="preserve"> </w:t>
      </w:r>
      <w:proofErr w:type="spellStart"/>
      <w:r w:rsidR="002716A4" w:rsidRPr="00686C1D">
        <w:rPr>
          <w:sz w:val="18"/>
          <w:szCs w:val="18"/>
        </w:rPr>
        <w:t>Ressources</w:t>
      </w:r>
      <w:proofErr w:type="spellEnd"/>
      <w:r w:rsidR="002716A4" w:rsidRPr="00686C1D">
        <w:rPr>
          <w:sz w:val="18"/>
          <w:szCs w:val="18"/>
        </w:rPr>
        <w:t xml:space="preserve"> </w:t>
      </w:r>
      <w:proofErr w:type="spellStart"/>
      <w:r w:rsidR="002716A4" w:rsidRPr="00686C1D">
        <w:rPr>
          <w:sz w:val="18"/>
          <w:szCs w:val="18"/>
        </w:rPr>
        <w:t>Humaines</w:t>
      </w:r>
      <w:proofErr w:type="spellEnd"/>
      <w:r w:rsidR="002716A4" w:rsidRPr="00686C1D">
        <w:rPr>
          <w:sz w:val="18"/>
          <w:szCs w:val="18"/>
        </w:rPr>
        <w:t xml:space="preserve"> pour la Santé</w:t>
      </w:r>
      <w:ins w:id="114" w:author="Jean Serge NGAIMA" w:date="2025-10-09T07:09:00Z" w16du:dateUtc="2025-10-09T06:09:00Z">
        <w:r w:rsidR="00395A55">
          <w:rPr>
            <w:sz w:val="18"/>
            <w:szCs w:val="18"/>
          </w:rPr>
          <w:t xml:space="preserve"> et </w:t>
        </w:r>
      </w:ins>
      <w:del w:id="115" w:author="Jean Serge NGAIMA" w:date="2025-10-09T07:09:00Z" w16du:dateUtc="2025-10-09T06:09:00Z">
        <w:r w:rsidR="002716A4" w:rsidRPr="00686C1D" w:rsidDel="00395A55">
          <w:rPr>
            <w:sz w:val="18"/>
            <w:szCs w:val="18"/>
          </w:rPr>
          <w:delText>,</w:delText>
        </w:r>
      </w:del>
      <w:r w:rsidR="001C0267" w:rsidRPr="00686C1D">
        <w:rPr>
          <w:sz w:val="18"/>
          <w:szCs w:val="18"/>
        </w:rPr>
        <w:t xml:space="preserve">la Surveillance </w:t>
      </w:r>
      <w:r w:rsidR="00512B00" w:rsidRPr="00686C1D">
        <w:rPr>
          <w:sz w:val="18"/>
          <w:szCs w:val="18"/>
        </w:rPr>
        <w:t xml:space="preserve">des maladies </w:t>
      </w:r>
      <w:proofErr w:type="spellStart"/>
      <w:r w:rsidR="00924367" w:rsidRPr="00686C1D">
        <w:rPr>
          <w:sz w:val="18"/>
          <w:szCs w:val="18"/>
        </w:rPr>
        <w:t>évitables</w:t>
      </w:r>
      <w:proofErr w:type="spellEnd"/>
      <w:r w:rsidR="00924367" w:rsidRPr="00686C1D">
        <w:rPr>
          <w:sz w:val="18"/>
          <w:szCs w:val="18"/>
        </w:rPr>
        <w:t xml:space="preserve"> par la vaccinatio</w:t>
      </w:r>
      <w:ins w:id="116" w:author="Jean Serge NGAIMA" w:date="2025-10-09T07:09:00Z" w16du:dateUtc="2025-10-09T06:09:00Z">
        <w:r w:rsidR="00395A55">
          <w:rPr>
            <w:sz w:val="18"/>
            <w:szCs w:val="18"/>
          </w:rPr>
          <w:t>n.</w:t>
        </w:r>
      </w:ins>
      <w:del w:id="117" w:author="Jean Serge NGAIMA" w:date="2025-10-09T07:09:00Z" w16du:dateUtc="2025-10-09T06:09:00Z">
        <w:r w:rsidR="00924367" w:rsidRPr="00686C1D" w:rsidDel="00395A55">
          <w:rPr>
            <w:sz w:val="18"/>
            <w:szCs w:val="18"/>
          </w:rPr>
          <w:delText>n</w:delText>
        </w:r>
        <w:r w:rsidR="00693A6E" w:rsidDel="00395A55">
          <w:rPr>
            <w:sz w:val="18"/>
            <w:szCs w:val="18"/>
          </w:rPr>
          <w:delText xml:space="preserve"> et </w:delText>
        </w:r>
        <w:r w:rsidR="00BD637C" w:rsidRPr="00686C1D" w:rsidDel="00395A55">
          <w:rPr>
            <w:sz w:val="18"/>
            <w:szCs w:val="18"/>
          </w:rPr>
          <w:delText>la G</w:delText>
        </w:r>
      </w:del>
      <w:del w:id="118" w:author="Jean Serge NGAIMA" w:date="2025-10-09T07:08:00Z" w16du:dateUtc="2025-10-09T06:08:00Z">
        <w:r w:rsidR="00BD637C" w:rsidRPr="00686C1D" w:rsidDel="003A53E1">
          <w:rPr>
            <w:sz w:val="18"/>
            <w:szCs w:val="18"/>
          </w:rPr>
          <w:delText>énération de la Demande</w:delText>
        </w:r>
      </w:del>
      <w:del w:id="119" w:author="Jean Serge NGAIMA" w:date="2025-10-09T07:09:00Z" w16du:dateUtc="2025-10-09T06:09:00Z">
        <w:r w:rsidR="00BD637C" w:rsidRPr="00686C1D" w:rsidDel="00395A55">
          <w:rPr>
            <w:sz w:val="18"/>
            <w:szCs w:val="18"/>
          </w:rPr>
          <w:delText xml:space="preserve"> et l’Engagement Communautaire</w:delText>
        </w:r>
        <w:r w:rsidR="00693A6E" w:rsidDel="00395A55">
          <w:rPr>
            <w:sz w:val="18"/>
            <w:szCs w:val="18"/>
          </w:rPr>
          <w:delText>.</w:delText>
        </w:r>
      </w:del>
    </w:p>
  </w:footnote>
  <w:footnote w:id="4">
    <w:p w14:paraId="34B6EDE3" w14:textId="21802480" w:rsidR="00B654A9" w:rsidRPr="00B654A9" w:rsidRDefault="00B654A9">
      <w:pPr>
        <w:pStyle w:val="Notedebasdepage"/>
        <w:jc w:val="both"/>
        <w:pPrChange w:id="889" w:author="Jean Serge NGAIMA" w:date="2025-10-07T19:35:00Z" w16du:dateUtc="2025-10-07T18:35:00Z">
          <w:pPr>
            <w:pStyle w:val="Notedebasdepage"/>
          </w:pPr>
        </w:pPrChange>
      </w:pPr>
      <w:ins w:id="890" w:author="Jean Serge NGAIMA" w:date="2025-10-07T19:34:00Z" w16du:dateUtc="2025-10-07T18:34:00Z">
        <w:r>
          <w:rPr>
            <w:rStyle w:val="Appelnotedebasdep"/>
          </w:rPr>
          <w:footnoteRef/>
        </w:r>
        <w:r>
          <w:t xml:space="preserve"> </w:t>
        </w:r>
        <w:r w:rsidRPr="003757A5">
          <w:rPr>
            <w:i/>
            <w:iCs/>
            <w:rPrChange w:id="891" w:author="Jean Serge NGAIMA" w:date="2025-10-07T19:35:00Z" w16du:dateUtc="2025-10-07T18:35:00Z">
              <w:rPr/>
            </w:rPrChange>
          </w:rPr>
          <w:t xml:space="preserve">Les </w:t>
        </w:r>
        <w:proofErr w:type="spellStart"/>
        <w:r w:rsidRPr="003757A5">
          <w:rPr>
            <w:i/>
            <w:iCs/>
            <w:rPrChange w:id="892" w:author="Jean Serge NGAIMA" w:date="2025-10-07T19:35:00Z" w16du:dateUtc="2025-10-07T18:35:00Z">
              <w:rPr/>
            </w:rPrChange>
          </w:rPr>
          <w:t>autres</w:t>
        </w:r>
        <w:proofErr w:type="spellEnd"/>
        <w:r w:rsidRPr="003757A5">
          <w:rPr>
            <w:i/>
            <w:iCs/>
            <w:rPrChange w:id="893" w:author="Jean Serge NGAIMA" w:date="2025-10-07T19:35:00Z" w16du:dateUtc="2025-10-07T18:35:00Z">
              <w:rPr/>
            </w:rPrChange>
          </w:rPr>
          <w:t xml:space="preserve"> subventions </w:t>
        </w:r>
        <w:proofErr w:type="spellStart"/>
        <w:r w:rsidRPr="003757A5">
          <w:rPr>
            <w:i/>
            <w:iCs/>
            <w:rPrChange w:id="894" w:author="Jean Serge NGAIMA" w:date="2025-10-07T19:35:00Z" w16du:dateUtc="2025-10-07T18:35:00Z">
              <w:rPr/>
            </w:rPrChange>
          </w:rPr>
          <w:t>concernées</w:t>
        </w:r>
        <w:proofErr w:type="spellEnd"/>
        <w:r w:rsidRPr="003757A5">
          <w:rPr>
            <w:i/>
            <w:iCs/>
            <w:rPrChange w:id="895" w:author="Jean Serge NGAIMA" w:date="2025-10-07T19:35:00Z" w16du:dateUtc="2025-10-07T18:35:00Z">
              <w:rPr/>
            </w:rPrChange>
          </w:rPr>
          <w:t xml:space="preserve"> </w:t>
        </w:r>
        <w:proofErr w:type="spellStart"/>
        <w:r w:rsidRPr="003757A5">
          <w:rPr>
            <w:i/>
            <w:iCs/>
            <w:rPrChange w:id="896" w:author="Jean Serge NGAIMA" w:date="2025-10-07T19:35:00Z" w16du:dateUtc="2025-10-07T18:35:00Z">
              <w:rPr/>
            </w:rPrChange>
          </w:rPr>
          <w:t>ici</w:t>
        </w:r>
        <w:proofErr w:type="spellEnd"/>
        <w:r w:rsidRPr="003757A5">
          <w:rPr>
            <w:i/>
            <w:iCs/>
            <w:rPrChange w:id="897" w:author="Jean Serge NGAIMA" w:date="2025-10-07T19:35:00Z" w16du:dateUtc="2025-10-07T18:35:00Z">
              <w:rPr/>
            </w:rPrChange>
          </w:rPr>
          <w:t xml:space="preserve"> </w:t>
        </w:r>
        <w:proofErr w:type="spellStart"/>
        <w:r w:rsidRPr="003757A5">
          <w:rPr>
            <w:i/>
            <w:iCs/>
            <w:rPrChange w:id="898" w:author="Jean Serge NGAIMA" w:date="2025-10-07T19:35:00Z" w16du:dateUtc="2025-10-07T18:35:00Z">
              <w:rPr/>
            </w:rPrChange>
          </w:rPr>
          <w:t>sont</w:t>
        </w:r>
        <w:proofErr w:type="spellEnd"/>
        <w:r w:rsidRPr="003757A5">
          <w:rPr>
            <w:i/>
            <w:iCs/>
            <w:rPrChange w:id="899" w:author="Jean Serge NGAIMA" w:date="2025-10-07T19:35:00Z" w16du:dateUtc="2025-10-07T18:35:00Z">
              <w:rPr/>
            </w:rPrChange>
          </w:rPr>
          <w:t xml:space="preserve"> </w:t>
        </w:r>
      </w:ins>
      <w:ins w:id="900" w:author="Jean Serge NGAIMA" w:date="2025-10-07T19:35:00Z" w16du:dateUtc="2025-10-07T18:35:00Z">
        <w:r w:rsidR="003757A5" w:rsidRPr="003757A5">
          <w:rPr>
            <w:i/>
            <w:iCs/>
            <w:rPrChange w:id="901" w:author="Jean Serge NGAIMA" w:date="2025-10-07T19:35:00Z" w16du:dateUtc="2025-10-07T18:35:00Z">
              <w:rPr/>
            </w:rPrChange>
          </w:rPr>
          <w:t>1.</w:t>
        </w:r>
        <w:r w:rsidR="003757A5" w:rsidRPr="003757A5">
          <w:rPr>
            <w:i/>
            <w:iCs/>
            <w:rPrChange w:id="902" w:author="Jean Serge NGAIMA" w:date="2025-10-07T19:35:00Z" w16du:dateUtc="2025-10-07T18:35:00Z">
              <w:rPr/>
            </w:rPrChange>
          </w:rPr>
          <w:tab/>
        </w:r>
        <w:proofErr w:type="spellStart"/>
        <w:r w:rsidR="003757A5" w:rsidRPr="003757A5">
          <w:rPr>
            <w:i/>
            <w:iCs/>
            <w:rPrChange w:id="903" w:author="Jean Serge NGAIMA" w:date="2025-10-07T19:35:00Z" w16du:dateUtc="2025-10-07T18:35:00Z">
              <w:rPr/>
            </w:rPrChange>
          </w:rPr>
          <w:t>Projet</w:t>
        </w:r>
        <w:proofErr w:type="spellEnd"/>
        <w:r w:rsidR="003757A5" w:rsidRPr="003757A5">
          <w:rPr>
            <w:i/>
            <w:iCs/>
            <w:rPrChange w:id="904" w:author="Jean Serge NGAIMA" w:date="2025-10-07T19:35:00Z" w16du:dateUtc="2025-10-07T18:35:00Z">
              <w:rPr/>
            </w:rPrChange>
          </w:rPr>
          <w:t xml:space="preserve"> VAR de CDC Atlanta et IMA dans le Kasai,</w:t>
        </w:r>
        <w:proofErr w:type="gramStart"/>
        <w:r w:rsidR="003757A5" w:rsidRPr="003757A5">
          <w:rPr>
            <w:i/>
            <w:iCs/>
            <w:rPrChange w:id="905" w:author="Jean Serge NGAIMA" w:date="2025-10-07T19:35:00Z" w16du:dateUtc="2025-10-07T18:35:00Z">
              <w:rPr/>
            </w:rPrChange>
          </w:rPr>
          <w:t>2.Vaccination</w:t>
        </w:r>
        <w:proofErr w:type="gramEnd"/>
        <w:r w:rsidR="003757A5" w:rsidRPr="003757A5">
          <w:rPr>
            <w:i/>
            <w:iCs/>
            <w:rPrChange w:id="906" w:author="Jean Serge NGAIMA" w:date="2025-10-07T19:35:00Z" w16du:dateUtc="2025-10-07T18:35:00Z">
              <w:rPr/>
            </w:rPrChange>
          </w:rPr>
          <w:t xml:space="preserve"> </w:t>
        </w:r>
        <w:proofErr w:type="spellStart"/>
        <w:r w:rsidR="003757A5" w:rsidRPr="003757A5">
          <w:rPr>
            <w:i/>
            <w:iCs/>
            <w:rPrChange w:id="907" w:author="Jean Serge NGAIMA" w:date="2025-10-07T19:35:00Z" w16du:dateUtc="2025-10-07T18:35:00Z">
              <w:rPr/>
            </w:rPrChange>
          </w:rPr>
          <w:t>Systématique</w:t>
        </w:r>
        <w:proofErr w:type="spellEnd"/>
        <w:r w:rsidR="003757A5" w:rsidRPr="003757A5">
          <w:rPr>
            <w:i/>
            <w:iCs/>
            <w:rPrChange w:id="908" w:author="Jean Serge NGAIMA" w:date="2025-10-07T19:35:00Z" w16du:dateUtc="2025-10-07T18:35:00Z">
              <w:rPr/>
            </w:rPrChange>
          </w:rPr>
          <w:t xml:space="preserve"> </w:t>
        </w:r>
        <w:proofErr w:type="spellStart"/>
        <w:r w:rsidR="003757A5" w:rsidRPr="003757A5">
          <w:rPr>
            <w:i/>
            <w:iCs/>
            <w:rPrChange w:id="909" w:author="Jean Serge NGAIMA" w:date="2025-10-07T19:35:00Z" w16du:dateUtc="2025-10-07T18:35:00Z">
              <w:rPr/>
            </w:rPrChange>
          </w:rPr>
          <w:t>appuyé</w:t>
        </w:r>
        <w:proofErr w:type="spellEnd"/>
        <w:r w:rsidR="003757A5" w:rsidRPr="003757A5">
          <w:rPr>
            <w:i/>
            <w:iCs/>
            <w:rPrChange w:id="910" w:author="Jean Serge NGAIMA" w:date="2025-10-07T19:35:00Z" w16du:dateUtc="2025-10-07T18:35:00Z">
              <w:rPr/>
            </w:rPrChange>
          </w:rPr>
          <w:t xml:space="preserve"> par BMGF dans Haut Lomami, Lualaba, Tanganyika, Haut Katanga, </w:t>
        </w:r>
        <w:proofErr w:type="spellStart"/>
        <w:r w:rsidR="003757A5" w:rsidRPr="003757A5">
          <w:rPr>
            <w:i/>
            <w:iCs/>
            <w:rPrChange w:id="911" w:author="Jean Serge NGAIMA" w:date="2025-10-07T19:35:00Z" w16du:dateUtc="2025-10-07T18:35:00Z">
              <w:rPr/>
            </w:rPrChange>
          </w:rPr>
          <w:t>Tshopo</w:t>
        </w:r>
        <w:proofErr w:type="spellEnd"/>
        <w:r w:rsidR="003757A5" w:rsidRPr="003757A5">
          <w:rPr>
            <w:i/>
            <w:iCs/>
            <w:rPrChange w:id="912" w:author="Jean Serge NGAIMA" w:date="2025-10-07T19:35:00Z" w16du:dateUtc="2025-10-07T18:35:00Z">
              <w:rPr/>
            </w:rPrChange>
          </w:rPr>
          <w:t>, Lualaba, Maniema et 3.</w:t>
        </w:r>
        <w:r w:rsidR="003757A5" w:rsidRPr="003757A5">
          <w:rPr>
            <w:i/>
            <w:iCs/>
            <w:rPrChange w:id="913" w:author="Jean Serge NGAIMA" w:date="2025-10-07T19:35:00Z" w16du:dateUtc="2025-10-07T18:35:00Z">
              <w:rPr/>
            </w:rPrChange>
          </w:rPr>
          <w:tab/>
        </w:r>
        <w:proofErr w:type="spellStart"/>
        <w:r w:rsidR="003757A5" w:rsidRPr="003757A5">
          <w:rPr>
            <w:i/>
            <w:iCs/>
            <w:rPrChange w:id="914" w:author="Jean Serge NGAIMA" w:date="2025-10-07T19:35:00Z" w16du:dateUtc="2025-10-07T18:35:00Z">
              <w:rPr/>
            </w:rPrChange>
          </w:rPr>
          <w:t>Projet</w:t>
        </w:r>
        <w:proofErr w:type="spellEnd"/>
        <w:r w:rsidR="003757A5" w:rsidRPr="003757A5">
          <w:rPr>
            <w:i/>
            <w:iCs/>
            <w:rPrChange w:id="915" w:author="Jean Serge NGAIMA" w:date="2025-10-07T19:35:00Z" w16du:dateUtc="2025-10-07T18:35:00Z">
              <w:rPr/>
            </w:rPrChange>
          </w:rPr>
          <w:t xml:space="preserve"> « </w:t>
        </w:r>
        <w:proofErr w:type="spellStart"/>
        <w:r w:rsidR="003757A5" w:rsidRPr="003757A5">
          <w:rPr>
            <w:i/>
            <w:iCs/>
            <w:rPrChange w:id="916" w:author="Jean Serge NGAIMA" w:date="2025-10-07T19:35:00Z" w16du:dateUtc="2025-10-07T18:35:00Z">
              <w:rPr/>
            </w:rPrChange>
          </w:rPr>
          <w:t>Gratuité</w:t>
        </w:r>
        <w:proofErr w:type="spellEnd"/>
        <w:r w:rsidR="003757A5" w:rsidRPr="003757A5">
          <w:rPr>
            <w:i/>
            <w:iCs/>
            <w:rPrChange w:id="917" w:author="Jean Serge NGAIMA" w:date="2025-10-07T19:35:00Z" w16du:dateUtc="2025-10-07T18:35:00Z">
              <w:rPr/>
            </w:rPrChange>
          </w:rPr>
          <w:t xml:space="preserve"> des </w:t>
        </w:r>
        <w:proofErr w:type="spellStart"/>
        <w:r w:rsidR="003757A5" w:rsidRPr="003757A5">
          <w:rPr>
            <w:i/>
            <w:iCs/>
            <w:rPrChange w:id="918" w:author="Jean Serge NGAIMA" w:date="2025-10-07T19:35:00Z" w16du:dateUtc="2025-10-07T18:35:00Z">
              <w:rPr/>
            </w:rPrChange>
          </w:rPr>
          <w:t>soins</w:t>
        </w:r>
        <w:proofErr w:type="spellEnd"/>
        <w:r w:rsidR="003757A5" w:rsidRPr="003757A5">
          <w:rPr>
            <w:i/>
            <w:iCs/>
            <w:rPrChange w:id="919" w:author="Jean Serge NGAIMA" w:date="2025-10-07T19:35:00Z" w16du:dateUtc="2025-10-07T18:35:00Z">
              <w:rPr/>
            </w:rPrChange>
          </w:rPr>
          <w:t xml:space="preserve"> </w:t>
        </w:r>
        <w:proofErr w:type="spellStart"/>
        <w:r w:rsidR="003757A5" w:rsidRPr="003757A5">
          <w:rPr>
            <w:i/>
            <w:iCs/>
            <w:rPrChange w:id="920" w:author="Jean Serge NGAIMA" w:date="2025-10-07T19:35:00Z" w16du:dateUtc="2025-10-07T18:35:00Z">
              <w:rPr/>
            </w:rPrChange>
          </w:rPr>
          <w:t>prénatals</w:t>
        </w:r>
        <w:proofErr w:type="spellEnd"/>
        <w:r w:rsidR="003757A5" w:rsidRPr="003757A5">
          <w:rPr>
            <w:i/>
            <w:iCs/>
            <w:rPrChange w:id="921" w:author="Jean Serge NGAIMA" w:date="2025-10-07T19:35:00Z" w16du:dateUtc="2025-10-07T18:35:00Z">
              <w:rPr/>
            </w:rPrChange>
          </w:rPr>
          <w:t xml:space="preserve">, des accouchements, des </w:t>
        </w:r>
        <w:proofErr w:type="spellStart"/>
        <w:r w:rsidR="003757A5" w:rsidRPr="003757A5">
          <w:rPr>
            <w:i/>
            <w:iCs/>
            <w:rPrChange w:id="922" w:author="Jean Serge NGAIMA" w:date="2025-10-07T19:35:00Z" w16du:dateUtc="2025-10-07T18:35:00Z">
              <w:rPr/>
            </w:rPrChange>
          </w:rPr>
          <w:t>soins</w:t>
        </w:r>
        <w:proofErr w:type="spellEnd"/>
        <w:r w:rsidR="003757A5" w:rsidRPr="003757A5">
          <w:rPr>
            <w:i/>
            <w:iCs/>
            <w:rPrChange w:id="923" w:author="Jean Serge NGAIMA" w:date="2025-10-07T19:35:00Z" w16du:dateUtc="2025-10-07T18:35:00Z">
              <w:rPr/>
            </w:rPrChange>
          </w:rPr>
          <w:t xml:space="preserve"> post du Ministère de la Santé </w:t>
        </w:r>
        <w:proofErr w:type="spellStart"/>
        <w:proofErr w:type="gramStart"/>
        <w:r w:rsidR="003757A5" w:rsidRPr="003757A5">
          <w:rPr>
            <w:i/>
            <w:iCs/>
            <w:rPrChange w:id="924" w:author="Jean Serge NGAIMA" w:date="2025-10-07T19:35:00Z" w16du:dateUtc="2025-10-07T18:35:00Z">
              <w:rPr/>
            </w:rPrChange>
          </w:rPr>
          <w:t>Kinshasa,Kwuilu</w:t>
        </w:r>
        <w:proofErr w:type="gramEnd"/>
        <w:r w:rsidR="003757A5" w:rsidRPr="003757A5">
          <w:rPr>
            <w:i/>
            <w:iCs/>
            <w:rPrChange w:id="925" w:author="Jean Serge NGAIMA" w:date="2025-10-07T19:35:00Z" w16du:dateUtc="2025-10-07T18:35:00Z">
              <w:rPr/>
            </w:rPrChange>
          </w:rPr>
          <w:t>,</w:t>
        </w:r>
        <w:proofErr w:type="gramStart"/>
        <w:r w:rsidR="003757A5" w:rsidRPr="003757A5">
          <w:rPr>
            <w:i/>
            <w:iCs/>
            <w:rPrChange w:id="926" w:author="Jean Serge NGAIMA" w:date="2025-10-07T19:35:00Z" w16du:dateUtc="2025-10-07T18:35:00Z">
              <w:rPr/>
            </w:rPrChange>
          </w:rPr>
          <w:t>Kwango,Maindombe</w:t>
        </w:r>
        <w:proofErr w:type="gramEnd"/>
        <w:r w:rsidR="003757A5" w:rsidRPr="003757A5">
          <w:rPr>
            <w:i/>
            <w:iCs/>
            <w:rPrChange w:id="927" w:author="Jean Serge NGAIMA" w:date="2025-10-07T19:35:00Z" w16du:dateUtc="2025-10-07T18:35:00Z">
              <w:rPr/>
            </w:rPrChange>
          </w:rPr>
          <w:t>,Kongo</w:t>
        </w:r>
        <w:proofErr w:type="spellEnd"/>
        <w:r w:rsidR="003757A5" w:rsidRPr="003757A5">
          <w:rPr>
            <w:i/>
            <w:iCs/>
            <w:rPrChange w:id="928" w:author="Jean Serge NGAIMA" w:date="2025-10-07T19:35:00Z" w16du:dateUtc="2025-10-07T18:35:00Z">
              <w:rPr/>
            </w:rPrChange>
          </w:rPr>
          <w:t xml:space="preserve"> Central et Kasai Oriental.</w:t>
        </w:r>
      </w:ins>
    </w:p>
  </w:footnote>
  <w:footnote w:id="5">
    <w:p w14:paraId="2B16CC88" w14:textId="77777777" w:rsidR="008239E1" w:rsidRPr="008C41CE" w:rsidRDefault="008239E1" w:rsidP="008239E1">
      <w:pPr>
        <w:pStyle w:val="Notedebasdepage"/>
        <w:rPr>
          <w:sz w:val="18"/>
          <w:szCs w:val="18"/>
          <w:lang w:val="fr-FR"/>
        </w:rPr>
      </w:pPr>
      <w:r>
        <w:rPr>
          <w:rStyle w:val="Appelnotedebasdep"/>
        </w:rPr>
        <w:footnoteRef/>
      </w:r>
      <w:r>
        <w:t xml:space="preserve"> </w:t>
      </w:r>
      <w:r w:rsidRPr="008C41CE">
        <w:rPr>
          <w:sz w:val="18"/>
          <w:szCs w:val="18"/>
        </w:rPr>
        <w:t xml:space="preserve">Orientations pour la transition de GAVI 5.1. à </w:t>
      </w:r>
      <w:proofErr w:type="gramStart"/>
      <w:r w:rsidRPr="008C41CE">
        <w:rPr>
          <w:sz w:val="18"/>
          <w:szCs w:val="18"/>
        </w:rPr>
        <w:t>6.0. :</w:t>
      </w:r>
      <w:proofErr w:type="gramEnd"/>
      <w:r w:rsidRPr="008C41CE">
        <w:rPr>
          <w:sz w:val="18"/>
          <w:szCs w:val="18"/>
        </w:rPr>
        <w:t xml:space="preserve"> prolongation du </w:t>
      </w:r>
      <w:proofErr w:type="spellStart"/>
      <w:r w:rsidRPr="008C41CE">
        <w:rPr>
          <w:sz w:val="18"/>
          <w:szCs w:val="18"/>
        </w:rPr>
        <w:t>financement</w:t>
      </w:r>
      <w:proofErr w:type="spellEnd"/>
      <w:r w:rsidRPr="008C41CE">
        <w:rPr>
          <w:sz w:val="18"/>
          <w:szCs w:val="18"/>
        </w:rPr>
        <w:t xml:space="preserve"> pour le </w:t>
      </w:r>
      <w:proofErr w:type="spellStart"/>
      <w:r w:rsidRPr="008C41CE">
        <w:rPr>
          <w:sz w:val="18"/>
          <w:szCs w:val="18"/>
        </w:rPr>
        <w:t>renforcement</w:t>
      </w:r>
      <w:proofErr w:type="spellEnd"/>
      <w:r w:rsidRPr="008C41CE">
        <w:rPr>
          <w:sz w:val="18"/>
          <w:szCs w:val="18"/>
        </w:rPr>
        <w:t xml:space="preserve"> du </w:t>
      </w:r>
      <w:proofErr w:type="spellStart"/>
      <w:r w:rsidRPr="008C41CE">
        <w:rPr>
          <w:sz w:val="18"/>
          <w:szCs w:val="18"/>
        </w:rPr>
        <w:t>système</w:t>
      </w:r>
      <w:proofErr w:type="spellEnd"/>
      <w:r w:rsidRPr="008C41CE">
        <w:rPr>
          <w:sz w:val="18"/>
          <w:szCs w:val="18"/>
        </w:rPr>
        <w:t xml:space="preserve"> de santé et/</w:t>
      </w:r>
      <w:proofErr w:type="spellStart"/>
      <w:r w:rsidRPr="008C41CE">
        <w:rPr>
          <w:sz w:val="18"/>
          <w:szCs w:val="18"/>
        </w:rPr>
        <w:t>ou</w:t>
      </w:r>
      <w:proofErr w:type="spellEnd"/>
      <w:r w:rsidRPr="008C41CE">
        <w:rPr>
          <w:sz w:val="18"/>
          <w:szCs w:val="18"/>
        </w:rPr>
        <w:t xml:space="preserve"> de </w:t>
      </w:r>
      <w:proofErr w:type="spellStart"/>
      <w:r w:rsidRPr="008C41CE">
        <w:rPr>
          <w:sz w:val="18"/>
          <w:szCs w:val="18"/>
        </w:rPr>
        <w:t>l’aide</w:t>
      </w:r>
      <w:proofErr w:type="spellEnd"/>
      <w:r w:rsidRPr="008C41CE">
        <w:rPr>
          <w:sz w:val="18"/>
          <w:szCs w:val="18"/>
        </w:rPr>
        <w:t xml:space="preserve"> </w:t>
      </w:r>
      <w:proofErr w:type="spellStart"/>
      <w:r w:rsidRPr="008C41CE">
        <w:rPr>
          <w:sz w:val="18"/>
          <w:szCs w:val="18"/>
        </w:rPr>
        <w:t>ciblée</w:t>
      </w:r>
      <w:proofErr w:type="spellEnd"/>
      <w:r w:rsidRPr="008C41CE">
        <w:rPr>
          <w:sz w:val="18"/>
          <w:szCs w:val="18"/>
        </w:rPr>
        <w:t xml:space="preserve"> aux pays.</w:t>
      </w:r>
    </w:p>
  </w:footnote>
  <w:footnote w:id="6">
    <w:p w14:paraId="24B150F4" w14:textId="77777777" w:rsidR="008239E1" w:rsidRPr="00205B2A" w:rsidRDefault="008239E1" w:rsidP="008239E1">
      <w:pPr>
        <w:pStyle w:val="Notedebasdepage"/>
        <w:rPr>
          <w:lang w:val="fr-FR"/>
        </w:rPr>
      </w:pPr>
      <w:r>
        <w:rPr>
          <w:rStyle w:val="Appelnotedebasdep"/>
        </w:rPr>
        <w:footnoteRef/>
      </w:r>
      <w:r>
        <w:t xml:space="preserve"> </w:t>
      </w:r>
      <w:r>
        <w:rPr>
          <w:lang w:val="fr-FR"/>
        </w:rPr>
        <w:t xml:space="preserve">Loi de Pareto ou règle de Pareto indique qu’environ 80% des effets résultent de 20% des causes. </w:t>
      </w:r>
    </w:p>
  </w:footnote>
  <w:footnote w:id="7">
    <w:p w14:paraId="68CCF78D" w14:textId="77777777" w:rsidR="00A96FA3" w:rsidRPr="00686C1D" w:rsidRDefault="00A96FA3" w:rsidP="00A96FA3">
      <w:pPr>
        <w:pStyle w:val="Notedebasdepage"/>
        <w:rPr>
          <w:ins w:id="1429" w:author="Jean Serge NGAIMA" w:date="2025-10-08T22:42:00Z" w16du:dateUtc="2025-10-08T21:42:00Z"/>
          <w:sz w:val="18"/>
          <w:szCs w:val="18"/>
        </w:rPr>
      </w:pPr>
      <w:ins w:id="1430" w:author="Jean Serge NGAIMA" w:date="2025-10-08T22:42:00Z" w16du:dateUtc="2025-10-08T21:42:00Z">
        <w:r w:rsidRPr="00686C1D">
          <w:rPr>
            <w:rStyle w:val="Appelnotedebasdep"/>
            <w:sz w:val="18"/>
            <w:szCs w:val="18"/>
          </w:rPr>
          <w:footnoteRef/>
        </w:r>
        <w:r w:rsidRPr="00686C1D">
          <w:rPr>
            <w:sz w:val="18"/>
            <w:szCs w:val="18"/>
          </w:rPr>
          <w:t xml:space="preserve"> En preparation des choix de </w:t>
        </w:r>
        <w:proofErr w:type="spellStart"/>
        <w:r w:rsidRPr="00686C1D">
          <w:rPr>
            <w:sz w:val="18"/>
            <w:szCs w:val="18"/>
          </w:rPr>
          <w:t>vaccins</w:t>
        </w:r>
        <w:proofErr w:type="spellEnd"/>
        <w:r w:rsidRPr="00686C1D">
          <w:rPr>
            <w:sz w:val="18"/>
            <w:szCs w:val="18"/>
          </w:rPr>
          <w:t xml:space="preserve"> et du </w:t>
        </w:r>
        <w:proofErr w:type="spellStart"/>
        <w:r w:rsidRPr="00686C1D">
          <w:rPr>
            <w:sz w:val="18"/>
            <w:szCs w:val="18"/>
          </w:rPr>
          <w:t>changement</w:t>
        </w:r>
        <w:proofErr w:type="spellEnd"/>
        <w:r w:rsidRPr="00686C1D">
          <w:rPr>
            <w:sz w:val="18"/>
            <w:szCs w:val="18"/>
          </w:rPr>
          <w:t xml:space="preserve"> de presentation </w:t>
        </w:r>
        <w:proofErr w:type="gramStart"/>
        <w:r w:rsidRPr="00686C1D">
          <w:rPr>
            <w:sz w:val="18"/>
            <w:szCs w:val="18"/>
          </w:rPr>
          <w:t>pour</w:t>
        </w:r>
        <w:proofErr w:type="gramEnd"/>
        <w:r w:rsidRPr="00686C1D">
          <w:rPr>
            <w:sz w:val="18"/>
            <w:szCs w:val="18"/>
          </w:rPr>
          <w:t xml:space="preserve"> PCV et VPH.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48778881"/>
      <w:docPartObj>
        <w:docPartGallery w:val="Page Numbers (Top of Page)"/>
        <w:docPartUnique/>
      </w:docPartObj>
    </w:sdtPr>
    <w:sdtEndPr>
      <w:rPr>
        <w:rStyle w:val="Numrodepage"/>
      </w:rPr>
    </w:sdtEndPr>
    <w:sdtContent>
      <w:p w14:paraId="6F246CA9" w14:textId="77777777" w:rsidR="00C12726" w:rsidRDefault="00C12726" w:rsidP="0079297B">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6980C2" w14:textId="77777777" w:rsidR="004E1017" w:rsidRDefault="004E1017" w:rsidP="00C12726">
    <w:pPr>
      <w:pStyle w:val="En-tte"/>
      <w:ind w:right="360"/>
    </w:pPr>
  </w:p>
  <w:p w14:paraId="617D8BEF" w14:textId="77777777" w:rsidR="00F27754" w:rsidRDefault="00F27754"/>
  <w:p w14:paraId="286E3A86" w14:textId="77777777" w:rsidR="00F27754" w:rsidRDefault="00F27754"/>
  <w:p w14:paraId="27C7F355" w14:textId="77777777" w:rsidR="00F27754" w:rsidRDefault="00F27754" w:rsidP="00C80566"/>
  <w:p w14:paraId="3CCED6C0" w14:textId="77777777" w:rsidR="00F27754" w:rsidRDefault="00F27754" w:rsidP="00C80566"/>
  <w:p w14:paraId="6611598A" w14:textId="77777777" w:rsidR="00F27754" w:rsidRDefault="00F27754" w:rsidP="00C805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7F6C" w14:textId="77777777" w:rsidR="00905C1E" w:rsidRDefault="00ED5CC7" w:rsidP="00ED5CC7">
    <w:pPr>
      <w:pStyle w:val="En-tte"/>
      <w:ind w:right="360" w:firstLine="720"/>
    </w:pPr>
    <w:r>
      <w:rPr>
        <w:noProof/>
      </w:rPr>
      <mc:AlternateContent>
        <mc:Choice Requires="wpg">
          <w:drawing>
            <wp:anchor distT="0" distB="0" distL="114300" distR="114300" simplePos="0" relativeHeight="251658240" behindDoc="0" locked="0" layoutInCell="1" allowOverlap="1" wp14:anchorId="105A36ED" wp14:editId="6FF9D99E">
              <wp:simplePos x="0" y="0"/>
              <wp:positionH relativeFrom="column">
                <wp:posOffset>-930275</wp:posOffset>
              </wp:positionH>
              <wp:positionV relativeFrom="paragraph">
                <wp:posOffset>-457200</wp:posOffset>
              </wp:positionV>
              <wp:extent cx="7788094" cy="1641771"/>
              <wp:effectExtent l="0" t="0" r="0" b="0"/>
              <wp:wrapNone/>
              <wp:docPr id="25" name="Group 25"/>
              <wp:cNvGraphicFramePr/>
              <a:graphic xmlns:a="http://schemas.openxmlformats.org/drawingml/2006/main">
                <a:graphicData uri="http://schemas.microsoft.com/office/word/2010/wordprocessingGroup">
                  <wpg:wgp>
                    <wpg:cNvGrpSpPr/>
                    <wpg:grpSpPr>
                      <a:xfrm>
                        <a:off x="0" y="0"/>
                        <a:ext cx="7788094" cy="1641771"/>
                        <a:chOff x="0" y="0"/>
                        <a:chExt cx="7788094" cy="1641771"/>
                      </a:xfrm>
                    </wpg:grpSpPr>
                    <wps:wsp>
                      <wps:cNvPr id="26" name="Rectangle 26"/>
                      <wps:cNvSpPr/>
                      <wps:spPr>
                        <a:xfrm>
                          <a:off x="16329" y="0"/>
                          <a:ext cx="7771765" cy="1417834"/>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ounded Rectangle 27"/>
                      <wps:cNvSpPr/>
                      <wps:spPr>
                        <a:xfrm>
                          <a:off x="0" y="979714"/>
                          <a:ext cx="7609840" cy="662057"/>
                        </a:xfrm>
                        <a:prstGeom prst="roundRect">
                          <a:avLst>
                            <a:gd name="adj" fmla="val 50000"/>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8" name="Picture 28">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rcRect l="274" r="274"/>
                        <a:stretch>
                          <a:fillRect/>
                        </a:stretch>
                      </pic:blipFill>
                      <pic:spPr bwMode="auto">
                        <a:xfrm>
                          <a:off x="930729" y="310243"/>
                          <a:ext cx="1186180" cy="439420"/>
                        </a:xfrm>
                        <a:prstGeom prst="rect">
                          <a:avLst/>
                        </a:prstGeom>
                        <a:ln>
                          <a:noFill/>
                        </a:ln>
                        <a:extLst>
                          <a:ext uri="{53640926-AAD7-44D8-BBD7-CCE9431645EC}">
                            <a14:shadowObscured xmlns:a14="http://schemas.microsoft.com/office/drawing/2010/main"/>
                          </a:ext>
                        </a:extLst>
                      </pic:spPr>
                    </pic:pic>
                    <wps:wsp>
                      <wps:cNvPr id="29" name="Text Box 29"/>
                      <wps:cNvSpPr txBox="1"/>
                      <wps:spPr>
                        <a:xfrm>
                          <a:off x="2449286" y="261257"/>
                          <a:ext cx="3975735" cy="534035"/>
                        </a:xfrm>
                        <a:prstGeom prst="rect">
                          <a:avLst/>
                        </a:prstGeom>
                        <a:noFill/>
                        <a:ln w="6350">
                          <a:noFill/>
                        </a:ln>
                      </wps:spPr>
                      <wps:txbx>
                        <w:txbxContent>
                          <w:p w14:paraId="450A11BB" w14:textId="77777777" w:rsidR="00ED5CC7" w:rsidRPr="00B1547D" w:rsidRDefault="00ED5CC7" w:rsidP="00ED5CC7">
                            <w:pPr>
                              <w:pStyle w:val="Titre"/>
                              <w:rPr>
                                <w:color w:val="FFFFFF" w:themeColor="background1"/>
                              </w:rPr>
                            </w:pPr>
                            <w:r w:rsidRPr="00B1547D">
                              <w:rPr>
                                <w:color w:val="FFFFFF" w:themeColor="background1"/>
                              </w:rPr>
                              <w:t>Titre</w:t>
                            </w:r>
                          </w:p>
                          <w:p w14:paraId="2E5700EF" w14:textId="77777777" w:rsidR="00ED5CC7" w:rsidRPr="00B1547D" w:rsidRDefault="00ED5CC7" w:rsidP="00ED5CC7">
                            <w:pPr>
                              <w:pStyle w:val="Sous-titre"/>
                              <w:rPr>
                                <w:color w:val="FFFFFF" w:themeColor="background1"/>
                              </w:rPr>
                            </w:pPr>
                            <w:r w:rsidRPr="00B1547D">
                              <w:rPr>
                                <w:color w:val="FFFFFF" w:themeColor="background1"/>
                              </w:rPr>
                              <w:t>Sous-titre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traight Connector 30"/>
                      <wps:cNvCnPr/>
                      <wps:spPr>
                        <a:xfrm>
                          <a:off x="2318658" y="310243"/>
                          <a:ext cx="0" cy="439420"/>
                        </a:xfrm>
                        <a:prstGeom prst="line">
                          <a:avLst/>
                        </a:prstGeom>
                        <a:ln w="6350">
                          <a:solidFill>
                            <a:schemeClr val="bg2"/>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05A36ED" id="Group 25" o:spid="_x0000_s1040" style="position:absolute;left:0;text-align:left;margin-left:-73.25pt;margin-top:-36pt;width:613.25pt;height:129.25pt;z-index:251658240" coordsize="77880,16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">
              <v:rect id="Rectangle 26" o:spid="_x0000_s1041" style="position:absolute;left:163;width:77717;height:14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" fillcolor="#005cb9 [3215]" stroked="f"/>
              <v:roundrect id="Rounded Rectangle 27" o:spid="_x0000_s1042" style="position:absolute;top:9797;width:76098;height:662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" fillcolor="white [3212]"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43" type="#_x0000_t75" alt="&quot;&quot;" style="position:absolute;left:9307;top:3102;width:11862;height:4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">
                <v:imagedata r:id="rId2" o:title="" cropleft="180f" cropright="180f"/>
              </v:shape>
              <v:shapetype id="_x0000_t202" coordsize="21600,21600" o:spt="202" path="m,l,21600r21600,l21600,xe">
                <v:stroke joinstyle="miter"/>
                <v:path gradientshapeok="t" o:connecttype="rect"/>
              </v:shapetype>
              <v:shape id="Text Box 29" o:spid="_x0000_s1044" type="#_x0000_t202" style="position:absolute;left:24492;top:2612;width:39758;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" filled="f" stroked="f" strokeweight=".5pt">
                <v:textbox>
                  <w:txbxContent>
                    <w:p w14:paraId="450A11BB" w14:textId="77777777" w:rsidR="00ED5CC7" w:rsidRPr="00B1547D" w:rsidRDefault="00ED5CC7" w:rsidP="00ED5CC7">
                      <w:pPr>
                        <w:pStyle w:val="Titre"/>
                        <w:rPr>
                          <w:color w:val="FFFFFF" w:themeColor="background1"/>
                        </w:rPr>
                      </w:pPr>
                      <w:r w:rsidRPr="00B1547D">
                        <w:rPr>
                          <w:color w:val="FFFFFF" w:themeColor="background1"/>
                        </w:rPr>
                        <w:t>Titre</w:t>
                      </w:r>
                    </w:p>
                    <w:p w14:paraId="2E5700EF" w14:textId="77777777" w:rsidR="00ED5CC7" w:rsidRPr="00B1547D" w:rsidRDefault="00ED5CC7" w:rsidP="00ED5CC7">
                      <w:pPr>
                        <w:pStyle w:val="Sous-titre"/>
                        <w:rPr>
                          <w:color w:val="FFFFFF" w:themeColor="background1"/>
                        </w:rPr>
                      </w:pPr>
                      <w:r w:rsidRPr="00B1547D">
                        <w:rPr>
                          <w:color w:val="FFFFFF" w:themeColor="background1"/>
                        </w:rPr>
                        <w:t>Sous-titre</w:t>
                      </w:r>
                    </w:p>
                  </w:txbxContent>
                </v:textbox>
              </v:shape>
              <v:line id="Straight Connector 30" o:spid="_x0000_s1045" style="position:absolute;visibility:visible;mso-wrap-style:square" from="23186,3102" to="23186,7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" strokecolor="#00a1df [3214]"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7C0"/>
    <w:multiLevelType w:val="multilevel"/>
    <w:tmpl w:val="7504A54E"/>
    <w:lvl w:ilvl="0">
      <w:start w:val="1"/>
      <w:numFmt w:val="decimal"/>
      <w:lvlText w:val="%1."/>
      <w:lvlJc w:val="left"/>
      <w:pPr>
        <w:ind w:left="360" w:hanging="360"/>
      </w:pPr>
      <w:rPr>
        <w:b/>
        <w:color w:val="000000"/>
        <w:u w:val="none"/>
      </w:rPr>
    </w:lvl>
    <w:lvl w:ilvl="1">
      <w:start w:val="1"/>
      <w:numFmt w:val="decimal"/>
      <w:lvlText w:val="%1.%2."/>
      <w:lvlJc w:val="left"/>
      <w:pPr>
        <w:ind w:left="354" w:hanging="354"/>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70D2B5C"/>
    <w:multiLevelType w:val="hybridMultilevel"/>
    <w:tmpl w:val="4BB4D0B6"/>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07818DE7"/>
    <w:multiLevelType w:val="multilevel"/>
    <w:tmpl w:val="B0821C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6F7E05"/>
    <w:multiLevelType w:val="hybridMultilevel"/>
    <w:tmpl w:val="7D440C80"/>
    <w:lvl w:ilvl="0" w:tplc="2498594C">
      <w:start w:val="1"/>
      <w:numFmt w:val="bullet"/>
      <w:lvlText w:val=""/>
      <w:lvlJc w:val="left"/>
      <w:pPr>
        <w:ind w:left="1440" w:hanging="360"/>
      </w:pPr>
      <w:rPr>
        <w:rFonts w:ascii="Symbol" w:hAnsi="Symbol" w:hint="default"/>
      </w:rPr>
    </w:lvl>
    <w:lvl w:ilvl="1" w:tplc="2D101A88" w:tentative="1">
      <w:start w:val="1"/>
      <w:numFmt w:val="bullet"/>
      <w:lvlText w:val="o"/>
      <w:lvlJc w:val="left"/>
      <w:pPr>
        <w:ind w:left="2160" w:hanging="360"/>
      </w:pPr>
      <w:rPr>
        <w:rFonts w:ascii="Courier New" w:hAnsi="Courier New" w:hint="default"/>
      </w:rPr>
    </w:lvl>
    <w:lvl w:ilvl="2" w:tplc="37620A02" w:tentative="1">
      <w:start w:val="1"/>
      <w:numFmt w:val="bullet"/>
      <w:lvlText w:val=""/>
      <w:lvlJc w:val="left"/>
      <w:pPr>
        <w:ind w:left="2880" w:hanging="360"/>
      </w:pPr>
      <w:rPr>
        <w:rFonts w:ascii="Wingdings" w:hAnsi="Wingdings" w:hint="default"/>
      </w:rPr>
    </w:lvl>
    <w:lvl w:ilvl="3" w:tplc="42AE8E6A" w:tentative="1">
      <w:start w:val="1"/>
      <w:numFmt w:val="bullet"/>
      <w:lvlText w:val=""/>
      <w:lvlJc w:val="left"/>
      <w:pPr>
        <w:ind w:left="3600" w:hanging="360"/>
      </w:pPr>
      <w:rPr>
        <w:rFonts w:ascii="Symbol" w:hAnsi="Symbol" w:hint="default"/>
      </w:rPr>
    </w:lvl>
    <w:lvl w:ilvl="4" w:tplc="19A64542" w:tentative="1">
      <w:start w:val="1"/>
      <w:numFmt w:val="bullet"/>
      <w:lvlText w:val="o"/>
      <w:lvlJc w:val="left"/>
      <w:pPr>
        <w:ind w:left="4320" w:hanging="360"/>
      </w:pPr>
      <w:rPr>
        <w:rFonts w:ascii="Courier New" w:hAnsi="Courier New" w:hint="default"/>
      </w:rPr>
    </w:lvl>
    <w:lvl w:ilvl="5" w:tplc="4B427B3E" w:tentative="1">
      <w:start w:val="1"/>
      <w:numFmt w:val="bullet"/>
      <w:lvlText w:val=""/>
      <w:lvlJc w:val="left"/>
      <w:pPr>
        <w:ind w:left="5040" w:hanging="360"/>
      </w:pPr>
      <w:rPr>
        <w:rFonts w:ascii="Wingdings" w:hAnsi="Wingdings" w:hint="default"/>
      </w:rPr>
    </w:lvl>
    <w:lvl w:ilvl="6" w:tplc="A05C666E" w:tentative="1">
      <w:start w:val="1"/>
      <w:numFmt w:val="bullet"/>
      <w:lvlText w:val=""/>
      <w:lvlJc w:val="left"/>
      <w:pPr>
        <w:ind w:left="5760" w:hanging="360"/>
      </w:pPr>
      <w:rPr>
        <w:rFonts w:ascii="Symbol" w:hAnsi="Symbol" w:hint="default"/>
      </w:rPr>
    </w:lvl>
    <w:lvl w:ilvl="7" w:tplc="F2543AD6" w:tentative="1">
      <w:start w:val="1"/>
      <w:numFmt w:val="bullet"/>
      <w:lvlText w:val="o"/>
      <w:lvlJc w:val="left"/>
      <w:pPr>
        <w:ind w:left="6480" w:hanging="360"/>
      </w:pPr>
      <w:rPr>
        <w:rFonts w:ascii="Courier New" w:hAnsi="Courier New" w:hint="default"/>
      </w:rPr>
    </w:lvl>
    <w:lvl w:ilvl="8" w:tplc="AD0C3188" w:tentative="1">
      <w:start w:val="1"/>
      <w:numFmt w:val="bullet"/>
      <w:lvlText w:val=""/>
      <w:lvlJc w:val="left"/>
      <w:pPr>
        <w:ind w:left="7200" w:hanging="360"/>
      </w:pPr>
      <w:rPr>
        <w:rFonts w:ascii="Wingdings" w:hAnsi="Wingdings" w:hint="default"/>
      </w:rPr>
    </w:lvl>
  </w:abstractNum>
  <w:abstractNum w:abstractNumId="4" w15:restartNumberingAfterBreak="0">
    <w:nsid w:val="14F3AD59"/>
    <w:multiLevelType w:val="multilevel"/>
    <w:tmpl w:val="F75E6B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77E5F3F"/>
    <w:multiLevelType w:val="multilevel"/>
    <w:tmpl w:val="FE023350"/>
    <w:styleLink w:val="CurrentList2"/>
    <w:lvl w:ilvl="0">
      <w:start w:val="1"/>
      <w:numFmt w:val="bullet"/>
      <w:lvlText w:val=""/>
      <w:lvlJc w:val="left"/>
      <w:pPr>
        <w:ind w:left="426" w:hanging="360"/>
      </w:pPr>
      <w:rPr>
        <w:rFonts w:ascii="Symbol" w:hAnsi="Symbol" w:hint="default"/>
        <w:color w:val="00A1D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A7118E"/>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837726"/>
    <w:multiLevelType w:val="multilevel"/>
    <w:tmpl w:val="867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A62C98"/>
    <w:multiLevelType w:val="hybridMultilevel"/>
    <w:tmpl w:val="FFFFFFFF"/>
    <w:lvl w:ilvl="0" w:tplc="50121DBE">
      <w:start w:val="1"/>
      <w:numFmt w:val="bullet"/>
      <w:lvlText w:val=""/>
      <w:lvlJc w:val="left"/>
      <w:pPr>
        <w:ind w:left="720" w:hanging="360"/>
      </w:pPr>
      <w:rPr>
        <w:rFonts w:ascii="Symbol" w:hAnsi="Symbol" w:hint="default"/>
      </w:rPr>
    </w:lvl>
    <w:lvl w:ilvl="1" w:tplc="78B2C076">
      <w:start w:val="1"/>
      <w:numFmt w:val="bullet"/>
      <w:lvlText w:val="o"/>
      <w:lvlJc w:val="left"/>
      <w:pPr>
        <w:ind w:left="1440" w:hanging="360"/>
      </w:pPr>
      <w:rPr>
        <w:rFonts w:ascii="Courier New" w:hAnsi="Courier New" w:hint="default"/>
      </w:rPr>
    </w:lvl>
    <w:lvl w:ilvl="2" w:tplc="E3C499EA">
      <w:start w:val="1"/>
      <w:numFmt w:val="bullet"/>
      <w:lvlText w:val=""/>
      <w:lvlJc w:val="left"/>
      <w:pPr>
        <w:ind w:left="2160" w:hanging="360"/>
      </w:pPr>
      <w:rPr>
        <w:rFonts w:ascii="Wingdings" w:hAnsi="Wingdings" w:hint="default"/>
      </w:rPr>
    </w:lvl>
    <w:lvl w:ilvl="3" w:tplc="15CA6368">
      <w:start w:val="1"/>
      <w:numFmt w:val="bullet"/>
      <w:lvlText w:val=""/>
      <w:lvlJc w:val="left"/>
      <w:pPr>
        <w:ind w:left="2880" w:hanging="360"/>
      </w:pPr>
      <w:rPr>
        <w:rFonts w:ascii="Symbol" w:hAnsi="Symbol" w:hint="default"/>
      </w:rPr>
    </w:lvl>
    <w:lvl w:ilvl="4" w:tplc="E8C68DC0">
      <w:start w:val="1"/>
      <w:numFmt w:val="bullet"/>
      <w:lvlText w:val="o"/>
      <w:lvlJc w:val="left"/>
      <w:pPr>
        <w:ind w:left="3600" w:hanging="360"/>
      </w:pPr>
      <w:rPr>
        <w:rFonts w:ascii="Courier New" w:hAnsi="Courier New" w:hint="default"/>
      </w:rPr>
    </w:lvl>
    <w:lvl w:ilvl="5" w:tplc="AB2AFE1C">
      <w:start w:val="1"/>
      <w:numFmt w:val="bullet"/>
      <w:lvlText w:val=""/>
      <w:lvlJc w:val="left"/>
      <w:pPr>
        <w:ind w:left="4320" w:hanging="360"/>
      </w:pPr>
      <w:rPr>
        <w:rFonts w:ascii="Wingdings" w:hAnsi="Wingdings" w:hint="default"/>
      </w:rPr>
    </w:lvl>
    <w:lvl w:ilvl="6" w:tplc="FD58C350">
      <w:start w:val="1"/>
      <w:numFmt w:val="bullet"/>
      <w:lvlText w:val=""/>
      <w:lvlJc w:val="left"/>
      <w:pPr>
        <w:ind w:left="5040" w:hanging="360"/>
      </w:pPr>
      <w:rPr>
        <w:rFonts w:ascii="Symbol" w:hAnsi="Symbol" w:hint="default"/>
      </w:rPr>
    </w:lvl>
    <w:lvl w:ilvl="7" w:tplc="5302014C">
      <w:start w:val="1"/>
      <w:numFmt w:val="bullet"/>
      <w:lvlText w:val="o"/>
      <w:lvlJc w:val="left"/>
      <w:pPr>
        <w:ind w:left="5760" w:hanging="360"/>
      </w:pPr>
      <w:rPr>
        <w:rFonts w:ascii="Courier New" w:hAnsi="Courier New" w:hint="default"/>
      </w:rPr>
    </w:lvl>
    <w:lvl w:ilvl="8" w:tplc="07325BEA">
      <w:start w:val="1"/>
      <w:numFmt w:val="bullet"/>
      <w:lvlText w:val=""/>
      <w:lvlJc w:val="left"/>
      <w:pPr>
        <w:ind w:left="6480" w:hanging="360"/>
      </w:pPr>
      <w:rPr>
        <w:rFonts w:ascii="Wingdings" w:hAnsi="Wingdings" w:hint="default"/>
      </w:rPr>
    </w:lvl>
  </w:abstractNum>
  <w:abstractNum w:abstractNumId="9" w15:restartNumberingAfterBreak="0">
    <w:nsid w:val="32E3BD11"/>
    <w:multiLevelType w:val="multilevel"/>
    <w:tmpl w:val="72606D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65D3C53"/>
    <w:multiLevelType w:val="hybridMultilevel"/>
    <w:tmpl w:val="1008800C"/>
    <w:lvl w:ilvl="0" w:tplc="BB88E1E8">
      <w:start w:val="1"/>
      <w:numFmt w:val="bullet"/>
      <w:pStyle w:val="SecondaryBulletPoint"/>
      <w:lvlText w:val="o"/>
      <w:lvlJc w:val="left"/>
      <w:pPr>
        <w:ind w:left="851" w:hanging="360"/>
      </w:pPr>
      <w:rPr>
        <w:rFonts w:ascii="Courier New" w:hAnsi="Courier New" w:hint="default"/>
        <w:color w:val="00A1DE"/>
      </w:rPr>
    </w:lvl>
    <w:lvl w:ilvl="1" w:tplc="21CE4F48" w:tentative="1">
      <w:start w:val="1"/>
      <w:numFmt w:val="bullet"/>
      <w:lvlText w:val="o"/>
      <w:lvlJc w:val="left"/>
      <w:pPr>
        <w:ind w:left="1440" w:hanging="360"/>
      </w:pPr>
      <w:rPr>
        <w:rFonts w:ascii="Courier New" w:hAnsi="Courier New" w:hint="default"/>
      </w:rPr>
    </w:lvl>
    <w:lvl w:ilvl="2" w:tplc="CE2023EC" w:tentative="1">
      <w:start w:val="1"/>
      <w:numFmt w:val="bullet"/>
      <w:lvlText w:val=""/>
      <w:lvlJc w:val="left"/>
      <w:pPr>
        <w:ind w:left="2160" w:hanging="360"/>
      </w:pPr>
      <w:rPr>
        <w:rFonts w:ascii="Wingdings" w:hAnsi="Wingdings" w:hint="default"/>
      </w:rPr>
    </w:lvl>
    <w:lvl w:ilvl="3" w:tplc="63D67218" w:tentative="1">
      <w:start w:val="1"/>
      <w:numFmt w:val="bullet"/>
      <w:lvlText w:val=""/>
      <w:lvlJc w:val="left"/>
      <w:pPr>
        <w:ind w:left="2880" w:hanging="360"/>
      </w:pPr>
      <w:rPr>
        <w:rFonts w:ascii="Symbol" w:hAnsi="Symbol" w:hint="default"/>
      </w:rPr>
    </w:lvl>
    <w:lvl w:ilvl="4" w:tplc="91086A54" w:tentative="1">
      <w:start w:val="1"/>
      <w:numFmt w:val="bullet"/>
      <w:lvlText w:val="o"/>
      <w:lvlJc w:val="left"/>
      <w:pPr>
        <w:ind w:left="3600" w:hanging="360"/>
      </w:pPr>
      <w:rPr>
        <w:rFonts w:ascii="Courier New" w:hAnsi="Courier New" w:hint="default"/>
      </w:rPr>
    </w:lvl>
    <w:lvl w:ilvl="5" w:tplc="A524C5A2" w:tentative="1">
      <w:start w:val="1"/>
      <w:numFmt w:val="bullet"/>
      <w:lvlText w:val=""/>
      <w:lvlJc w:val="left"/>
      <w:pPr>
        <w:ind w:left="4320" w:hanging="360"/>
      </w:pPr>
      <w:rPr>
        <w:rFonts w:ascii="Wingdings" w:hAnsi="Wingdings" w:hint="default"/>
      </w:rPr>
    </w:lvl>
    <w:lvl w:ilvl="6" w:tplc="71788416" w:tentative="1">
      <w:start w:val="1"/>
      <w:numFmt w:val="bullet"/>
      <w:lvlText w:val=""/>
      <w:lvlJc w:val="left"/>
      <w:pPr>
        <w:ind w:left="5040" w:hanging="360"/>
      </w:pPr>
      <w:rPr>
        <w:rFonts w:ascii="Symbol" w:hAnsi="Symbol" w:hint="default"/>
      </w:rPr>
    </w:lvl>
    <w:lvl w:ilvl="7" w:tplc="E536D102" w:tentative="1">
      <w:start w:val="1"/>
      <w:numFmt w:val="bullet"/>
      <w:lvlText w:val="o"/>
      <w:lvlJc w:val="left"/>
      <w:pPr>
        <w:ind w:left="5760" w:hanging="360"/>
      </w:pPr>
      <w:rPr>
        <w:rFonts w:ascii="Courier New" w:hAnsi="Courier New" w:hint="default"/>
      </w:rPr>
    </w:lvl>
    <w:lvl w:ilvl="8" w:tplc="FA507F12" w:tentative="1">
      <w:start w:val="1"/>
      <w:numFmt w:val="bullet"/>
      <w:lvlText w:val=""/>
      <w:lvlJc w:val="left"/>
      <w:pPr>
        <w:ind w:left="6480" w:hanging="360"/>
      </w:pPr>
      <w:rPr>
        <w:rFonts w:ascii="Wingdings" w:hAnsi="Wingdings" w:hint="default"/>
      </w:rPr>
    </w:lvl>
  </w:abstractNum>
  <w:abstractNum w:abstractNumId="11" w15:restartNumberingAfterBreak="0">
    <w:nsid w:val="39385876"/>
    <w:multiLevelType w:val="hybridMultilevel"/>
    <w:tmpl w:val="C2409B46"/>
    <w:lvl w:ilvl="0" w:tplc="27FC4A6E">
      <w:start w:val="1"/>
      <w:numFmt w:val="bullet"/>
      <w:lvlText w:val=""/>
      <w:lvlJc w:val="left"/>
      <w:pPr>
        <w:ind w:left="720" w:hanging="360"/>
      </w:pPr>
      <w:rPr>
        <w:rFonts w:ascii="Symbol" w:hAnsi="Symbol" w:hint="default"/>
      </w:rPr>
    </w:lvl>
    <w:lvl w:ilvl="1" w:tplc="B27E0FBC" w:tentative="1">
      <w:start w:val="1"/>
      <w:numFmt w:val="bullet"/>
      <w:lvlText w:val="o"/>
      <w:lvlJc w:val="left"/>
      <w:pPr>
        <w:ind w:left="1440" w:hanging="360"/>
      </w:pPr>
      <w:rPr>
        <w:rFonts w:ascii="Courier New" w:hAnsi="Courier New" w:hint="default"/>
      </w:rPr>
    </w:lvl>
    <w:lvl w:ilvl="2" w:tplc="0DC0F434" w:tentative="1">
      <w:start w:val="1"/>
      <w:numFmt w:val="bullet"/>
      <w:lvlText w:val=""/>
      <w:lvlJc w:val="left"/>
      <w:pPr>
        <w:ind w:left="2160" w:hanging="360"/>
      </w:pPr>
      <w:rPr>
        <w:rFonts w:ascii="Wingdings" w:hAnsi="Wingdings" w:hint="default"/>
      </w:rPr>
    </w:lvl>
    <w:lvl w:ilvl="3" w:tplc="EE84DC9A" w:tentative="1">
      <w:start w:val="1"/>
      <w:numFmt w:val="bullet"/>
      <w:lvlText w:val=""/>
      <w:lvlJc w:val="left"/>
      <w:pPr>
        <w:ind w:left="2880" w:hanging="360"/>
      </w:pPr>
      <w:rPr>
        <w:rFonts w:ascii="Symbol" w:hAnsi="Symbol" w:hint="default"/>
      </w:rPr>
    </w:lvl>
    <w:lvl w:ilvl="4" w:tplc="86303F0A" w:tentative="1">
      <w:start w:val="1"/>
      <w:numFmt w:val="bullet"/>
      <w:lvlText w:val="o"/>
      <w:lvlJc w:val="left"/>
      <w:pPr>
        <w:ind w:left="3600" w:hanging="360"/>
      </w:pPr>
      <w:rPr>
        <w:rFonts w:ascii="Courier New" w:hAnsi="Courier New" w:hint="default"/>
      </w:rPr>
    </w:lvl>
    <w:lvl w:ilvl="5" w:tplc="DF462C96" w:tentative="1">
      <w:start w:val="1"/>
      <w:numFmt w:val="bullet"/>
      <w:lvlText w:val=""/>
      <w:lvlJc w:val="left"/>
      <w:pPr>
        <w:ind w:left="4320" w:hanging="360"/>
      </w:pPr>
      <w:rPr>
        <w:rFonts w:ascii="Wingdings" w:hAnsi="Wingdings" w:hint="default"/>
      </w:rPr>
    </w:lvl>
    <w:lvl w:ilvl="6" w:tplc="D85A6D0A" w:tentative="1">
      <w:start w:val="1"/>
      <w:numFmt w:val="bullet"/>
      <w:lvlText w:val=""/>
      <w:lvlJc w:val="left"/>
      <w:pPr>
        <w:ind w:left="5040" w:hanging="360"/>
      </w:pPr>
      <w:rPr>
        <w:rFonts w:ascii="Symbol" w:hAnsi="Symbol" w:hint="default"/>
      </w:rPr>
    </w:lvl>
    <w:lvl w:ilvl="7" w:tplc="A10A7978" w:tentative="1">
      <w:start w:val="1"/>
      <w:numFmt w:val="bullet"/>
      <w:lvlText w:val="o"/>
      <w:lvlJc w:val="left"/>
      <w:pPr>
        <w:ind w:left="5760" w:hanging="360"/>
      </w:pPr>
      <w:rPr>
        <w:rFonts w:ascii="Courier New" w:hAnsi="Courier New" w:hint="default"/>
      </w:rPr>
    </w:lvl>
    <w:lvl w:ilvl="8" w:tplc="59661BEE" w:tentative="1">
      <w:start w:val="1"/>
      <w:numFmt w:val="bullet"/>
      <w:lvlText w:val=""/>
      <w:lvlJc w:val="left"/>
      <w:pPr>
        <w:ind w:left="6480" w:hanging="360"/>
      </w:pPr>
      <w:rPr>
        <w:rFonts w:ascii="Wingdings" w:hAnsi="Wingdings" w:hint="default"/>
      </w:rPr>
    </w:lvl>
  </w:abstractNum>
  <w:abstractNum w:abstractNumId="12" w15:restartNumberingAfterBreak="0">
    <w:nsid w:val="415A5CF8"/>
    <w:multiLevelType w:val="hybridMultilevel"/>
    <w:tmpl w:val="353CB5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6BF4A09"/>
    <w:multiLevelType w:val="hybridMultilevel"/>
    <w:tmpl w:val="15FCBD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F50E4A"/>
    <w:multiLevelType w:val="multilevel"/>
    <w:tmpl w:val="41EA12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A3290"/>
    <w:multiLevelType w:val="hybridMultilevel"/>
    <w:tmpl w:val="47FCDC48"/>
    <w:lvl w:ilvl="0" w:tplc="D368EDAA">
      <w:start w:val="1"/>
      <w:numFmt w:val="bullet"/>
      <w:lvlText w:val=""/>
      <w:lvlJc w:val="left"/>
      <w:pPr>
        <w:ind w:left="1440" w:hanging="360"/>
      </w:pPr>
      <w:rPr>
        <w:rFonts w:ascii="Symbol" w:hAnsi="Symbol" w:hint="default"/>
      </w:rPr>
    </w:lvl>
    <w:lvl w:ilvl="1" w:tplc="1D20CBEA" w:tentative="1">
      <w:start w:val="1"/>
      <w:numFmt w:val="bullet"/>
      <w:lvlText w:val="o"/>
      <w:lvlJc w:val="left"/>
      <w:pPr>
        <w:ind w:left="2160" w:hanging="360"/>
      </w:pPr>
      <w:rPr>
        <w:rFonts w:ascii="Courier New" w:hAnsi="Courier New" w:hint="default"/>
      </w:rPr>
    </w:lvl>
    <w:lvl w:ilvl="2" w:tplc="7DE0673A" w:tentative="1">
      <w:start w:val="1"/>
      <w:numFmt w:val="bullet"/>
      <w:lvlText w:val=""/>
      <w:lvlJc w:val="left"/>
      <w:pPr>
        <w:ind w:left="2880" w:hanging="360"/>
      </w:pPr>
      <w:rPr>
        <w:rFonts w:ascii="Wingdings" w:hAnsi="Wingdings" w:hint="default"/>
      </w:rPr>
    </w:lvl>
    <w:lvl w:ilvl="3" w:tplc="9EBAE46C" w:tentative="1">
      <w:start w:val="1"/>
      <w:numFmt w:val="bullet"/>
      <w:lvlText w:val=""/>
      <w:lvlJc w:val="left"/>
      <w:pPr>
        <w:ind w:left="3600" w:hanging="360"/>
      </w:pPr>
      <w:rPr>
        <w:rFonts w:ascii="Symbol" w:hAnsi="Symbol" w:hint="default"/>
      </w:rPr>
    </w:lvl>
    <w:lvl w:ilvl="4" w:tplc="8DFA1128" w:tentative="1">
      <w:start w:val="1"/>
      <w:numFmt w:val="bullet"/>
      <w:lvlText w:val="o"/>
      <w:lvlJc w:val="left"/>
      <w:pPr>
        <w:ind w:left="4320" w:hanging="360"/>
      </w:pPr>
      <w:rPr>
        <w:rFonts w:ascii="Courier New" w:hAnsi="Courier New" w:hint="default"/>
      </w:rPr>
    </w:lvl>
    <w:lvl w:ilvl="5" w:tplc="A1802FB2" w:tentative="1">
      <w:start w:val="1"/>
      <w:numFmt w:val="bullet"/>
      <w:lvlText w:val=""/>
      <w:lvlJc w:val="left"/>
      <w:pPr>
        <w:ind w:left="5040" w:hanging="360"/>
      </w:pPr>
      <w:rPr>
        <w:rFonts w:ascii="Wingdings" w:hAnsi="Wingdings" w:hint="default"/>
      </w:rPr>
    </w:lvl>
    <w:lvl w:ilvl="6" w:tplc="4020993E" w:tentative="1">
      <w:start w:val="1"/>
      <w:numFmt w:val="bullet"/>
      <w:lvlText w:val=""/>
      <w:lvlJc w:val="left"/>
      <w:pPr>
        <w:ind w:left="5760" w:hanging="360"/>
      </w:pPr>
      <w:rPr>
        <w:rFonts w:ascii="Symbol" w:hAnsi="Symbol" w:hint="default"/>
      </w:rPr>
    </w:lvl>
    <w:lvl w:ilvl="7" w:tplc="885CD564" w:tentative="1">
      <w:start w:val="1"/>
      <w:numFmt w:val="bullet"/>
      <w:lvlText w:val="o"/>
      <w:lvlJc w:val="left"/>
      <w:pPr>
        <w:ind w:left="6480" w:hanging="360"/>
      </w:pPr>
      <w:rPr>
        <w:rFonts w:ascii="Courier New" w:hAnsi="Courier New" w:hint="default"/>
      </w:rPr>
    </w:lvl>
    <w:lvl w:ilvl="8" w:tplc="1D720178" w:tentative="1">
      <w:start w:val="1"/>
      <w:numFmt w:val="bullet"/>
      <w:lvlText w:val=""/>
      <w:lvlJc w:val="left"/>
      <w:pPr>
        <w:ind w:left="7200" w:hanging="360"/>
      </w:pPr>
      <w:rPr>
        <w:rFonts w:ascii="Wingdings" w:hAnsi="Wingdings" w:hint="default"/>
      </w:rPr>
    </w:lvl>
  </w:abstractNum>
  <w:abstractNum w:abstractNumId="16" w15:restartNumberingAfterBreak="0">
    <w:nsid w:val="551552C1"/>
    <w:multiLevelType w:val="multilevel"/>
    <w:tmpl w:val="DD02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C2059A"/>
    <w:multiLevelType w:val="multilevel"/>
    <w:tmpl w:val="42CE5416"/>
    <w:lvl w:ilvl="0">
      <w:start w:val="1"/>
      <w:numFmt w:val="bullet"/>
      <w:pStyle w:val="BulletPoint"/>
      <w:lvlText w:val=""/>
      <w:lvlJc w:val="left"/>
      <w:pPr>
        <w:ind w:left="426" w:hanging="360"/>
      </w:pPr>
      <w:rPr>
        <w:rFonts w:ascii="Symbol" w:hAnsi="Symbol" w:hint="default"/>
        <w:color w:val="00A1DE"/>
        <w:u w:val="none"/>
      </w:rPr>
    </w:lvl>
    <w:lvl w:ilvl="1">
      <w:start w:val="1"/>
      <w:numFmt w:val="bullet"/>
      <w:lvlText w:val="○"/>
      <w:lvlJc w:val="left"/>
      <w:pPr>
        <w:ind w:left="1440" w:hanging="360"/>
      </w:pPr>
      <w:rPr>
        <w:color w:val="00A1DE"/>
        <w:u w:val="none"/>
      </w:rPr>
    </w:lvl>
    <w:lvl w:ilvl="2">
      <w:start w:val="1"/>
      <w:numFmt w:val="bullet"/>
      <w:lvlText w:val="○"/>
      <w:lvlJc w:val="left"/>
      <w:pPr>
        <w:ind w:left="2160" w:hanging="360"/>
      </w:pPr>
      <w:rPr>
        <w:color w:val="00A1DE"/>
        <w:u w:val="none"/>
      </w:rPr>
    </w:lvl>
    <w:lvl w:ilvl="3">
      <w:start w:val="1"/>
      <w:numFmt w:val="bullet"/>
      <w:lvlText w:val="●"/>
      <w:lvlJc w:val="left"/>
      <w:pPr>
        <w:ind w:left="2880" w:hanging="360"/>
      </w:pPr>
      <w:rPr>
        <w:color w:val="00A1DE"/>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307DE9"/>
    <w:multiLevelType w:val="hybridMultilevel"/>
    <w:tmpl w:val="E77C3F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CDA63B4"/>
    <w:multiLevelType w:val="multilevel"/>
    <w:tmpl w:val="41EA12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114F02"/>
    <w:multiLevelType w:val="hybridMultilevel"/>
    <w:tmpl w:val="588C6A0E"/>
    <w:lvl w:ilvl="0" w:tplc="068441DE">
      <w:start w:val="1"/>
      <w:numFmt w:val="bullet"/>
      <w:lvlText w:val=""/>
      <w:lvlJc w:val="left"/>
      <w:pPr>
        <w:ind w:left="720" w:hanging="360"/>
      </w:pPr>
      <w:rPr>
        <w:rFonts w:ascii="Symbol" w:hAnsi="Symbol" w:hint="default"/>
      </w:rPr>
    </w:lvl>
    <w:lvl w:ilvl="1" w:tplc="39B0843A" w:tentative="1">
      <w:start w:val="1"/>
      <w:numFmt w:val="bullet"/>
      <w:lvlText w:val="o"/>
      <w:lvlJc w:val="left"/>
      <w:pPr>
        <w:ind w:left="1440" w:hanging="360"/>
      </w:pPr>
      <w:rPr>
        <w:rFonts w:ascii="Courier New" w:hAnsi="Courier New" w:hint="default"/>
      </w:rPr>
    </w:lvl>
    <w:lvl w:ilvl="2" w:tplc="104ED3BA" w:tentative="1">
      <w:start w:val="1"/>
      <w:numFmt w:val="bullet"/>
      <w:lvlText w:val=""/>
      <w:lvlJc w:val="left"/>
      <w:pPr>
        <w:ind w:left="2160" w:hanging="360"/>
      </w:pPr>
      <w:rPr>
        <w:rFonts w:ascii="Wingdings" w:hAnsi="Wingdings" w:hint="default"/>
      </w:rPr>
    </w:lvl>
    <w:lvl w:ilvl="3" w:tplc="2312CA0C" w:tentative="1">
      <w:start w:val="1"/>
      <w:numFmt w:val="bullet"/>
      <w:lvlText w:val=""/>
      <w:lvlJc w:val="left"/>
      <w:pPr>
        <w:ind w:left="2880" w:hanging="360"/>
      </w:pPr>
      <w:rPr>
        <w:rFonts w:ascii="Symbol" w:hAnsi="Symbol" w:hint="default"/>
      </w:rPr>
    </w:lvl>
    <w:lvl w:ilvl="4" w:tplc="E40C5FCA" w:tentative="1">
      <w:start w:val="1"/>
      <w:numFmt w:val="bullet"/>
      <w:lvlText w:val="o"/>
      <w:lvlJc w:val="left"/>
      <w:pPr>
        <w:ind w:left="3600" w:hanging="360"/>
      </w:pPr>
      <w:rPr>
        <w:rFonts w:ascii="Courier New" w:hAnsi="Courier New" w:hint="default"/>
      </w:rPr>
    </w:lvl>
    <w:lvl w:ilvl="5" w:tplc="31D04E54" w:tentative="1">
      <w:start w:val="1"/>
      <w:numFmt w:val="bullet"/>
      <w:lvlText w:val=""/>
      <w:lvlJc w:val="left"/>
      <w:pPr>
        <w:ind w:left="4320" w:hanging="360"/>
      </w:pPr>
      <w:rPr>
        <w:rFonts w:ascii="Wingdings" w:hAnsi="Wingdings" w:hint="default"/>
      </w:rPr>
    </w:lvl>
    <w:lvl w:ilvl="6" w:tplc="77DEF7CC" w:tentative="1">
      <w:start w:val="1"/>
      <w:numFmt w:val="bullet"/>
      <w:lvlText w:val=""/>
      <w:lvlJc w:val="left"/>
      <w:pPr>
        <w:ind w:left="5040" w:hanging="360"/>
      </w:pPr>
      <w:rPr>
        <w:rFonts w:ascii="Symbol" w:hAnsi="Symbol" w:hint="default"/>
      </w:rPr>
    </w:lvl>
    <w:lvl w:ilvl="7" w:tplc="0E8A106C" w:tentative="1">
      <w:start w:val="1"/>
      <w:numFmt w:val="bullet"/>
      <w:lvlText w:val="o"/>
      <w:lvlJc w:val="left"/>
      <w:pPr>
        <w:ind w:left="5760" w:hanging="360"/>
      </w:pPr>
      <w:rPr>
        <w:rFonts w:ascii="Courier New" w:hAnsi="Courier New" w:hint="default"/>
      </w:rPr>
    </w:lvl>
    <w:lvl w:ilvl="8" w:tplc="45B8F9FA" w:tentative="1">
      <w:start w:val="1"/>
      <w:numFmt w:val="bullet"/>
      <w:lvlText w:val=""/>
      <w:lvlJc w:val="left"/>
      <w:pPr>
        <w:ind w:left="6480" w:hanging="360"/>
      </w:pPr>
      <w:rPr>
        <w:rFonts w:ascii="Wingdings" w:hAnsi="Wingdings" w:hint="default"/>
      </w:rPr>
    </w:lvl>
  </w:abstractNum>
  <w:abstractNum w:abstractNumId="21" w15:restartNumberingAfterBreak="0">
    <w:nsid w:val="750F0DAB"/>
    <w:multiLevelType w:val="multilevel"/>
    <w:tmpl w:val="0BA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377515"/>
    <w:multiLevelType w:val="hybridMultilevel"/>
    <w:tmpl w:val="70E69E04"/>
    <w:lvl w:ilvl="0" w:tplc="78B2C076">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7A12F52"/>
    <w:multiLevelType w:val="hybridMultilevel"/>
    <w:tmpl w:val="56EE6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63471835">
    <w:abstractNumId w:val="9"/>
  </w:num>
  <w:num w:numId="2" w16cid:durableId="1869564703">
    <w:abstractNumId w:val="4"/>
  </w:num>
  <w:num w:numId="3" w16cid:durableId="2116748172">
    <w:abstractNumId w:val="2"/>
  </w:num>
  <w:num w:numId="4" w16cid:durableId="1933775148">
    <w:abstractNumId w:val="8"/>
  </w:num>
  <w:num w:numId="5" w16cid:durableId="1076635067">
    <w:abstractNumId w:val="17"/>
  </w:num>
  <w:num w:numId="6" w16cid:durableId="271784330">
    <w:abstractNumId w:val="10"/>
  </w:num>
  <w:num w:numId="7" w16cid:durableId="1385718444">
    <w:abstractNumId w:val="6"/>
  </w:num>
  <w:num w:numId="8" w16cid:durableId="939680076">
    <w:abstractNumId w:val="5"/>
  </w:num>
  <w:num w:numId="9" w16cid:durableId="729379142">
    <w:abstractNumId w:val="15"/>
  </w:num>
  <w:num w:numId="10" w16cid:durableId="1091664458">
    <w:abstractNumId w:val="11"/>
  </w:num>
  <w:num w:numId="11" w16cid:durableId="1480806658">
    <w:abstractNumId w:val="20"/>
  </w:num>
  <w:num w:numId="12" w16cid:durableId="2031759259">
    <w:abstractNumId w:val="3"/>
  </w:num>
  <w:num w:numId="13" w16cid:durableId="2064715505">
    <w:abstractNumId w:val="16"/>
  </w:num>
  <w:num w:numId="14" w16cid:durableId="770584856">
    <w:abstractNumId w:val="19"/>
  </w:num>
  <w:num w:numId="15" w16cid:durableId="1306854982">
    <w:abstractNumId w:val="14"/>
  </w:num>
  <w:num w:numId="16" w16cid:durableId="1975721152">
    <w:abstractNumId w:val="21"/>
  </w:num>
  <w:num w:numId="17" w16cid:durableId="274751527">
    <w:abstractNumId w:val="7"/>
  </w:num>
  <w:num w:numId="18" w16cid:durableId="205800068">
    <w:abstractNumId w:val="18"/>
  </w:num>
  <w:num w:numId="19" w16cid:durableId="1871265084">
    <w:abstractNumId w:val="0"/>
  </w:num>
  <w:num w:numId="20" w16cid:durableId="698163817">
    <w:abstractNumId w:val="12"/>
  </w:num>
  <w:num w:numId="21" w16cid:durableId="962266388">
    <w:abstractNumId w:val="23"/>
  </w:num>
  <w:num w:numId="22" w16cid:durableId="2090884016">
    <w:abstractNumId w:val="22"/>
  </w:num>
  <w:num w:numId="23" w16cid:durableId="1905488376">
    <w:abstractNumId w:val="1"/>
  </w:num>
  <w:num w:numId="24" w16cid:durableId="1049839779">
    <w:abstractNumId w:val="1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Serge NGAIMA">
    <w15:presenceInfo w15:providerId="AD" w15:userId="S::JNgaima@corusinternational.org::620c9983-a432-4652-b798-2b3a05979cc3"/>
  </w15:person>
  <w15:person w15:author="Clarisse Veylon (Consultant)">
    <w15:presenceInfo w15:providerId="AD" w15:userId="S::cveylon@gavi.org::60f490be-1b88-441d-b211-089fafb9e5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19"/>
    <w:rsid w:val="00000CF2"/>
    <w:rsid w:val="00001634"/>
    <w:rsid w:val="00001CBF"/>
    <w:rsid w:val="000022EA"/>
    <w:rsid w:val="00004521"/>
    <w:rsid w:val="00006796"/>
    <w:rsid w:val="000100FE"/>
    <w:rsid w:val="00011345"/>
    <w:rsid w:val="00013AD1"/>
    <w:rsid w:val="00014E98"/>
    <w:rsid w:val="00015DD0"/>
    <w:rsid w:val="000169D5"/>
    <w:rsid w:val="0001757B"/>
    <w:rsid w:val="00021479"/>
    <w:rsid w:val="00021A07"/>
    <w:rsid w:val="0002406F"/>
    <w:rsid w:val="000276DC"/>
    <w:rsid w:val="00031DAE"/>
    <w:rsid w:val="000326BF"/>
    <w:rsid w:val="00032857"/>
    <w:rsid w:val="00032EA9"/>
    <w:rsid w:val="0003326D"/>
    <w:rsid w:val="00033435"/>
    <w:rsid w:val="000337E3"/>
    <w:rsid w:val="0003390E"/>
    <w:rsid w:val="00037C09"/>
    <w:rsid w:val="00040042"/>
    <w:rsid w:val="00041580"/>
    <w:rsid w:val="00042769"/>
    <w:rsid w:val="00042C1C"/>
    <w:rsid w:val="00044935"/>
    <w:rsid w:val="00044CF1"/>
    <w:rsid w:val="000450BB"/>
    <w:rsid w:val="00050EA0"/>
    <w:rsid w:val="00051623"/>
    <w:rsid w:val="0005237C"/>
    <w:rsid w:val="00052F67"/>
    <w:rsid w:val="0005352C"/>
    <w:rsid w:val="00053C24"/>
    <w:rsid w:val="00056DE9"/>
    <w:rsid w:val="00060642"/>
    <w:rsid w:val="00062B32"/>
    <w:rsid w:val="00062B35"/>
    <w:rsid w:val="00063A84"/>
    <w:rsid w:val="00064F8D"/>
    <w:rsid w:val="0006588E"/>
    <w:rsid w:val="000676B4"/>
    <w:rsid w:val="00070BB6"/>
    <w:rsid w:val="00071AC6"/>
    <w:rsid w:val="000720DF"/>
    <w:rsid w:val="00073FDC"/>
    <w:rsid w:val="0007416D"/>
    <w:rsid w:val="00075716"/>
    <w:rsid w:val="00075C5C"/>
    <w:rsid w:val="00076188"/>
    <w:rsid w:val="00076295"/>
    <w:rsid w:val="00076867"/>
    <w:rsid w:val="00077A80"/>
    <w:rsid w:val="00077D3D"/>
    <w:rsid w:val="00080FF1"/>
    <w:rsid w:val="00082159"/>
    <w:rsid w:val="00082CF6"/>
    <w:rsid w:val="00083728"/>
    <w:rsid w:val="000850A3"/>
    <w:rsid w:val="000854F5"/>
    <w:rsid w:val="00085BA8"/>
    <w:rsid w:val="000907C6"/>
    <w:rsid w:val="0009104B"/>
    <w:rsid w:val="00091077"/>
    <w:rsid w:val="0009157C"/>
    <w:rsid w:val="00092566"/>
    <w:rsid w:val="0009405C"/>
    <w:rsid w:val="00095F52"/>
    <w:rsid w:val="00096764"/>
    <w:rsid w:val="00096BC1"/>
    <w:rsid w:val="000A2BD5"/>
    <w:rsid w:val="000A71F5"/>
    <w:rsid w:val="000A77D3"/>
    <w:rsid w:val="000A78F1"/>
    <w:rsid w:val="000B10BC"/>
    <w:rsid w:val="000B1F8D"/>
    <w:rsid w:val="000B2BAD"/>
    <w:rsid w:val="000B4137"/>
    <w:rsid w:val="000B58D8"/>
    <w:rsid w:val="000B6CB1"/>
    <w:rsid w:val="000B6E67"/>
    <w:rsid w:val="000C0E6F"/>
    <w:rsid w:val="000C1D17"/>
    <w:rsid w:val="000C25BB"/>
    <w:rsid w:val="000C2C61"/>
    <w:rsid w:val="000C3580"/>
    <w:rsid w:val="000C364F"/>
    <w:rsid w:val="000C3CDF"/>
    <w:rsid w:val="000C4B56"/>
    <w:rsid w:val="000C5A76"/>
    <w:rsid w:val="000C6147"/>
    <w:rsid w:val="000C75F7"/>
    <w:rsid w:val="000D02EB"/>
    <w:rsid w:val="000D0B0D"/>
    <w:rsid w:val="000D1138"/>
    <w:rsid w:val="000D171B"/>
    <w:rsid w:val="000D52FB"/>
    <w:rsid w:val="000D5B02"/>
    <w:rsid w:val="000D7265"/>
    <w:rsid w:val="000D7A67"/>
    <w:rsid w:val="000E0247"/>
    <w:rsid w:val="000E0C04"/>
    <w:rsid w:val="000E26AA"/>
    <w:rsid w:val="000E447E"/>
    <w:rsid w:val="000E4D55"/>
    <w:rsid w:val="000E504D"/>
    <w:rsid w:val="000E6045"/>
    <w:rsid w:val="000E6811"/>
    <w:rsid w:val="000E6D09"/>
    <w:rsid w:val="000E704C"/>
    <w:rsid w:val="000E7232"/>
    <w:rsid w:val="000E76D5"/>
    <w:rsid w:val="000F1A9F"/>
    <w:rsid w:val="000F1B58"/>
    <w:rsid w:val="000F2B86"/>
    <w:rsid w:val="000F3579"/>
    <w:rsid w:val="000F3D94"/>
    <w:rsid w:val="000F4D06"/>
    <w:rsid w:val="000F5659"/>
    <w:rsid w:val="000F70F6"/>
    <w:rsid w:val="00100E65"/>
    <w:rsid w:val="00100E8F"/>
    <w:rsid w:val="00101054"/>
    <w:rsid w:val="001023E6"/>
    <w:rsid w:val="0010332D"/>
    <w:rsid w:val="00103445"/>
    <w:rsid w:val="00103F1B"/>
    <w:rsid w:val="00104505"/>
    <w:rsid w:val="0010534A"/>
    <w:rsid w:val="00105F9E"/>
    <w:rsid w:val="00106A47"/>
    <w:rsid w:val="00110732"/>
    <w:rsid w:val="00110810"/>
    <w:rsid w:val="00111A71"/>
    <w:rsid w:val="001124E1"/>
    <w:rsid w:val="00112DD7"/>
    <w:rsid w:val="00112E20"/>
    <w:rsid w:val="00115509"/>
    <w:rsid w:val="001229F4"/>
    <w:rsid w:val="00122BF2"/>
    <w:rsid w:val="00122E1E"/>
    <w:rsid w:val="001241C2"/>
    <w:rsid w:val="001264E4"/>
    <w:rsid w:val="00126A59"/>
    <w:rsid w:val="00126CC1"/>
    <w:rsid w:val="001331E6"/>
    <w:rsid w:val="00135A3B"/>
    <w:rsid w:val="00135D87"/>
    <w:rsid w:val="00136503"/>
    <w:rsid w:val="00136E7D"/>
    <w:rsid w:val="00137740"/>
    <w:rsid w:val="00140345"/>
    <w:rsid w:val="00141666"/>
    <w:rsid w:val="00141D2E"/>
    <w:rsid w:val="00141E98"/>
    <w:rsid w:val="001430E2"/>
    <w:rsid w:val="0014454F"/>
    <w:rsid w:val="00146E49"/>
    <w:rsid w:val="00146F49"/>
    <w:rsid w:val="00147754"/>
    <w:rsid w:val="00147B38"/>
    <w:rsid w:val="00147E62"/>
    <w:rsid w:val="00150015"/>
    <w:rsid w:val="00150D5E"/>
    <w:rsid w:val="00151CA1"/>
    <w:rsid w:val="00151CEB"/>
    <w:rsid w:val="00153A43"/>
    <w:rsid w:val="00154482"/>
    <w:rsid w:val="00154D0C"/>
    <w:rsid w:val="001569DA"/>
    <w:rsid w:val="00156AF8"/>
    <w:rsid w:val="00157D43"/>
    <w:rsid w:val="00160EC2"/>
    <w:rsid w:val="00161D58"/>
    <w:rsid w:val="00162917"/>
    <w:rsid w:val="001632AF"/>
    <w:rsid w:val="00165DF2"/>
    <w:rsid w:val="001662E9"/>
    <w:rsid w:val="0016766A"/>
    <w:rsid w:val="00170550"/>
    <w:rsid w:val="00171826"/>
    <w:rsid w:val="00172AE2"/>
    <w:rsid w:val="00172D75"/>
    <w:rsid w:val="00173F7F"/>
    <w:rsid w:val="00174200"/>
    <w:rsid w:val="001749CD"/>
    <w:rsid w:val="00174DBF"/>
    <w:rsid w:val="0017508E"/>
    <w:rsid w:val="00175D19"/>
    <w:rsid w:val="00177927"/>
    <w:rsid w:val="00177C6B"/>
    <w:rsid w:val="00180704"/>
    <w:rsid w:val="00180EF5"/>
    <w:rsid w:val="00181576"/>
    <w:rsid w:val="00181A4B"/>
    <w:rsid w:val="00181C2C"/>
    <w:rsid w:val="00182042"/>
    <w:rsid w:val="001843C8"/>
    <w:rsid w:val="0018600B"/>
    <w:rsid w:val="00186A4F"/>
    <w:rsid w:val="00186B5E"/>
    <w:rsid w:val="00191DF1"/>
    <w:rsid w:val="00191E11"/>
    <w:rsid w:val="00191F64"/>
    <w:rsid w:val="001927C9"/>
    <w:rsid w:val="0019280E"/>
    <w:rsid w:val="00194DED"/>
    <w:rsid w:val="00195A04"/>
    <w:rsid w:val="00195E7E"/>
    <w:rsid w:val="001A0522"/>
    <w:rsid w:val="001A36EA"/>
    <w:rsid w:val="001A379D"/>
    <w:rsid w:val="001A4F17"/>
    <w:rsid w:val="001A5B94"/>
    <w:rsid w:val="001A5F20"/>
    <w:rsid w:val="001A5FB6"/>
    <w:rsid w:val="001A6073"/>
    <w:rsid w:val="001A78D6"/>
    <w:rsid w:val="001A7B1C"/>
    <w:rsid w:val="001B10F7"/>
    <w:rsid w:val="001B3956"/>
    <w:rsid w:val="001B3BAF"/>
    <w:rsid w:val="001B3E94"/>
    <w:rsid w:val="001B5717"/>
    <w:rsid w:val="001B71AA"/>
    <w:rsid w:val="001C0267"/>
    <w:rsid w:val="001C0A4A"/>
    <w:rsid w:val="001C0F94"/>
    <w:rsid w:val="001C19B1"/>
    <w:rsid w:val="001C3B06"/>
    <w:rsid w:val="001C3E8C"/>
    <w:rsid w:val="001C49EE"/>
    <w:rsid w:val="001C5927"/>
    <w:rsid w:val="001C694E"/>
    <w:rsid w:val="001D0902"/>
    <w:rsid w:val="001D0ED8"/>
    <w:rsid w:val="001D2C39"/>
    <w:rsid w:val="001D34B8"/>
    <w:rsid w:val="001D3565"/>
    <w:rsid w:val="001D3EFE"/>
    <w:rsid w:val="001D4F34"/>
    <w:rsid w:val="001D6233"/>
    <w:rsid w:val="001D6C62"/>
    <w:rsid w:val="001D6F25"/>
    <w:rsid w:val="001D7D41"/>
    <w:rsid w:val="001E12B1"/>
    <w:rsid w:val="001E3221"/>
    <w:rsid w:val="001E3C19"/>
    <w:rsid w:val="001E3D04"/>
    <w:rsid w:val="001E41A5"/>
    <w:rsid w:val="001E53B3"/>
    <w:rsid w:val="001E625B"/>
    <w:rsid w:val="001E66CD"/>
    <w:rsid w:val="001E68E4"/>
    <w:rsid w:val="001E7871"/>
    <w:rsid w:val="001E7D68"/>
    <w:rsid w:val="001F2CC4"/>
    <w:rsid w:val="001F2EAA"/>
    <w:rsid w:val="001F3129"/>
    <w:rsid w:val="001F34A9"/>
    <w:rsid w:val="001F3ACD"/>
    <w:rsid w:val="001F51B4"/>
    <w:rsid w:val="001F7613"/>
    <w:rsid w:val="001F7CCD"/>
    <w:rsid w:val="0020283B"/>
    <w:rsid w:val="00202ABF"/>
    <w:rsid w:val="0020519A"/>
    <w:rsid w:val="00206043"/>
    <w:rsid w:val="002062D2"/>
    <w:rsid w:val="002062EA"/>
    <w:rsid w:val="0020645F"/>
    <w:rsid w:val="00211816"/>
    <w:rsid w:val="002143E0"/>
    <w:rsid w:val="002146CC"/>
    <w:rsid w:val="00214A72"/>
    <w:rsid w:val="00215633"/>
    <w:rsid w:val="00220EA8"/>
    <w:rsid w:val="00222F44"/>
    <w:rsid w:val="00223D65"/>
    <w:rsid w:val="00223DF3"/>
    <w:rsid w:val="00225734"/>
    <w:rsid w:val="00225EE1"/>
    <w:rsid w:val="002266FB"/>
    <w:rsid w:val="0023064E"/>
    <w:rsid w:val="00230918"/>
    <w:rsid w:val="002319D7"/>
    <w:rsid w:val="00235AFE"/>
    <w:rsid w:val="0023632B"/>
    <w:rsid w:val="00236C08"/>
    <w:rsid w:val="00240226"/>
    <w:rsid w:val="00241C16"/>
    <w:rsid w:val="002422AC"/>
    <w:rsid w:val="00242410"/>
    <w:rsid w:val="00243948"/>
    <w:rsid w:val="00244035"/>
    <w:rsid w:val="00244BA6"/>
    <w:rsid w:val="00245A26"/>
    <w:rsid w:val="00250285"/>
    <w:rsid w:val="00250DCF"/>
    <w:rsid w:val="00252736"/>
    <w:rsid w:val="002535AC"/>
    <w:rsid w:val="00253EA8"/>
    <w:rsid w:val="00254DBB"/>
    <w:rsid w:val="0025608E"/>
    <w:rsid w:val="002560BB"/>
    <w:rsid w:val="0025680F"/>
    <w:rsid w:val="00256E46"/>
    <w:rsid w:val="00261A1D"/>
    <w:rsid w:val="00263C12"/>
    <w:rsid w:val="002642F0"/>
    <w:rsid w:val="0026490C"/>
    <w:rsid w:val="002660EB"/>
    <w:rsid w:val="0026647C"/>
    <w:rsid w:val="002716A4"/>
    <w:rsid w:val="00273EDB"/>
    <w:rsid w:val="00274594"/>
    <w:rsid w:val="00274AF8"/>
    <w:rsid w:val="00276BE4"/>
    <w:rsid w:val="00277B2C"/>
    <w:rsid w:val="00277F68"/>
    <w:rsid w:val="002813F8"/>
    <w:rsid w:val="00283E98"/>
    <w:rsid w:val="00285BC9"/>
    <w:rsid w:val="00285F74"/>
    <w:rsid w:val="002860F7"/>
    <w:rsid w:val="00286DAD"/>
    <w:rsid w:val="00287C03"/>
    <w:rsid w:val="002909B7"/>
    <w:rsid w:val="00291852"/>
    <w:rsid w:val="00292C6C"/>
    <w:rsid w:val="00292DBF"/>
    <w:rsid w:val="00293DBC"/>
    <w:rsid w:val="002950FD"/>
    <w:rsid w:val="00296B75"/>
    <w:rsid w:val="002A1C21"/>
    <w:rsid w:val="002A1C28"/>
    <w:rsid w:val="002A3A43"/>
    <w:rsid w:val="002A40D2"/>
    <w:rsid w:val="002A53E0"/>
    <w:rsid w:val="002A63FC"/>
    <w:rsid w:val="002A674A"/>
    <w:rsid w:val="002A73E8"/>
    <w:rsid w:val="002B06D7"/>
    <w:rsid w:val="002B0A16"/>
    <w:rsid w:val="002B343E"/>
    <w:rsid w:val="002B4976"/>
    <w:rsid w:val="002B621C"/>
    <w:rsid w:val="002B6D9C"/>
    <w:rsid w:val="002C0FAD"/>
    <w:rsid w:val="002C1796"/>
    <w:rsid w:val="002C1AFD"/>
    <w:rsid w:val="002C3791"/>
    <w:rsid w:val="002C3EE7"/>
    <w:rsid w:val="002C40A0"/>
    <w:rsid w:val="002C4D7F"/>
    <w:rsid w:val="002C5C5A"/>
    <w:rsid w:val="002C789A"/>
    <w:rsid w:val="002D060A"/>
    <w:rsid w:val="002D0907"/>
    <w:rsid w:val="002D0C3C"/>
    <w:rsid w:val="002D15E6"/>
    <w:rsid w:val="002D30A3"/>
    <w:rsid w:val="002D5683"/>
    <w:rsid w:val="002D6B80"/>
    <w:rsid w:val="002E2F63"/>
    <w:rsid w:val="002E30FD"/>
    <w:rsid w:val="002E3532"/>
    <w:rsid w:val="002E643E"/>
    <w:rsid w:val="002E69AF"/>
    <w:rsid w:val="002E6EA5"/>
    <w:rsid w:val="002F01CA"/>
    <w:rsid w:val="002F0371"/>
    <w:rsid w:val="002F0735"/>
    <w:rsid w:val="002F0D34"/>
    <w:rsid w:val="002F0E2B"/>
    <w:rsid w:val="002F1F26"/>
    <w:rsid w:val="002F2B5F"/>
    <w:rsid w:val="002F2FAC"/>
    <w:rsid w:val="002F321D"/>
    <w:rsid w:val="002F4711"/>
    <w:rsid w:val="002F5644"/>
    <w:rsid w:val="002F68C6"/>
    <w:rsid w:val="002F6AE6"/>
    <w:rsid w:val="002F6F4B"/>
    <w:rsid w:val="00300586"/>
    <w:rsid w:val="0030069F"/>
    <w:rsid w:val="00301AA3"/>
    <w:rsid w:val="00301CCC"/>
    <w:rsid w:val="00302924"/>
    <w:rsid w:val="00302A67"/>
    <w:rsid w:val="00302F0F"/>
    <w:rsid w:val="003038C2"/>
    <w:rsid w:val="00304814"/>
    <w:rsid w:val="00304B26"/>
    <w:rsid w:val="00304B4A"/>
    <w:rsid w:val="00306222"/>
    <w:rsid w:val="0031405F"/>
    <w:rsid w:val="00314C44"/>
    <w:rsid w:val="003161B7"/>
    <w:rsid w:val="00320119"/>
    <w:rsid w:val="003229BC"/>
    <w:rsid w:val="00323378"/>
    <w:rsid w:val="00323490"/>
    <w:rsid w:val="00332570"/>
    <w:rsid w:val="00332873"/>
    <w:rsid w:val="00334373"/>
    <w:rsid w:val="003344A3"/>
    <w:rsid w:val="00334D86"/>
    <w:rsid w:val="00334E07"/>
    <w:rsid w:val="00335886"/>
    <w:rsid w:val="0034085F"/>
    <w:rsid w:val="00340C8C"/>
    <w:rsid w:val="0034125D"/>
    <w:rsid w:val="00341A07"/>
    <w:rsid w:val="00342EE4"/>
    <w:rsid w:val="003434B9"/>
    <w:rsid w:val="00344B58"/>
    <w:rsid w:val="003452E6"/>
    <w:rsid w:val="0034634F"/>
    <w:rsid w:val="003465AD"/>
    <w:rsid w:val="00346E58"/>
    <w:rsid w:val="00347AD2"/>
    <w:rsid w:val="003503C3"/>
    <w:rsid w:val="00351056"/>
    <w:rsid w:val="0035219B"/>
    <w:rsid w:val="00352B71"/>
    <w:rsid w:val="00352E66"/>
    <w:rsid w:val="0035302C"/>
    <w:rsid w:val="003546E5"/>
    <w:rsid w:val="00354ECF"/>
    <w:rsid w:val="003559BE"/>
    <w:rsid w:val="0035709D"/>
    <w:rsid w:val="00357EA0"/>
    <w:rsid w:val="0036165F"/>
    <w:rsid w:val="00361A10"/>
    <w:rsid w:val="00361A6C"/>
    <w:rsid w:val="00361CF5"/>
    <w:rsid w:val="00361E77"/>
    <w:rsid w:val="00363548"/>
    <w:rsid w:val="0036526F"/>
    <w:rsid w:val="003663A9"/>
    <w:rsid w:val="00370F5B"/>
    <w:rsid w:val="0037108A"/>
    <w:rsid w:val="003711A1"/>
    <w:rsid w:val="003757A5"/>
    <w:rsid w:val="003805FC"/>
    <w:rsid w:val="003807E1"/>
    <w:rsid w:val="00382FA3"/>
    <w:rsid w:val="003861EB"/>
    <w:rsid w:val="0039046C"/>
    <w:rsid w:val="00390E56"/>
    <w:rsid w:val="003946DC"/>
    <w:rsid w:val="0039489D"/>
    <w:rsid w:val="00394C76"/>
    <w:rsid w:val="00394F85"/>
    <w:rsid w:val="00395A55"/>
    <w:rsid w:val="0039676F"/>
    <w:rsid w:val="00397527"/>
    <w:rsid w:val="00397835"/>
    <w:rsid w:val="003A028D"/>
    <w:rsid w:val="003A0609"/>
    <w:rsid w:val="003A1C84"/>
    <w:rsid w:val="003A1E67"/>
    <w:rsid w:val="003A53E1"/>
    <w:rsid w:val="003A5ACB"/>
    <w:rsid w:val="003A5C40"/>
    <w:rsid w:val="003A5CEB"/>
    <w:rsid w:val="003A6E6E"/>
    <w:rsid w:val="003A762F"/>
    <w:rsid w:val="003A7DC2"/>
    <w:rsid w:val="003B02B9"/>
    <w:rsid w:val="003B1BF5"/>
    <w:rsid w:val="003B1E87"/>
    <w:rsid w:val="003B35D4"/>
    <w:rsid w:val="003B5D2F"/>
    <w:rsid w:val="003B7E06"/>
    <w:rsid w:val="003C010A"/>
    <w:rsid w:val="003C0831"/>
    <w:rsid w:val="003C2E49"/>
    <w:rsid w:val="003C398D"/>
    <w:rsid w:val="003C4319"/>
    <w:rsid w:val="003C514F"/>
    <w:rsid w:val="003C632E"/>
    <w:rsid w:val="003C6608"/>
    <w:rsid w:val="003C7EFD"/>
    <w:rsid w:val="003D0AD5"/>
    <w:rsid w:val="003D1551"/>
    <w:rsid w:val="003D1780"/>
    <w:rsid w:val="003D1E1E"/>
    <w:rsid w:val="003D3EFF"/>
    <w:rsid w:val="003D41B3"/>
    <w:rsid w:val="003D477F"/>
    <w:rsid w:val="003D589E"/>
    <w:rsid w:val="003D58D5"/>
    <w:rsid w:val="003D66B7"/>
    <w:rsid w:val="003E35C8"/>
    <w:rsid w:val="003E3804"/>
    <w:rsid w:val="003E40DC"/>
    <w:rsid w:val="003E4378"/>
    <w:rsid w:val="003E6C27"/>
    <w:rsid w:val="003E6EE7"/>
    <w:rsid w:val="003F0AAA"/>
    <w:rsid w:val="003F0FE5"/>
    <w:rsid w:val="003F1710"/>
    <w:rsid w:val="003F2406"/>
    <w:rsid w:val="003F270A"/>
    <w:rsid w:val="003F3280"/>
    <w:rsid w:val="003F4B49"/>
    <w:rsid w:val="003F5A12"/>
    <w:rsid w:val="003F71CE"/>
    <w:rsid w:val="00400E7D"/>
    <w:rsid w:val="004064C2"/>
    <w:rsid w:val="00406E1D"/>
    <w:rsid w:val="0040780E"/>
    <w:rsid w:val="00410517"/>
    <w:rsid w:val="00411835"/>
    <w:rsid w:val="0041242E"/>
    <w:rsid w:val="00413476"/>
    <w:rsid w:val="00414293"/>
    <w:rsid w:val="00417F01"/>
    <w:rsid w:val="004221F0"/>
    <w:rsid w:val="004229B7"/>
    <w:rsid w:val="004237F4"/>
    <w:rsid w:val="0042396C"/>
    <w:rsid w:val="004246CF"/>
    <w:rsid w:val="0042496A"/>
    <w:rsid w:val="00426C77"/>
    <w:rsid w:val="00426FF4"/>
    <w:rsid w:val="0043030D"/>
    <w:rsid w:val="004306DB"/>
    <w:rsid w:val="004329BD"/>
    <w:rsid w:val="00435A3A"/>
    <w:rsid w:val="0043670E"/>
    <w:rsid w:val="00437072"/>
    <w:rsid w:val="00437F1F"/>
    <w:rsid w:val="00443D5C"/>
    <w:rsid w:val="00446DD2"/>
    <w:rsid w:val="00450938"/>
    <w:rsid w:val="004521A4"/>
    <w:rsid w:val="00453683"/>
    <w:rsid w:val="004546EE"/>
    <w:rsid w:val="00455054"/>
    <w:rsid w:val="00455CEC"/>
    <w:rsid w:val="00455EF6"/>
    <w:rsid w:val="00456C73"/>
    <w:rsid w:val="00456C89"/>
    <w:rsid w:val="00456D21"/>
    <w:rsid w:val="004571D5"/>
    <w:rsid w:val="00457BF1"/>
    <w:rsid w:val="00461D82"/>
    <w:rsid w:val="004628B7"/>
    <w:rsid w:val="00463CCC"/>
    <w:rsid w:val="00463E79"/>
    <w:rsid w:val="004649C2"/>
    <w:rsid w:val="00465116"/>
    <w:rsid w:val="00467074"/>
    <w:rsid w:val="00471755"/>
    <w:rsid w:val="004742EF"/>
    <w:rsid w:val="004752DD"/>
    <w:rsid w:val="00477200"/>
    <w:rsid w:val="00480DDD"/>
    <w:rsid w:val="0048191F"/>
    <w:rsid w:val="004827F6"/>
    <w:rsid w:val="00482D3D"/>
    <w:rsid w:val="00483B00"/>
    <w:rsid w:val="00483EBE"/>
    <w:rsid w:val="004849FB"/>
    <w:rsid w:val="004858DB"/>
    <w:rsid w:val="00485998"/>
    <w:rsid w:val="00486E9B"/>
    <w:rsid w:val="004879FC"/>
    <w:rsid w:val="00490DAB"/>
    <w:rsid w:val="00493FEE"/>
    <w:rsid w:val="004950F3"/>
    <w:rsid w:val="00495A7C"/>
    <w:rsid w:val="004967AE"/>
    <w:rsid w:val="004A20D4"/>
    <w:rsid w:val="004A28EB"/>
    <w:rsid w:val="004A2D65"/>
    <w:rsid w:val="004A40AE"/>
    <w:rsid w:val="004A47B0"/>
    <w:rsid w:val="004A7511"/>
    <w:rsid w:val="004A7991"/>
    <w:rsid w:val="004B0049"/>
    <w:rsid w:val="004B0AFB"/>
    <w:rsid w:val="004B238C"/>
    <w:rsid w:val="004B26D4"/>
    <w:rsid w:val="004B2996"/>
    <w:rsid w:val="004B2E6E"/>
    <w:rsid w:val="004B2EE7"/>
    <w:rsid w:val="004B3F09"/>
    <w:rsid w:val="004B3FBC"/>
    <w:rsid w:val="004B571D"/>
    <w:rsid w:val="004B5F7D"/>
    <w:rsid w:val="004B6442"/>
    <w:rsid w:val="004B7666"/>
    <w:rsid w:val="004C0898"/>
    <w:rsid w:val="004C4B0E"/>
    <w:rsid w:val="004C4D24"/>
    <w:rsid w:val="004C5903"/>
    <w:rsid w:val="004D152B"/>
    <w:rsid w:val="004D194C"/>
    <w:rsid w:val="004D1F84"/>
    <w:rsid w:val="004D5390"/>
    <w:rsid w:val="004D6818"/>
    <w:rsid w:val="004D7C40"/>
    <w:rsid w:val="004E06C9"/>
    <w:rsid w:val="004E0A21"/>
    <w:rsid w:val="004E0BF9"/>
    <w:rsid w:val="004E1017"/>
    <w:rsid w:val="004E23F7"/>
    <w:rsid w:val="004E3164"/>
    <w:rsid w:val="004E3657"/>
    <w:rsid w:val="004E3B4C"/>
    <w:rsid w:val="004E433A"/>
    <w:rsid w:val="004E450E"/>
    <w:rsid w:val="004E6737"/>
    <w:rsid w:val="004E75E4"/>
    <w:rsid w:val="004F42ED"/>
    <w:rsid w:val="004F784D"/>
    <w:rsid w:val="005004AA"/>
    <w:rsid w:val="00500618"/>
    <w:rsid w:val="005028D7"/>
    <w:rsid w:val="00503A7D"/>
    <w:rsid w:val="005041FA"/>
    <w:rsid w:val="005109FD"/>
    <w:rsid w:val="00512B00"/>
    <w:rsid w:val="005144BF"/>
    <w:rsid w:val="00514D87"/>
    <w:rsid w:val="0051740B"/>
    <w:rsid w:val="00517509"/>
    <w:rsid w:val="00517945"/>
    <w:rsid w:val="00521285"/>
    <w:rsid w:val="0052177F"/>
    <w:rsid w:val="00521FCB"/>
    <w:rsid w:val="00522205"/>
    <w:rsid w:val="00524DD0"/>
    <w:rsid w:val="00524DE8"/>
    <w:rsid w:val="00530067"/>
    <w:rsid w:val="0053081C"/>
    <w:rsid w:val="00530E62"/>
    <w:rsid w:val="00534E15"/>
    <w:rsid w:val="0053569E"/>
    <w:rsid w:val="005368A5"/>
    <w:rsid w:val="00541332"/>
    <w:rsid w:val="0054311C"/>
    <w:rsid w:val="00543C36"/>
    <w:rsid w:val="00545DC2"/>
    <w:rsid w:val="00550580"/>
    <w:rsid w:val="005509E0"/>
    <w:rsid w:val="00552744"/>
    <w:rsid w:val="00552DE5"/>
    <w:rsid w:val="00556F85"/>
    <w:rsid w:val="0055775D"/>
    <w:rsid w:val="005619EA"/>
    <w:rsid w:val="00562631"/>
    <w:rsid w:val="0056276E"/>
    <w:rsid w:val="005636DE"/>
    <w:rsid w:val="005677B3"/>
    <w:rsid w:val="00570AB1"/>
    <w:rsid w:val="00572F32"/>
    <w:rsid w:val="00573938"/>
    <w:rsid w:val="00573A6F"/>
    <w:rsid w:val="00576594"/>
    <w:rsid w:val="005801B9"/>
    <w:rsid w:val="005813F9"/>
    <w:rsid w:val="00583E6E"/>
    <w:rsid w:val="005849C0"/>
    <w:rsid w:val="005852E1"/>
    <w:rsid w:val="00586F14"/>
    <w:rsid w:val="00587CCA"/>
    <w:rsid w:val="005910C7"/>
    <w:rsid w:val="00592423"/>
    <w:rsid w:val="005928C2"/>
    <w:rsid w:val="005933BB"/>
    <w:rsid w:val="00595601"/>
    <w:rsid w:val="0059689B"/>
    <w:rsid w:val="00596F3E"/>
    <w:rsid w:val="005A021F"/>
    <w:rsid w:val="005A02A7"/>
    <w:rsid w:val="005A1A6C"/>
    <w:rsid w:val="005A415F"/>
    <w:rsid w:val="005A41C8"/>
    <w:rsid w:val="005A43FA"/>
    <w:rsid w:val="005A54E3"/>
    <w:rsid w:val="005A72AB"/>
    <w:rsid w:val="005B110B"/>
    <w:rsid w:val="005B2280"/>
    <w:rsid w:val="005B26FB"/>
    <w:rsid w:val="005B5384"/>
    <w:rsid w:val="005B56B9"/>
    <w:rsid w:val="005B79D9"/>
    <w:rsid w:val="005C00B5"/>
    <w:rsid w:val="005C18C2"/>
    <w:rsid w:val="005C28EF"/>
    <w:rsid w:val="005C42AC"/>
    <w:rsid w:val="005C54B2"/>
    <w:rsid w:val="005C5814"/>
    <w:rsid w:val="005C6872"/>
    <w:rsid w:val="005C6891"/>
    <w:rsid w:val="005D23E6"/>
    <w:rsid w:val="005D29FE"/>
    <w:rsid w:val="005D31CB"/>
    <w:rsid w:val="005D32C3"/>
    <w:rsid w:val="005D3F57"/>
    <w:rsid w:val="005D58AC"/>
    <w:rsid w:val="005D59CB"/>
    <w:rsid w:val="005D6033"/>
    <w:rsid w:val="005D6267"/>
    <w:rsid w:val="005D6433"/>
    <w:rsid w:val="005D6586"/>
    <w:rsid w:val="005D7C53"/>
    <w:rsid w:val="005D7F10"/>
    <w:rsid w:val="005E3BA9"/>
    <w:rsid w:val="005E54D1"/>
    <w:rsid w:val="005E56D3"/>
    <w:rsid w:val="005E5B73"/>
    <w:rsid w:val="005E5FAF"/>
    <w:rsid w:val="005E6414"/>
    <w:rsid w:val="005E64AF"/>
    <w:rsid w:val="005E65AC"/>
    <w:rsid w:val="005E7427"/>
    <w:rsid w:val="005F1A05"/>
    <w:rsid w:val="005F1D36"/>
    <w:rsid w:val="005F32F7"/>
    <w:rsid w:val="005F3492"/>
    <w:rsid w:val="005F3969"/>
    <w:rsid w:val="005F3A21"/>
    <w:rsid w:val="005F5445"/>
    <w:rsid w:val="005F61D4"/>
    <w:rsid w:val="00600420"/>
    <w:rsid w:val="006006B3"/>
    <w:rsid w:val="00600E98"/>
    <w:rsid w:val="00600F49"/>
    <w:rsid w:val="006021E3"/>
    <w:rsid w:val="0060289D"/>
    <w:rsid w:val="006047C1"/>
    <w:rsid w:val="00605A1C"/>
    <w:rsid w:val="00606645"/>
    <w:rsid w:val="0060698E"/>
    <w:rsid w:val="00606B91"/>
    <w:rsid w:val="00611C0D"/>
    <w:rsid w:val="00611C28"/>
    <w:rsid w:val="006140A4"/>
    <w:rsid w:val="00614EAE"/>
    <w:rsid w:val="006161B8"/>
    <w:rsid w:val="00616500"/>
    <w:rsid w:val="006166F5"/>
    <w:rsid w:val="006200EB"/>
    <w:rsid w:val="006204F2"/>
    <w:rsid w:val="00620BFA"/>
    <w:rsid w:val="0062122A"/>
    <w:rsid w:val="00621305"/>
    <w:rsid w:val="00622328"/>
    <w:rsid w:val="00622D7C"/>
    <w:rsid w:val="00622DBD"/>
    <w:rsid w:val="00623277"/>
    <w:rsid w:val="0062328F"/>
    <w:rsid w:val="0062370C"/>
    <w:rsid w:val="006322BE"/>
    <w:rsid w:val="00636A1D"/>
    <w:rsid w:val="00640E9F"/>
    <w:rsid w:val="00644A4C"/>
    <w:rsid w:val="00644BB9"/>
    <w:rsid w:val="006454BC"/>
    <w:rsid w:val="00645689"/>
    <w:rsid w:val="00646171"/>
    <w:rsid w:val="00650477"/>
    <w:rsid w:val="00650F4C"/>
    <w:rsid w:val="006514AD"/>
    <w:rsid w:val="00654185"/>
    <w:rsid w:val="006553C7"/>
    <w:rsid w:val="00657402"/>
    <w:rsid w:val="00660CA0"/>
    <w:rsid w:val="00660CE3"/>
    <w:rsid w:val="00662C5F"/>
    <w:rsid w:val="0066368E"/>
    <w:rsid w:val="00663C27"/>
    <w:rsid w:val="00663E3F"/>
    <w:rsid w:val="006640A1"/>
    <w:rsid w:val="00664215"/>
    <w:rsid w:val="0066519B"/>
    <w:rsid w:val="00667147"/>
    <w:rsid w:val="006672AC"/>
    <w:rsid w:val="00667A12"/>
    <w:rsid w:val="0067173B"/>
    <w:rsid w:val="00674F78"/>
    <w:rsid w:val="00675A18"/>
    <w:rsid w:val="00675E4C"/>
    <w:rsid w:val="00676A76"/>
    <w:rsid w:val="00680065"/>
    <w:rsid w:val="006800CE"/>
    <w:rsid w:val="006801BB"/>
    <w:rsid w:val="00681F1F"/>
    <w:rsid w:val="00682100"/>
    <w:rsid w:val="0068287C"/>
    <w:rsid w:val="006828CD"/>
    <w:rsid w:val="00682ADB"/>
    <w:rsid w:val="006836C6"/>
    <w:rsid w:val="00684006"/>
    <w:rsid w:val="0068418B"/>
    <w:rsid w:val="00684B34"/>
    <w:rsid w:val="00684BDB"/>
    <w:rsid w:val="006853A9"/>
    <w:rsid w:val="00686C1D"/>
    <w:rsid w:val="00690A3D"/>
    <w:rsid w:val="00691B45"/>
    <w:rsid w:val="006935B1"/>
    <w:rsid w:val="00693A6E"/>
    <w:rsid w:val="00693AB3"/>
    <w:rsid w:val="006965A0"/>
    <w:rsid w:val="006A078C"/>
    <w:rsid w:val="006A1728"/>
    <w:rsid w:val="006A196D"/>
    <w:rsid w:val="006A304F"/>
    <w:rsid w:val="006A35E7"/>
    <w:rsid w:val="006A3791"/>
    <w:rsid w:val="006A4B1E"/>
    <w:rsid w:val="006A6AE2"/>
    <w:rsid w:val="006B0C26"/>
    <w:rsid w:val="006B353F"/>
    <w:rsid w:val="006B4529"/>
    <w:rsid w:val="006B51BD"/>
    <w:rsid w:val="006B65F6"/>
    <w:rsid w:val="006C3314"/>
    <w:rsid w:val="006C4324"/>
    <w:rsid w:val="006C4FFD"/>
    <w:rsid w:val="006C5CA6"/>
    <w:rsid w:val="006C5EE4"/>
    <w:rsid w:val="006C5FD1"/>
    <w:rsid w:val="006C6D2C"/>
    <w:rsid w:val="006C75EB"/>
    <w:rsid w:val="006C7B96"/>
    <w:rsid w:val="006D0079"/>
    <w:rsid w:val="006D03C3"/>
    <w:rsid w:val="006D0FCC"/>
    <w:rsid w:val="006D2B26"/>
    <w:rsid w:val="006D395B"/>
    <w:rsid w:val="006D4CDA"/>
    <w:rsid w:val="006D55E6"/>
    <w:rsid w:val="006D7036"/>
    <w:rsid w:val="006E0540"/>
    <w:rsid w:val="006E21B8"/>
    <w:rsid w:val="006E30E4"/>
    <w:rsid w:val="006E3B2F"/>
    <w:rsid w:val="006E4FE7"/>
    <w:rsid w:val="006E5349"/>
    <w:rsid w:val="006E74EE"/>
    <w:rsid w:val="006E7EDF"/>
    <w:rsid w:val="006F120E"/>
    <w:rsid w:val="006F127B"/>
    <w:rsid w:val="006F33A5"/>
    <w:rsid w:val="006F53D7"/>
    <w:rsid w:val="006F55EF"/>
    <w:rsid w:val="006F5927"/>
    <w:rsid w:val="00700A3C"/>
    <w:rsid w:val="00702371"/>
    <w:rsid w:val="007042E8"/>
    <w:rsid w:val="00704621"/>
    <w:rsid w:val="007057A8"/>
    <w:rsid w:val="00710CD5"/>
    <w:rsid w:val="00712F0B"/>
    <w:rsid w:val="00715987"/>
    <w:rsid w:val="00716E40"/>
    <w:rsid w:val="0071793E"/>
    <w:rsid w:val="00722E94"/>
    <w:rsid w:val="0072486A"/>
    <w:rsid w:val="007251DB"/>
    <w:rsid w:val="007252E6"/>
    <w:rsid w:val="00727407"/>
    <w:rsid w:val="00727C0F"/>
    <w:rsid w:val="00730ECD"/>
    <w:rsid w:val="00733426"/>
    <w:rsid w:val="00733F93"/>
    <w:rsid w:val="00735529"/>
    <w:rsid w:val="00735C03"/>
    <w:rsid w:val="00737C72"/>
    <w:rsid w:val="00741647"/>
    <w:rsid w:val="00741688"/>
    <w:rsid w:val="00742490"/>
    <w:rsid w:val="0074328D"/>
    <w:rsid w:val="00743C92"/>
    <w:rsid w:val="0074478E"/>
    <w:rsid w:val="007447DC"/>
    <w:rsid w:val="0074489F"/>
    <w:rsid w:val="00744FFA"/>
    <w:rsid w:val="0074637B"/>
    <w:rsid w:val="0074674C"/>
    <w:rsid w:val="00747ACD"/>
    <w:rsid w:val="00750538"/>
    <w:rsid w:val="00750D36"/>
    <w:rsid w:val="007511D2"/>
    <w:rsid w:val="00751B9C"/>
    <w:rsid w:val="0075234C"/>
    <w:rsid w:val="00752FC5"/>
    <w:rsid w:val="00753DF2"/>
    <w:rsid w:val="007541A2"/>
    <w:rsid w:val="00754970"/>
    <w:rsid w:val="0075648E"/>
    <w:rsid w:val="00757498"/>
    <w:rsid w:val="00761AC5"/>
    <w:rsid w:val="00763DAA"/>
    <w:rsid w:val="0076407C"/>
    <w:rsid w:val="00764600"/>
    <w:rsid w:val="00766AFD"/>
    <w:rsid w:val="0077093C"/>
    <w:rsid w:val="00770AC3"/>
    <w:rsid w:val="00770CA0"/>
    <w:rsid w:val="00772EF4"/>
    <w:rsid w:val="00773176"/>
    <w:rsid w:val="00773EBB"/>
    <w:rsid w:val="007741EF"/>
    <w:rsid w:val="007757AE"/>
    <w:rsid w:val="00775E7B"/>
    <w:rsid w:val="0077736C"/>
    <w:rsid w:val="0077771A"/>
    <w:rsid w:val="0078108A"/>
    <w:rsid w:val="007833F3"/>
    <w:rsid w:val="007858A2"/>
    <w:rsid w:val="00785A72"/>
    <w:rsid w:val="00787546"/>
    <w:rsid w:val="0079184D"/>
    <w:rsid w:val="00791A18"/>
    <w:rsid w:val="0079297B"/>
    <w:rsid w:val="00792DE5"/>
    <w:rsid w:val="0079398C"/>
    <w:rsid w:val="00793E4D"/>
    <w:rsid w:val="00795FC7"/>
    <w:rsid w:val="00796B80"/>
    <w:rsid w:val="00797E42"/>
    <w:rsid w:val="007A02F7"/>
    <w:rsid w:val="007A0F57"/>
    <w:rsid w:val="007A19BB"/>
    <w:rsid w:val="007A1D2B"/>
    <w:rsid w:val="007A1FF7"/>
    <w:rsid w:val="007A200A"/>
    <w:rsid w:val="007A209F"/>
    <w:rsid w:val="007A4913"/>
    <w:rsid w:val="007B04D1"/>
    <w:rsid w:val="007B1888"/>
    <w:rsid w:val="007B26CF"/>
    <w:rsid w:val="007B4205"/>
    <w:rsid w:val="007B4494"/>
    <w:rsid w:val="007B555A"/>
    <w:rsid w:val="007B7280"/>
    <w:rsid w:val="007B78C1"/>
    <w:rsid w:val="007C030C"/>
    <w:rsid w:val="007C2E12"/>
    <w:rsid w:val="007C3D5B"/>
    <w:rsid w:val="007C4724"/>
    <w:rsid w:val="007C55C4"/>
    <w:rsid w:val="007C57B1"/>
    <w:rsid w:val="007C5C3A"/>
    <w:rsid w:val="007C6D43"/>
    <w:rsid w:val="007C740D"/>
    <w:rsid w:val="007C7C4F"/>
    <w:rsid w:val="007C7EDB"/>
    <w:rsid w:val="007D3126"/>
    <w:rsid w:val="007D3775"/>
    <w:rsid w:val="007D4506"/>
    <w:rsid w:val="007D4980"/>
    <w:rsid w:val="007D6736"/>
    <w:rsid w:val="007D6970"/>
    <w:rsid w:val="007D7442"/>
    <w:rsid w:val="007E115D"/>
    <w:rsid w:val="007E1A36"/>
    <w:rsid w:val="007E1A3B"/>
    <w:rsid w:val="007E2E0C"/>
    <w:rsid w:val="007E4A78"/>
    <w:rsid w:val="007E64DC"/>
    <w:rsid w:val="007E6E38"/>
    <w:rsid w:val="007E752C"/>
    <w:rsid w:val="007E7C67"/>
    <w:rsid w:val="007F22A2"/>
    <w:rsid w:val="007F3F1C"/>
    <w:rsid w:val="007F772F"/>
    <w:rsid w:val="00803302"/>
    <w:rsid w:val="00803867"/>
    <w:rsid w:val="00807138"/>
    <w:rsid w:val="008114D2"/>
    <w:rsid w:val="008144C4"/>
    <w:rsid w:val="0081486C"/>
    <w:rsid w:val="00814D75"/>
    <w:rsid w:val="008163C2"/>
    <w:rsid w:val="00816D96"/>
    <w:rsid w:val="00821412"/>
    <w:rsid w:val="008219C3"/>
    <w:rsid w:val="008237CD"/>
    <w:rsid w:val="008239E1"/>
    <w:rsid w:val="0082423A"/>
    <w:rsid w:val="008243A8"/>
    <w:rsid w:val="00826C15"/>
    <w:rsid w:val="00832AD5"/>
    <w:rsid w:val="00834679"/>
    <w:rsid w:val="008346FB"/>
    <w:rsid w:val="008356A1"/>
    <w:rsid w:val="00835F44"/>
    <w:rsid w:val="008360EB"/>
    <w:rsid w:val="00836334"/>
    <w:rsid w:val="00836435"/>
    <w:rsid w:val="00836F18"/>
    <w:rsid w:val="0083714D"/>
    <w:rsid w:val="008373A2"/>
    <w:rsid w:val="00837811"/>
    <w:rsid w:val="00837B2A"/>
    <w:rsid w:val="00837FC8"/>
    <w:rsid w:val="008420A0"/>
    <w:rsid w:val="008426FE"/>
    <w:rsid w:val="00843071"/>
    <w:rsid w:val="0084352E"/>
    <w:rsid w:val="008445E2"/>
    <w:rsid w:val="00845AC2"/>
    <w:rsid w:val="0084611F"/>
    <w:rsid w:val="0085015D"/>
    <w:rsid w:val="00850215"/>
    <w:rsid w:val="00850D97"/>
    <w:rsid w:val="00851E03"/>
    <w:rsid w:val="008576A2"/>
    <w:rsid w:val="00861755"/>
    <w:rsid w:val="008620D5"/>
    <w:rsid w:val="00864135"/>
    <w:rsid w:val="008643D7"/>
    <w:rsid w:val="008646B2"/>
    <w:rsid w:val="00864996"/>
    <w:rsid w:val="00864CD3"/>
    <w:rsid w:val="008654FF"/>
    <w:rsid w:val="00865DE4"/>
    <w:rsid w:val="00866B37"/>
    <w:rsid w:val="00871F22"/>
    <w:rsid w:val="008720EB"/>
    <w:rsid w:val="00872D50"/>
    <w:rsid w:val="0087424A"/>
    <w:rsid w:val="008742BE"/>
    <w:rsid w:val="00874710"/>
    <w:rsid w:val="008749BE"/>
    <w:rsid w:val="00875CB0"/>
    <w:rsid w:val="00880610"/>
    <w:rsid w:val="0088140E"/>
    <w:rsid w:val="00881413"/>
    <w:rsid w:val="00882BCF"/>
    <w:rsid w:val="008835AC"/>
    <w:rsid w:val="00883BB0"/>
    <w:rsid w:val="00885049"/>
    <w:rsid w:val="00891227"/>
    <w:rsid w:val="00891E4D"/>
    <w:rsid w:val="00892881"/>
    <w:rsid w:val="00895204"/>
    <w:rsid w:val="008961F3"/>
    <w:rsid w:val="0089792C"/>
    <w:rsid w:val="008A01D4"/>
    <w:rsid w:val="008A040B"/>
    <w:rsid w:val="008A0E90"/>
    <w:rsid w:val="008A1D69"/>
    <w:rsid w:val="008A2B0B"/>
    <w:rsid w:val="008A3313"/>
    <w:rsid w:val="008A3B63"/>
    <w:rsid w:val="008A4126"/>
    <w:rsid w:val="008A4D8A"/>
    <w:rsid w:val="008A56FA"/>
    <w:rsid w:val="008A6048"/>
    <w:rsid w:val="008A6957"/>
    <w:rsid w:val="008B084E"/>
    <w:rsid w:val="008B0D9A"/>
    <w:rsid w:val="008B13D9"/>
    <w:rsid w:val="008B15A5"/>
    <w:rsid w:val="008B5385"/>
    <w:rsid w:val="008C1526"/>
    <w:rsid w:val="008C2840"/>
    <w:rsid w:val="008C2B09"/>
    <w:rsid w:val="008C4AD0"/>
    <w:rsid w:val="008C525F"/>
    <w:rsid w:val="008C5799"/>
    <w:rsid w:val="008C7CF7"/>
    <w:rsid w:val="008D181E"/>
    <w:rsid w:val="008D26BC"/>
    <w:rsid w:val="008D30E8"/>
    <w:rsid w:val="008D33DD"/>
    <w:rsid w:val="008D36DD"/>
    <w:rsid w:val="008D3A75"/>
    <w:rsid w:val="008D4B1A"/>
    <w:rsid w:val="008D55FE"/>
    <w:rsid w:val="008D5D86"/>
    <w:rsid w:val="008D632F"/>
    <w:rsid w:val="008D6B86"/>
    <w:rsid w:val="008D6D63"/>
    <w:rsid w:val="008D7098"/>
    <w:rsid w:val="008D70BC"/>
    <w:rsid w:val="008D7A08"/>
    <w:rsid w:val="008E1C63"/>
    <w:rsid w:val="008E41AF"/>
    <w:rsid w:val="008E583D"/>
    <w:rsid w:val="008E5DA8"/>
    <w:rsid w:val="008F0DB8"/>
    <w:rsid w:val="008F1828"/>
    <w:rsid w:val="008F25DA"/>
    <w:rsid w:val="008F2E08"/>
    <w:rsid w:val="008F2FA4"/>
    <w:rsid w:val="008F301E"/>
    <w:rsid w:val="008F410D"/>
    <w:rsid w:val="008F4F09"/>
    <w:rsid w:val="008F5A50"/>
    <w:rsid w:val="008F631A"/>
    <w:rsid w:val="008F6F4D"/>
    <w:rsid w:val="008F7C7E"/>
    <w:rsid w:val="00901205"/>
    <w:rsid w:val="00902285"/>
    <w:rsid w:val="009044E7"/>
    <w:rsid w:val="0090462C"/>
    <w:rsid w:val="00905C1E"/>
    <w:rsid w:val="00906118"/>
    <w:rsid w:val="0090628B"/>
    <w:rsid w:val="009102EB"/>
    <w:rsid w:val="009108EC"/>
    <w:rsid w:val="00910980"/>
    <w:rsid w:val="0091311D"/>
    <w:rsid w:val="009134BF"/>
    <w:rsid w:val="00913954"/>
    <w:rsid w:val="009153FD"/>
    <w:rsid w:val="009157CF"/>
    <w:rsid w:val="009164AB"/>
    <w:rsid w:val="009172C6"/>
    <w:rsid w:val="00920C46"/>
    <w:rsid w:val="00920CF8"/>
    <w:rsid w:val="00921CB7"/>
    <w:rsid w:val="00921D61"/>
    <w:rsid w:val="009240D4"/>
    <w:rsid w:val="00924367"/>
    <w:rsid w:val="00924657"/>
    <w:rsid w:val="00926D76"/>
    <w:rsid w:val="00927C34"/>
    <w:rsid w:val="00927E89"/>
    <w:rsid w:val="00932136"/>
    <w:rsid w:val="00932B49"/>
    <w:rsid w:val="00935BD2"/>
    <w:rsid w:val="009403D0"/>
    <w:rsid w:val="00943C18"/>
    <w:rsid w:val="009446BD"/>
    <w:rsid w:val="00944ABB"/>
    <w:rsid w:val="009470B2"/>
    <w:rsid w:val="009478CB"/>
    <w:rsid w:val="00947CEA"/>
    <w:rsid w:val="00950E36"/>
    <w:rsid w:val="009520F2"/>
    <w:rsid w:val="0095238B"/>
    <w:rsid w:val="00952912"/>
    <w:rsid w:val="00955CDF"/>
    <w:rsid w:val="00957B9F"/>
    <w:rsid w:val="009607DB"/>
    <w:rsid w:val="0096111F"/>
    <w:rsid w:val="009612A1"/>
    <w:rsid w:val="00963B1C"/>
    <w:rsid w:val="00963F0F"/>
    <w:rsid w:val="009640E7"/>
    <w:rsid w:val="00971373"/>
    <w:rsid w:val="009715C9"/>
    <w:rsid w:val="009719D3"/>
    <w:rsid w:val="00974FE6"/>
    <w:rsid w:val="00975137"/>
    <w:rsid w:val="00977127"/>
    <w:rsid w:val="009823A8"/>
    <w:rsid w:val="00982BD6"/>
    <w:rsid w:val="0098301E"/>
    <w:rsid w:val="0098767F"/>
    <w:rsid w:val="00987F23"/>
    <w:rsid w:val="00990696"/>
    <w:rsid w:val="00990F99"/>
    <w:rsid w:val="00991D62"/>
    <w:rsid w:val="00992C22"/>
    <w:rsid w:val="00993E90"/>
    <w:rsid w:val="00994C42"/>
    <w:rsid w:val="00995562"/>
    <w:rsid w:val="009958D3"/>
    <w:rsid w:val="009958ED"/>
    <w:rsid w:val="0099720B"/>
    <w:rsid w:val="009978D8"/>
    <w:rsid w:val="009A1218"/>
    <w:rsid w:val="009A1424"/>
    <w:rsid w:val="009A1614"/>
    <w:rsid w:val="009A18D7"/>
    <w:rsid w:val="009A29C3"/>
    <w:rsid w:val="009A6CB0"/>
    <w:rsid w:val="009A6DB7"/>
    <w:rsid w:val="009B228B"/>
    <w:rsid w:val="009B2CA5"/>
    <w:rsid w:val="009B3F9F"/>
    <w:rsid w:val="009B6330"/>
    <w:rsid w:val="009C0755"/>
    <w:rsid w:val="009C1313"/>
    <w:rsid w:val="009C14F6"/>
    <w:rsid w:val="009C1666"/>
    <w:rsid w:val="009C34F6"/>
    <w:rsid w:val="009C37EA"/>
    <w:rsid w:val="009C38B3"/>
    <w:rsid w:val="009C45DD"/>
    <w:rsid w:val="009C50F8"/>
    <w:rsid w:val="009C52F7"/>
    <w:rsid w:val="009C78F1"/>
    <w:rsid w:val="009C7CD7"/>
    <w:rsid w:val="009D0504"/>
    <w:rsid w:val="009D22FC"/>
    <w:rsid w:val="009D24BB"/>
    <w:rsid w:val="009D5161"/>
    <w:rsid w:val="009D55CE"/>
    <w:rsid w:val="009D5821"/>
    <w:rsid w:val="009D6B3C"/>
    <w:rsid w:val="009D75F6"/>
    <w:rsid w:val="009E03A5"/>
    <w:rsid w:val="009E1B9C"/>
    <w:rsid w:val="009E2AC9"/>
    <w:rsid w:val="009E31C2"/>
    <w:rsid w:val="009E3573"/>
    <w:rsid w:val="009E3CE3"/>
    <w:rsid w:val="009E469C"/>
    <w:rsid w:val="009E5FB4"/>
    <w:rsid w:val="009E6806"/>
    <w:rsid w:val="009E68D9"/>
    <w:rsid w:val="009E7602"/>
    <w:rsid w:val="009F0B4A"/>
    <w:rsid w:val="009F1225"/>
    <w:rsid w:val="009F1909"/>
    <w:rsid w:val="009F1CD1"/>
    <w:rsid w:val="009F237C"/>
    <w:rsid w:val="00A01DE3"/>
    <w:rsid w:val="00A04EB5"/>
    <w:rsid w:val="00A05A6A"/>
    <w:rsid w:val="00A05AF3"/>
    <w:rsid w:val="00A068A6"/>
    <w:rsid w:val="00A06C61"/>
    <w:rsid w:val="00A06FC5"/>
    <w:rsid w:val="00A12617"/>
    <w:rsid w:val="00A13086"/>
    <w:rsid w:val="00A134C2"/>
    <w:rsid w:val="00A138D3"/>
    <w:rsid w:val="00A13AF9"/>
    <w:rsid w:val="00A159D8"/>
    <w:rsid w:val="00A16EB8"/>
    <w:rsid w:val="00A17213"/>
    <w:rsid w:val="00A201EF"/>
    <w:rsid w:val="00A22101"/>
    <w:rsid w:val="00A239F7"/>
    <w:rsid w:val="00A23FDE"/>
    <w:rsid w:val="00A2553F"/>
    <w:rsid w:val="00A255C6"/>
    <w:rsid w:val="00A26425"/>
    <w:rsid w:val="00A301BD"/>
    <w:rsid w:val="00A30907"/>
    <w:rsid w:val="00A32B00"/>
    <w:rsid w:val="00A34B8A"/>
    <w:rsid w:val="00A35A64"/>
    <w:rsid w:val="00A36510"/>
    <w:rsid w:val="00A36C1C"/>
    <w:rsid w:val="00A406C6"/>
    <w:rsid w:val="00A40B1D"/>
    <w:rsid w:val="00A40DAB"/>
    <w:rsid w:val="00A413DC"/>
    <w:rsid w:val="00A417E8"/>
    <w:rsid w:val="00A42EAB"/>
    <w:rsid w:val="00A44B0E"/>
    <w:rsid w:val="00A4545C"/>
    <w:rsid w:val="00A457BB"/>
    <w:rsid w:val="00A46B2E"/>
    <w:rsid w:val="00A46E56"/>
    <w:rsid w:val="00A511FC"/>
    <w:rsid w:val="00A51F46"/>
    <w:rsid w:val="00A54BAB"/>
    <w:rsid w:val="00A560A1"/>
    <w:rsid w:val="00A561F6"/>
    <w:rsid w:val="00A56F56"/>
    <w:rsid w:val="00A57AD1"/>
    <w:rsid w:val="00A61624"/>
    <w:rsid w:val="00A6291C"/>
    <w:rsid w:val="00A62CA2"/>
    <w:rsid w:val="00A63216"/>
    <w:rsid w:val="00A65076"/>
    <w:rsid w:val="00A6573E"/>
    <w:rsid w:val="00A67ED9"/>
    <w:rsid w:val="00A70048"/>
    <w:rsid w:val="00A70DD2"/>
    <w:rsid w:val="00A73BAB"/>
    <w:rsid w:val="00A746D5"/>
    <w:rsid w:val="00A758D6"/>
    <w:rsid w:val="00A7651E"/>
    <w:rsid w:val="00A77380"/>
    <w:rsid w:val="00A8151D"/>
    <w:rsid w:val="00A8175C"/>
    <w:rsid w:val="00A83877"/>
    <w:rsid w:val="00A83B43"/>
    <w:rsid w:val="00A84373"/>
    <w:rsid w:val="00A84622"/>
    <w:rsid w:val="00A86501"/>
    <w:rsid w:val="00A90720"/>
    <w:rsid w:val="00A91715"/>
    <w:rsid w:val="00A9331A"/>
    <w:rsid w:val="00A93B97"/>
    <w:rsid w:val="00A95073"/>
    <w:rsid w:val="00A95A51"/>
    <w:rsid w:val="00A95AE6"/>
    <w:rsid w:val="00A95EFF"/>
    <w:rsid w:val="00A96EB2"/>
    <w:rsid w:val="00A96FA3"/>
    <w:rsid w:val="00A97491"/>
    <w:rsid w:val="00A97671"/>
    <w:rsid w:val="00A97993"/>
    <w:rsid w:val="00AA0405"/>
    <w:rsid w:val="00AA12C9"/>
    <w:rsid w:val="00AA3951"/>
    <w:rsid w:val="00AA3AB9"/>
    <w:rsid w:val="00AB0A15"/>
    <w:rsid w:val="00AB22A3"/>
    <w:rsid w:val="00AB2E55"/>
    <w:rsid w:val="00AB35CD"/>
    <w:rsid w:val="00AB4942"/>
    <w:rsid w:val="00AB4D1B"/>
    <w:rsid w:val="00AB511F"/>
    <w:rsid w:val="00AC2C58"/>
    <w:rsid w:val="00AC6573"/>
    <w:rsid w:val="00AC7DC4"/>
    <w:rsid w:val="00AD1510"/>
    <w:rsid w:val="00AD292E"/>
    <w:rsid w:val="00AD49A8"/>
    <w:rsid w:val="00AD5339"/>
    <w:rsid w:val="00AD583D"/>
    <w:rsid w:val="00AD7199"/>
    <w:rsid w:val="00AE1440"/>
    <w:rsid w:val="00AE7CD7"/>
    <w:rsid w:val="00AF1C04"/>
    <w:rsid w:val="00AF2726"/>
    <w:rsid w:val="00AF559A"/>
    <w:rsid w:val="00B014EA"/>
    <w:rsid w:val="00B062E4"/>
    <w:rsid w:val="00B0642F"/>
    <w:rsid w:val="00B067F2"/>
    <w:rsid w:val="00B11670"/>
    <w:rsid w:val="00B11979"/>
    <w:rsid w:val="00B12A89"/>
    <w:rsid w:val="00B12D42"/>
    <w:rsid w:val="00B13A65"/>
    <w:rsid w:val="00B15466"/>
    <w:rsid w:val="00B1547D"/>
    <w:rsid w:val="00B15B19"/>
    <w:rsid w:val="00B17BF6"/>
    <w:rsid w:val="00B2088D"/>
    <w:rsid w:val="00B21896"/>
    <w:rsid w:val="00B2246D"/>
    <w:rsid w:val="00B23FBE"/>
    <w:rsid w:val="00B24522"/>
    <w:rsid w:val="00B265D7"/>
    <w:rsid w:val="00B2789B"/>
    <w:rsid w:val="00B310EF"/>
    <w:rsid w:val="00B35E46"/>
    <w:rsid w:val="00B360DA"/>
    <w:rsid w:val="00B3743D"/>
    <w:rsid w:val="00B37E0D"/>
    <w:rsid w:val="00B40F48"/>
    <w:rsid w:val="00B423E6"/>
    <w:rsid w:val="00B427A4"/>
    <w:rsid w:val="00B4299B"/>
    <w:rsid w:val="00B42B81"/>
    <w:rsid w:val="00B43070"/>
    <w:rsid w:val="00B431A6"/>
    <w:rsid w:val="00B43D66"/>
    <w:rsid w:val="00B465A9"/>
    <w:rsid w:val="00B469B2"/>
    <w:rsid w:val="00B46CE1"/>
    <w:rsid w:val="00B47A0F"/>
    <w:rsid w:val="00B47B7E"/>
    <w:rsid w:val="00B56D6D"/>
    <w:rsid w:val="00B57E72"/>
    <w:rsid w:val="00B61C9C"/>
    <w:rsid w:val="00B62A8B"/>
    <w:rsid w:val="00B62D98"/>
    <w:rsid w:val="00B63C53"/>
    <w:rsid w:val="00B63E49"/>
    <w:rsid w:val="00B654A9"/>
    <w:rsid w:val="00B660BD"/>
    <w:rsid w:val="00B66B49"/>
    <w:rsid w:val="00B66F43"/>
    <w:rsid w:val="00B670B0"/>
    <w:rsid w:val="00B67B1B"/>
    <w:rsid w:val="00B67E85"/>
    <w:rsid w:val="00B70CC1"/>
    <w:rsid w:val="00B75F73"/>
    <w:rsid w:val="00B764FD"/>
    <w:rsid w:val="00B814C2"/>
    <w:rsid w:val="00B833A1"/>
    <w:rsid w:val="00B84306"/>
    <w:rsid w:val="00B843D5"/>
    <w:rsid w:val="00B8621D"/>
    <w:rsid w:val="00B87B0C"/>
    <w:rsid w:val="00B907E9"/>
    <w:rsid w:val="00B931C8"/>
    <w:rsid w:val="00B9613D"/>
    <w:rsid w:val="00B96410"/>
    <w:rsid w:val="00B977E8"/>
    <w:rsid w:val="00B97E11"/>
    <w:rsid w:val="00BA0E53"/>
    <w:rsid w:val="00BA1AA8"/>
    <w:rsid w:val="00BA1F44"/>
    <w:rsid w:val="00BA3EFF"/>
    <w:rsid w:val="00BA60A5"/>
    <w:rsid w:val="00BA66CC"/>
    <w:rsid w:val="00BA696E"/>
    <w:rsid w:val="00BB06E9"/>
    <w:rsid w:val="00BB11E9"/>
    <w:rsid w:val="00BB11EB"/>
    <w:rsid w:val="00BB25BF"/>
    <w:rsid w:val="00BB2979"/>
    <w:rsid w:val="00BB2BED"/>
    <w:rsid w:val="00BC3742"/>
    <w:rsid w:val="00BC39D4"/>
    <w:rsid w:val="00BC5003"/>
    <w:rsid w:val="00BD1247"/>
    <w:rsid w:val="00BD168D"/>
    <w:rsid w:val="00BD16EC"/>
    <w:rsid w:val="00BD176C"/>
    <w:rsid w:val="00BD5CE7"/>
    <w:rsid w:val="00BD637C"/>
    <w:rsid w:val="00BD7B27"/>
    <w:rsid w:val="00BE0EF0"/>
    <w:rsid w:val="00BE178B"/>
    <w:rsid w:val="00BE1EEC"/>
    <w:rsid w:val="00BE3341"/>
    <w:rsid w:val="00BE4D9F"/>
    <w:rsid w:val="00BE5888"/>
    <w:rsid w:val="00BE5B27"/>
    <w:rsid w:val="00BE7021"/>
    <w:rsid w:val="00BF17AF"/>
    <w:rsid w:val="00BF1D37"/>
    <w:rsid w:val="00BF2E8B"/>
    <w:rsid w:val="00BF641B"/>
    <w:rsid w:val="00BF6C9D"/>
    <w:rsid w:val="00BF7AD2"/>
    <w:rsid w:val="00C0063A"/>
    <w:rsid w:val="00C00DF1"/>
    <w:rsid w:val="00C03118"/>
    <w:rsid w:val="00C04D6D"/>
    <w:rsid w:val="00C0577A"/>
    <w:rsid w:val="00C12289"/>
    <w:rsid w:val="00C1270D"/>
    <w:rsid w:val="00C12726"/>
    <w:rsid w:val="00C13993"/>
    <w:rsid w:val="00C1402F"/>
    <w:rsid w:val="00C14762"/>
    <w:rsid w:val="00C16A5D"/>
    <w:rsid w:val="00C1796B"/>
    <w:rsid w:val="00C21EA3"/>
    <w:rsid w:val="00C2252F"/>
    <w:rsid w:val="00C22C59"/>
    <w:rsid w:val="00C2343F"/>
    <w:rsid w:val="00C26B6B"/>
    <w:rsid w:val="00C27113"/>
    <w:rsid w:val="00C278F3"/>
    <w:rsid w:val="00C30282"/>
    <w:rsid w:val="00C30B67"/>
    <w:rsid w:val="00C329B2"/>
    <w:rsid w:val="00C32B34"/>
    <w:rsid w:val="00C3371C"/>
    <w:rsid w:val="00C365EB"/>
    <w:rsid w:val="00C36716"/>
    <w:rsid w:val="00C40E79"/>
    <w:rsid w:val="00C415CE"/>
    <w:rsid w:val="00C441BD"/>
    <w:rsid w:val="00C44468"/>
    <w:rsid w:val="00C50D81"/>
    <w:rsid w:val="00C63653"/>
    <w:rsid w:val="00C63872"/>
    <w:rsid w:val="00C64178"/>
    <w:rsid w:val="00C66430"/>
    <w:rsid w:val="00C66DC1"/>
    <w:rsid w:val="00C675ED"/>
    <w:rsid w:val="00C70786"/>
    <w:rsid w:val="00C7482E"/>
    <w:rsid w:val="00C750AC"/>
    <w:rsid w:val="00C75801"/>
    <w:rsid w:val="00C80566"/>
    <w:rsid w:val="00C80D5D"/>
    <w:rsid w:val="00C84962"/>
    <w:rsid w:val="00C84BFC"/>
    <w:rsid w:val="00C8652E"/>
    <w:rsid w:val="00C87CBF"/>
    <w:rsid w:val="00C90BA0"/>
    <w:rsid w:val="00C94AC5"/>
    <w:rsid w:val="00C96681"/>
    <w:rsid w:val="00C96D59"/>
    <w:rsid w:val="00C971B7"/>
    <w:rsid w:val="00C97889"/>
    <w:rsid w:val="00CA07D2"/>
    <w:rsid w:val="00CA1E08"/>
    <w:rsid w:val="00CB2CE7"/>
    <w:rsid w:val="00CB3187"/>
    <w:rsid w:val="00CB47FF"/>
    <w:rsid w:val="00CB6222"/>
    <w:rsid w:val="00CB642D"/>
    <w:rsid w:val="00CC2B6A"/>
    <w:rsid w:val="00CC3DEA"/>
    <w:rsid w:val="00CC5E88"/>
    <w:rsid w:val="00CC6CF9"/>
    <w:rsid w:val="00CC76EC"/>
    <w:rsid w:val="00CD497C"/>
    <w:rsid w:val="00CD5AC0"/>
    <w:rsid w:val="00CD7430"/>
    <w:rsid w:val="00CD79FD"/>
    <w:rsid w:val="00CE1A6A"/>
    <w:rsid w:val="00CE27F4"/>
    <w:rsid w:val="00CE3604"/>
    <w:rsid w:val="00CE61B2"/>
    <w:rsid w:val="00CE62D8"/>
    <w:rsid w:val="00CE7F93"/>
    <w:rsid w:val="00CF1F55"/>
    <w:rsid w:val="00CF36A1"/>
    <w:rsid w:val="00CF72EB"/>
    <w:rsid w:val="00CF78BC"/>
    <w:rsid w:val="00D00204"/>
    <w:rsid w:val="00D0062A"/>
    <w:rsid w:val="00D00A96"/>
    <w:rsid w:val="00D00F4A"/>
    <w:rsid w:val="00D01702"/>
    <w:rsid w:val="00D01AD6"/>
    <w:rsid w:val="00D023E2"/>
    <w:rsid w:val="00D03B23"/>
    <w:rsid w:val="00D03C6C"/>
    <w:rsid w:val="00D04EA6"/>
    <w:rsid w:val="00D05F8F"/>
    <w:rsid w:val="00D07633"/>
    <w:rsid w:val="00D10171"/>
    <w:rsid w:val="00D1051A"/>
    <w:rsid w:val="00D11110"/>
    <w:rsid w:val="00D11AB4"/>
    <w:rsid w:val="00D121F9"/>
    <w:rsid w:val="00D129A1"/>
    <w:rsid w:val="00D13989"/>
    <w:rsid w:val="00D14310"/>
    <w:rsid w:val="00D1441A"/>
    <w:rsid w:val="00D14BD1"/>
    <w:rsid w:val="00D16621"/>
    <w:rsid w:val="00D16961"/>
    <w:rsid w:val="00D1770C"/>
    <w:rsid w:val="00D179D1"/>
    <w:rsid w:val="00D21AF5"/>
    <w:rsid w:val="00D242D1"/>
    <w:rsid w:val="00D24F8F"/>
    <w:rsid w:val="00D252AC"/>
    <w:rsid w:val="00D25B13"/>
    <w:rsid w:val="00D263B3"/>
    <w:rsid w:val="00D27B27"/>
    <w:rsid w:val="00D30A61"/>
    <w:rsid w:val="00D30CCA"/>
    <w:rsid w:val="00D315F7"/>
    <w:rsid w:val="00D324DD"/>
    <w:rsid w:val="00D33878"/>
    <w:rsid w:val="00D338E1"/>
    <w:rsid w:val="00D34556"/>
    <w:rsid w:val="00D35DE4"/>
    <w:rsid w:val="00D37AC0"/>
    <w:rsid w:val="00D420A1"/>
    <w:rsid w:val="00D420C9"/>
    <w:rsid w:val="00D423FA"/>
    <w:rsid w:val="00D42F24"/>
    <w:rsid w:val="00D447C1"/>
    <w:rsid w:val="00D4513A"/>
    <w:rsid w:val="00D46101"/>
    <w:rsid w:val="00D462D2"/>
    <w:rsid w:val="00D476C3"/>
    <w:rsid w:val="00D47748"/>
    <w:rsid w:val="00D503DE"/>
    <w:rsid w:val="00D50AC8"/>
    <w:rsid w:val="00D524DC"/>
    <w:rsid w:val="00D52CF9"/>
    <w:rsid w:val="00D52F62"/>
    <w:rsid w:val="00D5332A"/>
    <w:rsid w:val="00D54D24"/>
    <w:rsid w:val="00D56052"/>
    <w:rsid w:val="00D57172"/>
    <w:rsid w:val="00D57937"/>
    <w:rsid w:val="00D60F96"/>
    <w:rsid w:val="00D614E8"/>
    <w:rsid w:val="00D6185A"/>
    <w:rsid w:val="00D6434B"/>
    <w:rsid w:val="00D64EC5"/>
    <w:rsid w:val="00D654F1"/>
    <w:rsid w:val="00D673BD"/>
    <w:rsid w:val="00D67BEA"/>
    <w:rsid w:val="00D70844"/>
    <w:rsid w:val="00D71328"/>
    <w:rsid w:val="00D71BC7"/>
    <w:rsid w:val="00D720B8"/>
    <w:rsid w:val="00D723B9"/>
    <w:rsid w:val="00D74023"/>
    <w:rsid w:val="00D75247"/>
    <w:rsid w:val="00D818CB"/>
    <w:rsid w:val="00D831BC"/>
    <w:rsid w:val="00D83889"/>
    <w:rsid w:val="00D83F13"/>
    <w:rsid w:val="00D8400E"/>
    <w:rsid w:val="00D86B4B"/>
    <w:rsid w:val="00D87392"/>
    <w:rsid w:val="00D8799A"/>
    <w:rsid w:val="00D901AB"/>
    <w:rsid w:val="00D92766"/>
    <w:rsid w:val="00D92D91"/>
    <w:rsid w:val="00D931AA"/>
    <w:rsid w:val="00D9339C"/>
    <w:rsid w:val="00D96255"/>
    <w:rsid w:val="00D97FC3"/>
    <w:rsid w:val="00DA17AE"/>
    <w:rsid w:val="00DA1C07"/>
    <w:rsid w:val="00DA1EEA"/>
    <w:rsid w:val="00DA203D"/>
    <w:rsid w:val="00DA2772"/>
    <w:rsid w:val="00DA2B18"/>
    <w:rsid w:val="00DA4B37"/>
    <w:rsid w:val="00DA65EC"/>
    <w:rsid w:val="00DA719A"/>
    <w:rsid w:val="00DB2150"/>
    <w:rsid w:val="00DB4D2F"/>
    <w:rsid w:val="00DB5154"/>
    <w:rsid w:val="00DB5872"/>
    <w:rsid w:val="00DB5B05"/>
    <w:rsid w:val="00DB6E20"/>
    <w:rsid w:val="00DB7123"/>
    <w:rsid w:val="00DB77B2"/>
    <w:rsid w:val="00DB7C46"/>
    <w:rsid w:val="00DB7E19"/>
    <w:rsid w:val="00DC0E0D"/>
    <w:rsid w:val="00DC1412"/>
    <w:rsid w:val="00DC1B3A"/>
    <w:rsid w:val="00DC4820"/>
    <w:rsid w:val="00DC54ED"/>
    <w:rsid w:val="00DC5B52"/>
    <w:rsid w:val="00DC5D69"/>
    <w:rsid w:val="00DC6361"/>
    <w:rsid w:val="00DD06C9"/>
    <w:rsid w:val="00DD0C98"/>
    <w:rsid w:val="00DD1216"/>
    <w:rsid w:val="00DD2327"/>
    <w:rsid w:val="00DD23A6"/>
    <w:rsid w:val="00DD6D92"/>
    <w:rsid w:val="00DD7491"/>
    <w:rsid w:val="00DE2E32"/>
    <w:rsid w:val="00DE2EE7"/>
    <w:rsid w:val="00DE42E0"/>
    <w:rsid w:val="00DE452F"/>
    <w:rsid w:val="00DE7150"/>
    <w:rsid w:val="00DF093E"/>
    <w:rsid w:val="00DF145D"/>
    <w:rsid w:val="00DF31AF"/>
    <w:rsid w:val="00DF4E5D"/>
    <w:rsid w:val="00DF677F"/>
    <w:rsid w:val="00DF72C6"/>
    <w:rsid w:val="00DF7621"/>
    <w:rsid w:val="00E01FA0"/>
    <w:rsid w:val="00E03E25"/>
    <w:rsid w:val="00E03E29"/>
    <w:rsid w:val="00E050D0"/>
    <w:rsid w:val="00E05155"/>
    <w:rsid w:val="00E0623B"/>
    <w:rsid w:val="00E107E9"/>
    <w:rsid w:val="00E11FA7"/>
    <w:rsid w:val="00E12618"/>
    <w:rsid w:val="00E1439C"/>
    <w:rsid w:val="00E14632"/>
    <w:rsid w:val="00E14D14"/>
    <w:rsid w:val="00E159A2"/>
    <w:rsid w:val="00E160D7"/>
    <w:rsid w:val="00E16B9F"/>
    <w:rsid w:val="00E177BB"/>
    <w:rsid w:val="00E17C2F"/>
    <w:rsid w:val="00E21C12"/>
    <w:rsid w:val="00E21DFA"/>
    <w:rsid w:val="00E264D0"/>
    <w:rsid w:val="00E26D33"/>
    <w:rsid w:val="00E31710"/>
    <w:rsid w:val="00E320B8"/>
    <w:rsid w:val="00E32C3D"/>
    <w:rsid w:val="00E32F2C"/>
    <w:rsid w:val="00E33A3C"/>
    <w:rsid w:val="00E34411"/>
    <w:rsid w:val="00E3445A"/>
    <w:rsid w:val="00E34688"/>
    <w:rsid w:val="00E35443"/>
    <w:rsid w:val="00E35506"/>
    <w:rsid w:val="00E37AB5"/>
    <w:rsid w:val="00E42E6F"/>
    <w:rsid w:val="00E43069"/>
    <w:rsid w:val="00E43B55"/>
    <w:rsid w:val="00E441DA"/>
    <w:rsid w:val="00E456EE"/>
    <w:rsid w:val="00E45C82"/>
    <w:rsid w:val="00E47B48"/>
    <w:rsid w:val="00E503AF"/>
    <w:rsid w:val="00E50A3D"/>
    <w:rsid w:val="00E52B31"/>
    <w:rsid w:val="00E535F9"/>
    <w:rsid w:val="00E556BF"/>
    <w:rsid w:val="00E55917"/>
    <w:rsid w:val="00E5631E"/>
    <w:rsid w:val="00E56398"/>
    <w:rsid w:val="00E64D47"/>
    <w:rsid w:val="00E65D29"/>
    <w:rsid w:val="00E667C3"/>
    <w:rsid w:val="00E674C4"/>
    <w:rsid w:val="00E70827"/>
    <w:rsid w:val="00E70C7D"/>
    <w:rsid w:val="00E70D82"/>
    <w:rsid w:val="00E71ACB"/>
    <w:rsid w:val="00E71D1C"/>
    <w:rsid w:val="00E72023"/>
    <w:rsid w:val="00E73BA7"/>
    <w:rsid w:val="00E7403C"/>
    <w:rsid w:val="00E74EC5"/>
    <w:rsid w:val="00E754EA"/>
    <w:rsid w:val="00E758F1"/>
    <w:rsid w:val="00E81532"/>
    <w:rsid w:val="00E817DB"/>
    <w:rsid w:val="00E83F34"/>
    <w:rsid w:val="00E8418A"/>
    <w:rsid w:val="00E84631"/>
    <w:rsid w:val="00E855DC"/>
    <w:rsid w:val="00E865F3"/>
    <w:rsid w:val="00E910AF"/>
    <w:rsid w:val="00E9164B"/>
    <w:rsid w:val="00E91737"/>
    <w:rsid w:val="00E9190F"/>
    <w:rsid w:val="00E91D55"/>
    <w:rsid w:val="00E92CFB"/>
    <w:rsid w:val="00E941B6"/>
    <w:rsid w:val="00E94DD3"/>
    <w:rsid w:val="00E95059"/>
    <w:rsid w:val="00E95911"/>
    <w:rsid w:val="00E96830"/>
    <w:rsid w:val="00E97413"/>
    <w:rsid w:val="00EA0219"/>
    <w:rsid w:val="00EA086C"/>
    <w:rsid w:val="00EA16CA"/>
    <w:rsid w:val="00EA2140"/>
    <w:rsid w:val="00EA4A8B"/>
    <w:rsid w:val="00EA60C0"/>
    <w:rsid w:val="00EA63BE"/>
    <w:rsid w:val="00EB0440"/>
    <w:rsid w:val="00EB17F0"/>
    <w:rsid w:val="00EB24C6"/>
    <w:rsid w:val="00EB2557"/>
    <w:rsid w:val="00EB29E4"/>
    <w:rsid w:val="00EB58E0"/>
    <w:rsid w:val="00EB5D6E"/>
    <w:rsid w:val="00EB7BFA"/>
    <w:rsid w:val="00EC08C5"/>
    <w:rsid w:val="00EC24EF"/>
    <w:rsid w:val="00EC2893"/>
    <w:rsid w:val="00EC3142"/>
    <w:rsid w:val="00EC3961"/>
    <w:rsid w:val="00EC396C"/>
    <w:rsid w:val="00EC3AAD"/>
    <w:rsid w:val="00EC52DB"/>
    <w:rsid w:val="00EC7466"/>
    <w:rsid w:val="00ED370A"/>
    <w:rsid w:val="00ED38A2"/>
    <w:rsid w:val="00ED4310"/>
    <w:rsid w:val="00ED43CE"/>
    <w:rsid w:val="00ED4BEB"/>
    <w:rsid w:val="00ED51FB"/>
    <w:rsid w:val="00ED5CC7"/>
    <w:rsid w:val="00ED6505"/>
    <w:rsid w:val="00ED6E6E"/>
    <w:rsid w:val="00ED7D6E"/>
    <w:rsid w:val="00EE101D"/>
    <w:rsid w:val="00EE14DC"/>
    <w:rsid w:val="00EE219E"/>
    <w:rsid w:val="00EE3E76"/>
    <w:rsid w:val="00EE489C"/>
    <w:rsid w:val="00EE50F3"/>
    <w:rsid w:val="00EF0508"/>
    <w:rsid w:val="00EF1930"/>
    <w:rsid w:val="00EF43D3"/>
    <w:rsid w:val="00EF600F"/>
    <w:rsid w:val="00EF7FF6"/>
    <w:rsid w:val="00F018E9"/>
    <w:rsid w:val="00F01A6F"/>
    <w:rsid w:val="00F0222E"/>
    <w:rsid w:val="00F02492"/>
    <w:rsid w:val="00F030F6"/>
    <w:rsid w:val="00F03943"/>
    <w:rsid w:val="00F04516"/>
    <w:rsid w:val="00F0491C"/>
    <w:rsid w:val="00F054D1"/>
    <w:rsid w:val="00F0615A"/>
    <w:rsid w:val="00F1017F"/>
    <w:rsid w:val="00F10ED1"/>
    <w:rsid w:val="00F112F7"/>
    <w:rsid w:val="00F11E64"/>
    <w:rsid w:val="00F15065"/>
    <w:rsid w:val="00F245F3"/>
    <w:rsid w:val="00F26CBE"/>
    <w:rsid w:val="00F27754"/>
    <w:rsid w:val="00F2791C"/>
    <w:rsid w:val="00F30C42"/>
    <w:rsid w:val="00F31397"/>
    <w:rsid w:val="00F31D20"/>
    <w:rsid w:val="00F320B5"/>
    <w:rsid w:val="00F32862"/>
    <w:rsid w:val="00F36F8D"/>
    <w:rsid w:val="00F41481"/>
    <w:rsid w:val="00F4196C"/>
    <w:rsid w:val="00F430D2"/>
    <w:rsid w:val="00F467E2"/>
    <w:rsid w:val="00F46D54"/>
    <w:rsid w:val="00F509A0"/>
    <w:rsid w:val="00F50F09"/>
    <w:rsid w:val="00F51186"/>
    <w:rsid w:val="00F529C5"/>
    <w:rsid w:val="00F538E8"/>
    <w:rsid w:val="00F54DCD"/>
    <w:rsid w:val="00F56259"/>
    <w:rsid w:val="00F56543"/>
    <w:rsid w:val="00F5704C"/>
    <w:rsid w:val="00F5732A"/>
    <w:rsid w:val="00F57C3A"/>
    <w:rsid w:val="00F649F5"/>
    <w:rsid w:val="00F65634"/>
    <w:rsid w:val="00F66A5F"/>
    <w:rsid w:val="00F82E9D"/>
    <w:rsid w:val="00F840F3"/>
    <w:rsid w:val="00F85B74"/>
    <w:rsid w:val="00F86EC2"/>
    <w:rsid w:val="00F87010"/>
    <w:rsid w:val="00F879DD"/>
    <w:rsid w:val="00F906FD"/>
    <w:rsid w:val="00F90777"/>
    <w:rsid w:val="00F91354"/>
    <w:rsid w:val="00F91411"/>
    <w:rsid w:val="00F921B1"/>
    <w:rsid w:val="00F9396A"/>
    <w:rsid w:val="00F939C9"/>
    <w:rsid w:val="00F93BDB"/>
    <w:rsid w:val="00F94407"/>
    <w:rsid w:val="00F955E0"/>
    <w:rsid w:val="00F95E87"/>
    <w:rsid w:val="00F96CC7"/>
    <w:rsid w:val="00F97BB0"/>
    <w:rsid w:val="00FA0A50"/>
    <w:rsid w:val="00FA139C"/>
    <w:rsid w:val="00FA1842"/>
    <w:rsid w:val="00FA528C"/>
    <w:rsid w:val="00FA638E"/>
    <w:rsid w:val="00FA6EC4"/>
    <w:rsid w:val="00FB0494"/>
    <w:rsid w:val="00FB1066"/>
    <w:rsid w:val="00FB39E2"/>
    <w:rsid w:val="00FB4A73"/>
    <w:rsid w:val="00FB4C68"/>
    <w:rsid w:val="00FB7A1C"/>
    <w:rsid w:val="00FB7C09"/>
    <w:rsid w:val="00FB7E09"/>
    <w:rsid w:val="00FC1B74"/>
    <w:rsid w:val="00FC2156"/>
    <w:rsid w:val="00FC2181"/>
    <w:rsid w:val="00FC3C62"/>
    <w:rsid w:val="00FC5014"/>
    <w:rsid w:val="00FC5CB2"/>
    <w:rsid w:val="00FC6A25"/>
    <w:rsid w:val="00FC6AE6"/>
    <w:rsid w:val="00FC73AB"/>
    <w:rsid w:val="00FC7771"/>
    <w:rsid w:val="00FC7895"/>
    <w:rsid w:val="00FC7B57"/>
    <w:rsid w:val="00FD2231"/>
    <w:rsid w:val="00FD32AE"/>
    <w:rsid w:val="00FD32B3"/>
    <w:rsid w:val="00FD39B4"/>
    <w:rsid w:val="00FD7331"/>
    <w:rsid w:val="00FD7696"/>
    <w:rsid w:val="00FE036F"/>
    <w:rsid w:val="00FE29D9"/>
    <w:rsid w:val="00FE2ACF"/>
    <w:rsid w:val="00FE2B3F"/>
    <w:rsid w:val="00FE2DC8"/>
    <w:rsid w:val="00FE510D"/>
    <w:rsid w:val="00FE6C1B"/>
    <w:rsid w:val="00FE7341"/>
    <w:rsid w:val="00FE78DB"/>
    <w:rsid w:val="00FF00E1"/>
    <w:rsid w:val="00FF15E1"/>
    <w:rsid w:val="00FF2DAB"/>
    <w:rsid w:val="00FF2E6C"/>
    <w:rsid w:val="00FF44EE"/>
    <w:rsid w:val="00FF49EF"/>
    <w:rsid w:val="00FF4C04"/>
    <w:rsid w:val="014290B7"/>
    <w:rsid w:val="0159C3D0"/>
    <w:rsid w:val="0169DE4D"/>
    <w:rsid w:val="01CBA2DC"/>
    <w:rsid w:val="01E4A80A"/>
    <w:rsid w:val="01F3344E"/>
    <w:rsid w:val="020F6AD6"/>
    <w:rsid w:val="0270DFCB"/>
    <w:rsid w:val="027C2110"/>
    <w:rsid w:val="02E5045D"/>
    <w:rsid w:val="0309680C"/>
    <w:rsid w:val="0310E92F"/>
    <w:rsid w:val="032ECEE3"/>
    <w:rsid w:val="0366E8E7"/>
    <w:rsid w:val="03E6FD73"/>
    <w:rsid w:val="03ED05E1"/>
    <w:rsid w:val="0428EAC5"/>
    <w:rsid w:val="042D27FC"/>
    <w:rsid w:val="044EE6FC"/>
    <w:rsid w:val="04879678"/>
    <w:rsid w:val="04C36730"/>
    <w:rsid w:val="04ED8E93"/>
    <w:rsid w:val="052165F8"/>
    <w:rsid w:val="052DD7BF"/>
    <w:rsid w:val="05826DC2"/>
    <w:rsid w:val="05B0743E"/>
    <w:rsid w:val="05C62D11"/>
    <w:rsid w:val="05DE9C23"/>
    <w:rsid w:val="05E3258E"/>
    <w:rsid w:val="0637BE10"/>
    <w:rsid w:val="06FF628A"/>
    <w:rsid w:val="0765D4AE"/>
    <w:rsid w:val="077FC970"/>
    <w:rsid w:val="07A53F23"/>
    <w:rsid w:val="088E4D3E"/>
    <w:rsid w:val="08A617EB"/>
    <w:rsid w:val="08D81E41"/>
    <w:rsid w:val="08ED7B08"/>
    <w:rsid w:val="092DB204"/>
    <w:rsid w:val="0934B03E"/>
    <w:rsid w:val="09D111BF"/>
    <w:rsid w:val="0A356210"/>
    <w:rsid w:val="0A5CB3CB"/>
    <w:rsid w:val="0B07984F"/>
    <w:rsid w:val="0B0CCE5C"/>
    <w:rsid w:val="0B518362"/>
    <w:rsid w:val="0B941CA2"/>
    <w:rsid w:val="0BBEB35B"/>
    <w:rsid w:val="0BF55207"/>
    <w:rsid w:val="0C5EB5F8"/>
    <w:rsid w:val="0C718F6D"/>
    <w:rsid w:val="0CA1A3C9"/>
    <w:rsid w:val="0DA71152"/>
    <w:rsid w:val="0DBF1A58"/>
    <w:rsid w:val="0DFCC9C9"/>
    <w:rsid w:val="0E029C0E"/>
    <w:rsid w:val="0E2C04DD"/>
    <w:rsid w:val="0E71D796"/>
    <w:rsid w:val="0EA52BE2"/>
    <w:rsid w:val="0F613C67"/>
    <w:rsid w:val="0FCE8ED7"/>
    <w:rsid w:val="0FCE919A"/>
    <w:rsid w:val="105035AD"/>
    <w:rsid w:val="105E0D6E"/>
    <w:rsid w:val="1078EED1"/>
    <w:rsid w:val="1090A9B8"/>
    <w:rsid w:val="10D0ADAE"/>
    <w:rsid w:val="112D8F56"/>
    <w:rsid w:val="117AAFF4"/>
    <w:rsid w:val="119A0D9B"/>
    <w:rsid w:val="119AB45C"/>
    <w:rsid w:val="11D84859"/>
    <w:rsid w:val="11E01311"/>
    <w:rsid w:val="12333EEF"/>
    <w:rsid w:val="1257FEF6"/>
    <w:rsid w:val="131D0CCD"/>
    <w:rsid w:val="132299F4"/>
    <w:rsid w:val="13922FDE"/>
    <w:rsid w:val="1394CAAF"/>
    <w:rsid w:val="139AB52D"/>
    <w:rsid w:val="146D129A"/>
    <w:rsid w:val="14E72855"/>
    <w:rsid w:val="153FAF21"/>
    <w:rsid w:val="15BB2FFC"/>
    <w:rsid w:val="166E11A5"/>
    <w:rsid w:val="1686E71F"/>
    <w:rsid w:val="16902D03"/>
    <w:rsid w:val="16BD1A27"/>
    <w:rsid w:val="16C1785B"/>
    <w:rsid w:val="17365C2B"/>
    <w:rsid w:val="17492A74"/>
    <w:rsid w:val="17AFBA2C"/>
    <w:rsid w:val="1812EB69"/>
    <w:rsid w:val="18231C99"/>
    <w:rsid w:val="183186C6"/>
    <w:rsid w:val="183E7D97"/>
    <w:rsid w:val="18C245B2"/>
    <w:rsid w:val="19401D15"/>
    <w:rsid w:val="19DA7E14"/>
    <w:rsid w:val="19E704ED"/>
    <w:rsid w:val="19F27265"/>
    <w:rsid w:val="1A0A0B70"/>
    <w:rsid w:val="1A53E9B7"/>
    <w:rsid w:val="1AB9C695"/>
    <w:rsid w:val="1B3032E8"/>
    <w:rsid w:val="1B32B433"/>
    <w:rsid w:val="1B51A39B"/>
    <w:rsid w:val="1BAC708D"/>
    <w:rsid w:val="1BB0FBDA"/>
    <w:rsid w:val="1BBCC09E"/>
    <w:rsid w:val="1BE3B3B2"/>
    <w:rsid w:val="1C054BEE"/>
    <w:rsid w:val="1C25ADD4"/>
    <w:rsid w:val="1CA4D2BB"/>
    <w:rsid w:val="1CA8DC71"/>
    <w:rsid w:val="1CE40EF9"/>
    <w:rsid w:val="1D1D14A1"/>
    <w:rsid w:val="1D6547C8"/>
    <w:rsid w:val="1E49E248"/>
    <w:rsid w:val="1EE29999"/>
    <w:rsid w:val="1EE529D6"/>
    <w:rsid w:val="1F24FFE3"/>
    <w:rsid w:val="1F48B016"/>
    <w:rsid w:val="1F4C867C"/>
    <w:rsid w:val="1F84017F"/>
    <w:rsid w:val="1FFC8946"/>
    <w:rsid w:val="201ED08F"/>
    <w:rsid w:val="20CABB6B"/>
    <w:rsid w:val="20D8669B"/>
    <w:rsid w:val="217216AE"/>
    <w:rsid w:val="220A22C3"/>
    <w:rsid w:val="227EFA49"/>
    <w:rsid w:val="22C9DAE9"/>
    <w:rsid w:val="22E1B732"/>
    <w:rsid w:val="239F9D88"/>
    <w:rsid w:val="23A4305C"/>
    <w:rsid w:val="23D454B0"/>
    <w:rsid w:val="243220C1"/>
    <w:rsid w:val="24394A15"/>
    <w:rsid w:val="2462FA96"/>
    <w:rsid w:val="2464771E"/>
    <w:rsid w:val="24A2B658"/>
    <w:rsid w:val="24FBEEEC"/>
    <w:rsid w:val="25EBD098"/>
    <w:rsid w:val="261E1F58"/>
    <w:rsid w:val="2630C6DE"/>
    <w:rsid w:val="26B1AC3D"/>
    <w:rsid w:val="270FDCFB"/>
    <w:rsid w:val="277BCEE4"/>
    <w:rsid w:val="277D0F9C"/>
    <w:rsid w:val="27C6FA86"/>
    <w:rsid w:val="280A8315"/>
    <w:rsid w:val="284D3123"/>
    <w:rsid w:val="284D3423"/>
    <w:rsid w:val="2918AFA1"/>
    <w:rsid w:val="299580EE"/>
    <w:rsid w:val="29A7887A"/>
    <w:rsid w:val="29B8803D"/>
    <w:rsid w:val="29C710CF"/>
    <w:rsid w:val="2A6F11F0"/>
    <w:rsid w:val="2AC6E028"/>
    <w:rsid w:val="2B0EE93D"/>
    <w:rsid w:val="2B145FCA"/>
    <w:rsid w:val="2B936F50"/>
    <w:rsid w:val="2BF17B5C"/>
    <w:rsid w:val="2C17B433"/>
    <w:rsid w:val="2C25622A"/>
    <w:rsid w:val="2C2CC3B7"/>
    <w:rsid w:val="2C5A03AC"/>
    <w:rsid w:val="2C5ABA17"/>
    <w:rsid w:val="2C9B6660"/>
    <w:rsid w:val="2CC3A1D5"/>
    <w:rsid w:val="2CF2F084"/>
    <w:rsid w:val="2D93B1D2"/>
    <w:rsid w:val="2E506F5E"/>
    <w:rsid w:val="2E5E4F86"/>
    <w:rsid w:val="2E90CACE"/>
    <w:rsid w:val="2E9FDF11"/>
    <w:rsid w:val="2ECB128D"/>
    <w:rsid w:val="2EF7FD7A"/>
    <w:rsid w:val="2F0207CB"/>
    <w:rsid w:val="2F1E98D1"/>
    <w:rsid w:val="2F26BEF9"/>
    <w:rsid w:val="2F4AC1AF"/>
    <w:rsid w:val="2F5890E6"/>
    <w:rsid w:val="2F765173"/>
    <w:rsid w:val="2F9A430C"/>
    <w:rsid w:val="2FB559BD"/>
    <w:rsid w:val="2FDF68FD"/>
    <w:rsid w:val="302F9424"/>
    <w:rsid w:val="306612E5"/>
    <w:rsid w:val="30E49B53"/>
    <w:rsid w:val="312CB79B"/>
    <w:rsid w:val="318D0FC8"/>
    <w:rsid w:val="31DEF4ED"/>
    <w:rsid w:val="322359C9"/>
    <w:rsid w:val="325F983F"/>
    <w:rsid w:val="32AA100F"/>
    <w:rsid w:val="33A30F3F"/>
    <w:rsid w:val="33AD0523"/>
    <w:rsid w:val="340A42B1"/>
    <w:rsid w:val="340E626A"/>
    <w:rsid w:val="343DDF35"/>
    <w:rsid w:val="3455CDAE"/>
    <w:rsid w:val="349AAE32"/>
    <w:rsid w:val="355B3BCD"/>
    <w:rsid w:val="35753375"/>
    <w:rsid w:val="35787D77"/>
    <w:rsid w:val="35C08165"/>
    <w:rsid w:val="3604970D"/>
    <w:rsid w:val="3685AE13"/>
    <w:rsid w:val="36E14F9E"/>
    <w:rsid w:val="37E3CCD6"/>
    <w:rsid w:val="38C98EFE"/>
    <w:rsid w:val="38E1F688"/>
    <w:rsid w:val="38F65156"/>
    <w:rsid w:val="38FB4441"/>
    <w:rsid w:val="39877832"/>
    <w:rsid w:val="39BDDDDD"/>
    <w:rsid w:val="39F32B1D"/>
    <w:rsid w:val="3A3BAD84"/>
    <w:rsid w:val="3A62FEB8"/>
    <w:rsid w:val="3AE3B6D2"/>
    <w:rsid w:val="3B6D61B6"/>
    <w:rsid w:val="3BE271D4"/>
    <w:rsid w:val="3C243136"/>
    <w:rsid w:val="3C247E0F"/>
    <w:rsid w:val="3C4CB139"/>
    <w:rsid w:val="3C71F56D"/>
    <w:rsid w:val="3D617603"/>
    <w:rsid w:val="3DBE28C9"/>
    <w:rsid w:val="3E06724C"/>
    <w:rsid w:val="3E5CDDB8"/>
    <w:rsid w:val="3EBE84C4"/>
    <w:rsid w:val="3EE0A007"/>
    <w:rsid w:val="3F42A2C6"/>
    <w:rsid w:val="3FED44DE"/>
    <w:rsid w:val="4001EBA4"/>
    <w:rsid w:val="4013B326"/>
    <w:rsid w:val="40820AC2"/>
    <w:rsid w:val="40A635B3"/>
    <w:rsid w:val="40F4F512"/>
    <w:rsid w:val="410D6738"/>
    <w:rsid w:val="41419952"/>
    <w:rsid w:val="41715EDC"/>
    <w:rsid w:val="41A68914"/>
    <w:rsid w:val="420C72C9"/>
    <w:rsid w:val="4289C655"/>
    <w:rsid w:val="42DB7ABB"/>
    <w:rsid w:val="4331F013"/>
    <w:rsid w:val="438FD257"/>
    <w:rsid w:val="4402B931"/>
    <w:rsid w:val="44CFCACE"/>
    <w:rsid w:val="44FE62E7"/>
    <w:rsid w:val="4521658C"/>
    <w:rsid w:val="4562D152"/>
    <w:rsid w:val="457A8FB7"/>
    <w:rsid w:val="4598B150"/>
    <w:rsid w:val="45AC2021"/>
    <w:rsid w:val="45E412A2"/>
    <w:rsid w:val="463D3D4D"/>
    <w:rsid w:val="464823B6"/>
    <w:rsid w:val="464A80D0"/>
    <w:rsid w:val="468A440E"/>
    <w:rsid w:val="4712D1A1"/>
    <w:rsid w:val="47B4B0D4"/>
    <w:rsid w:val="47BC8090"/>
    <w:rsid w:val="480080D5"/>
    <w:rsid w:val="490D1988"/>
    <w:rsid w:val="4914DEFC"/>
    <w:rsid w:val="4A512884"/>
    <w:rsid w:val="4A51E09D"/>
    <w:rsid w:val="4A92DEE8"/>
    <w:rsid w:val="4A9BEDF2"/>
    <w:rsid w:val="4BC9BC29"/>
    <w:rsid w:val="4C07A7DC"/>
    <w:rsid w:val="4C795C6C"/>
    <w:rsid w:val="4CBE69B3"/>
    <w:rsid w:val="4CDAC3FD"/>
    <w:rsid w:val="4D487FB0"/>
    <w:rsid w:val="4D6BB271"/>
    <w:rsid w:val="4E48458A"/>
    <w:rsid w:val="4E50AC79"/>
    <w:rsid w:val="4E5C3967"/>
    <w:rsid w:val="4E8127C4"/>
    <w:rsid w:val="4EB73E8D"/>
    <w:rsid w:val="4EF77C7B"/>
    <w:rsid w:val="4F65D1BF"/>
    <w:rsid w:val="4FB20EDA"/>
    <w:rsid w:val="4FB77EAB"/>
    <w:rsid w:val="4FE898F7"/>
    <w:rsid w:val="50294B2C"/>
    <w:rsid w:val="5081D36A"/>
    <w:rsid w:val="50B4D3A8"/>
    <w:rsid w:val="50E2690B"/>
    <w:rsid w:val="51530CCB"/>
    <w:rsid w:val="516F3A5B"/>
    <w:rsid w:val="525AB188"/>
    <w:rsid w:val="5267CB01"/>
    <w:rsid w:val="5380C41F"/>
    <w:rsid w:val="54313E78"/>
    <w:rsid w:val="54653661"/>
    <w:rsid w:val="54679FE9"/>
    <w:rsid w:val="546DAE8F"/>
    <w:rsid w:val="54B08826"/>
    <w:rsid w:val="54CCE554"/>
    <w:rsid w:val="55D4A58D"/>
    <w:rsid w:val="55E16E52"/>
    <w:rsid w:val="560A057B"/>
    <w:rsid w:val="563894F0"/>
    <w:rsid w:val="56FD3D63"/>
    <w:rsid w:val="57521D61"/>
    <w:rsid w:val="57770E74"/>
    <w:rsid w:val="579E9DAB"/>
    <w:rsid w:val="57A5CFAB"/>
    <w:rsid w:val="5814C3ED"/>
    <w:rsid w:val="587B0B8D"/>
    <w:rsid w:val="590E965E"/>
    <w:rsid w:val="591F6606"/>
    <w:rsid w:val="5A7812B6"/>
    <w:rsid w:val="5A9B7CCF"/>
    <w:rsid w:val="5B03EF49"/>
    <w:rsid w:val="5B6F80FA"/>
    <w:rsid w:val="5B8060F5"/>
    <w:rsid w:val="5C0F0957"/>
    <w:rsid w:val="5C56C698"/>
    <w:rsid w:val="5CA45C5B"/>
    <w:rsid w:val="5CE5CD4E"/>
    <w:rsid w:val="5CE726A6"/>
    <w:rsid w:val="5D135B74"/>
    <w:rsid w:val="5D899C35"/>
    <w:rsid w:val="5DD53583"/>
    <w:rsid w:val="5E2CAC09"/>
    <w:rsid w:val="5F2FAFAE"/>
    <w:rsid w:val="5F44B315"/>
    <w:rsid w:val="5F5CBB73"/>
    <w:rsid w:val="5F7FD5F5"/>
    <w:rsid w:val="5FB8BB53"/>
    <w:rsid w:val="5FBCFD10"/>
    <w:rsid w:val="6005F6C7"/>
    <w:rsid w:val="605EA17F"/>
    <w:rsid w:val="60735249"/>
    <w:rsid w:val="60EE78C1"/>
    <w:rsid w:val="61615836"/>
    <w:rsid w:val="618D060C"/>
    <w:rsid w:val="61BA8652"/>
    <w:rsid w:val="61C501E4"/>
    <w:rsid w:val="61C5088B"/>
    <w:rsid w:val="61C936AA"/>
    <w:rsid w:val="6200C74C"/>
    <w:rsid w:val="6216C4BF"/>
    <w:rsid w:val="623E60CA"/>
    <w:rsid w:val="6252892A"/>
    <w:rsid w:val="62F17AFA"/>
    <w:rsid w:val="62F410D7"/>
    <w:rsid w:val="631DBE98"/>
    <w:rsid w:val="632CED1E"/>
    <w:rsid w:val="634B78F8"/>
    <w:rsid w:val="637C1D40"/>
    <w:rsid w:val="645C20BF"/>
    <w:rsid w:val="6475B46E"/>
    <w:rsid w:val="64C2DD52"/>
    <w:rsid w:val="64CA62CD"/>
    <w:rsid w:val="650EF0F6"/>
    <w:rsid w:val="652F84A9"/>
    <w:rsid w:val="65343688"/>
    <w:rsid w:val="65528AD7"/>
    <w:rsid w:val="65A81CA8"/>
    <w:rsid w:val="65B20861"/>
    <w:rsid w:val="65B5642F"/>
    <w:rsid w:val="65FF4F14"/>
    <w:rsid w:val="66192163"/>
    <w:rsid w:val="6670FBAB"/>
    <w:rsid w:val="66FBDA8F"/>
    <w:rsid w:val="66FFAA31"/>
    <w:rsid w:val="675DC70A"/>
    <w:rsid w:val="6767497C"/>
    <w:rsid w:val="678617B1"/>
    <w:rsid w:val="679E819D"/>
    <w:rsid w:val="67AEB38F"/>
    <w:rsid w:val="67FA469A"/>
    <w:rsid w:val="68F7706D"/>
    <w:rsid w:val="690D4F9A"/>
    <w:rsid w:val="693ABC87"/>
    <w:rsid w:val="697D4F84"/>
    <w:rsid w:val="69EAFDBA"/>
    <w:rsid w:val="6A851255"/>
    <w:rsid w:val="6AA31294"/>
    <w:rsid w:val="6AB0AB5A"/>
    <w:rsid w:val="6AB3AADC"/>
    <w:rsid w:val="6B621804"/>
    <w:rsid w:val="6BDB4FF3"/>
    <w:rsid w:val="6C170450"/>
    <w:rsid w:val="6CE88549"/>
    <w:rsid w:val="6CEA462C"/>
    <w:rsid w:val="6CF9CB9A"/>
    <w:rsid w:val="6D3BE95B"/>
    <w:rsid w:val="6D3E27F8"/>
    <w:rsid w:val="6D4D35F5"/>
    <w:rsid w:val="6D6C6C0B"/>
    <w:rsid w:val="6DAE2A65"/>
    <w:rsid w:val="6E00F9CF"/>
    <w:rsid w:val="6E4CA92D"/>
    <w:rsid w:val="6E892935"/>
    <w:rsid w:val="6F0F0DE2"/>
    <w:rsid w:val="6F471903"/>
    <w:rsid w:val="6F6ACD13"/>
    <w:rsid w:val="70A521BB"/>
    <w:rsid w:val="716F8EE1"/>
    <w:rsid w:val="72E65376"/>
    <w:rsid w:val="7378801D"/>
    <w:rsid w:val="738DEBCA"/>
    <w:rsid w:val="73EA67B8"/>
    <w:rsid w:val="741FB8B1"/>
    <w:rsid w:val="74460BF6"/>
    <w:rsid w:val="74BBCAEA"/>
    <w:rsid w:val="74C44670"/>
    <w:rsid w:val="74D9F235"/>
    <w:rsid w:val="750D3593"/>
    <w:rsid w:val="750F595D"/>
    <w:rsid w:val="7569D802"/>
    <w:rsid w:val="75ABB8EA"/>
    <w:rsid w:val="75CFF316"/>
    <w:rsid w:val="764DB68E"/>
    <w:rsid w:val="77093BC2"/>
    <w:rsid w:val="772C9CCF"/>
    <w:rsid w:val="77B7A1A1"/>
    <w:rsid w:val="7820B52C"/>
    <w:rsid w:val="782E2901"/>
    <w:rsid w:val="7843F367"/>
    <w:rsid w:val="78744D3A"/>
    <w:rsid w:val="78AD244D"/>
    <w:rsid w:val="78B462EE"/>
    <w:rsid w:val="78E762E7"/>
    <w:rsid w:val="7913C818"/>
    <w:rsid w:val="795CC924"/>
    <w:rsid w:val="79A5B574"/>
    <w:rsid w:val="79ED7322"/>
    <w:rsid w:val="7A2408A1"/>
    <w:rsid w:val="7A672EE4"/>
    <w:rsid w:val="7A6C50F2"/>
    <w:rsid w:val="7A70D654"/>
    <w:rsid w:val="7A74AFA0"/>
    <w:rsid w:val="7A7D7343"/>
    <w:rsid w:val="7A8A814F"/>
    <w:rsid w:val="7A90D0AF"/>
    <w:rsid w:val="7AE784BB"/>
    <w:rsid w:val="7B09052A"/>
    <w:rsid w:val="7B36C612"/>
    <w:rsid w:val="7B751991"/>
    <w:rsid w:val="7CB1AA50"/>
    <w:rsid w:val="7CC04AED"/>
    <w:rsid w:val="7CD7B8E1"/>
    <w:rsid w:val="7D13847B"/>
    <w:rsid w:val="7D14C6B1"/>
    <w:rsid w:val="7D2CA3FA"/>
    <w:rsid w:val="7D495402"/>
    <w:rsid w:val="7DBD1ACD"/>
    <w:rsid w:val="7DF49F9E"/>
    <w:rsid w:val="7DF6D9A8"/>
    <w:rsid w:val="7ECAF740"/>
    <w:rsid w:val="7EE4603E"/>
    <w:rsid w:val="7EF97A68"/>
    <w:rsid w:val="7F2E51E2"/>
    <w:rsid w:val="7F7B15C6"/>
    <w:rsid w:val="7F8C9AB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55823"/>
  <w15:docId w15:val="{0ECEC104-82EA-4EAF-83B0-D58D8D47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0905C1E"/>
    <w:pPr>
      <w:spacing w:after="120" w:line="400" w:lineRule="exact"/>
      <w:outlineLvl w:val="0"/>
    </w:pPr>
    <w:rPr>
      <w:b/>
      <w:color w:val="005CB9" w:themeColor="text2"/>
      <w:sz w:val="36"/>
      <w:szCs w:val="36"/>
    </w:rPr>
  </w:style>
  <w:style w:type="paragraph" w:styleId="Titre2">
    <w:name w:val="heading 2"/>
    <w:basedOn w:val="Normal"/>
    <w:next w:val="Normal"/>
    <w:uiPriority w:val="9"/>
    <w:unhideWhenUsed/>
    <w:qFormat/>
    <w:rsid w:val="00AB511F"/>
    <w:pPr>
      <w:keepNext/>
      <w:keepLines/>
      <w:spacing w:before="360" w:after="120"/>
      <w:outlineLvl w:val="1"/>
    </w:pPr>
    <w:rPr>
      <w:color w:val="00A1DF" w:themeColor="background2"/>
      <w:sz w:val="28"/>
      <w:szCs w:val="32"/>
    </w:rPr>
  </w:style>
  <w:style w:type="paragraph" w:styleId="Titre3">
    <w:name w:val="heading 3"/>
    <w:basedOn w:val="Normal"/>
    <w:next w:val="Normal"/>
    <w:uiPriority w:val="9"/>
    <w:unhideWhenUsed/>
    <w:qFormat/>
    <w:rsid w:val="00AB511F"/>
    <w:pPr>
      <w:keepNext/>
      <w:keepLines/>
      <w:spacing w:before="320" w:after="80"/>
      <w:outlineLvl w:val="2"/>
    </w:pPr>
    <w:rPr>
      <w:color w:val="83BD00" w:themeColor="accent1"/>
      <w:sz w:val="24"/>
      <w:szCs w:val="28"/>
    </w:rPr>
  </w:style>
  <w:style w:type="paragraph" w:styleId="Titre4">
    <w:name w:val="heading 4"/>
    <w:basedOn w:val="Normal"/>
    <w:next w:val="Normal"/>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7D3126"/>
    <w:rPr>
      <w:b/>
      <w:bCs/>
      <w:color w:val="005CBA"/>
      <w:sz w:val="24"/>
      <w:szCs w:val="24"/>
      <w:lang w:val="en-GB"/>
    </w:rPr>
  </w:style>
  <w:style w:type="paragraph" w:styleId="Sous-titre">
    <w:name w:val="Subtitle"/>
    <w:basedOn w:val="Normal"/>
    <w:next w:val="Normal"/>
    <w:link w:val="Sous-titreCar"/>
    <w:uiPriority w:val="11"/>
    <w:qFormat/>
    <w:rsid w:val="007D3126"/>
    <w:rPr>
      <w:color w:val="005CBA"/>
      <w:sz w:val="24"/>
      <w:szCs w:val="24"/>
      <w:lang w:val="en-GB"/>
    </w:r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4E1017"/>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E1017"/>
    <w:rPr>
      <w:rFonts w:ascii="Segoe UI" w:hAnsi="Segoe UI" w:cs="Segoe UI"/>
      <w:sz w:val="18"/>
      <w:szCs w:val="18"/>
    </w:rPr>
  </w:style>
  <w:style w:type="paragraph" w:styleId="En-tte">
    <w:name w:val="header"/>
    <w:basedOn w:val="Normal"/>
    <w:link w:val="En-tteCar"/>
    <w:uiPriority w:val="99"/>
    <w:unhideWhenUsed/>
    <w:rsid w:val="004E1017"/>
    <w:pPr>
      <w:tabs>
        <w:tab w:val="center" w:pos="4513"/>
        <w:tab w:val="right" w:pos="9026"/>
      </w:tabs>
      <w:spacing w:line="240" w:lineRule="auto"/>
    </w:pPr>
  </w:style>
  <w:style w:type="character" w:customStyle="1" w:styleId="En-tteCar">
    <w:name w:val="En-tête Car"/>
    <w:basedOn w:val="Policepardfaut"/>
    <w:link w:val="En-tte"/>
    <w:uiPriority w:val="99"/>
    <w:rsid w:val="004E1017"/>
  </w:style>
  <w:style w:type="paragraph" w:styleId="Pieddepage">
    <w:name w:val="footer"/>
    <w:basedOn w:val="Normal"/>
    <w:link w:val="PieddepageCar"/>
    <w:uiPriority w:val="99"/>
    <w:unhideWhenUsed/>
    <w:rsid w:val="004E1017"/>
    <w:pPr>
      <w:tabs>
        <w:tab w:val="center" w:pos="4513"/>
        <w:tab w:val="right" w:pos="9026"/>
      </w:tabs>
      <w:spacing w:line="240" w:lineRule="auto"/>
    </w:pPr>
  </w:style>
  <w:style w:type="character" w:customStyle="1" w:styleId="PieddepageCar">
    <w:name w:val="Pied de page Car"/>
    <w:basedOn w:val="Policepardfaut"/>
    <w:link w:val="Pieddepage"/>
    <w:uiPriority w:val="99"/>
    <w:rsid w:val="004E1017"/>
  </w:style>
  <w:style w:type="character" w:styleId="Numrodepage">
    <w:name w:val="page number"/>
    <w:basedOn w:val="Policepardfaut"/>
    <w:uiPriority w:val="99"/>
    <w:semiHidden/>
    <w:unhideWhenUsed/>
    <w:rsid w:val="00C12726"/>
  </w:style>
  <w:style w:type="paragraph" w:customStyle="1" w:styleId="Text">
    <w:name w:val="Text"/>
    <w:basedOn w:val="Normal"/>
    <w:qFormat/>
    <w:rsid w:val="004950F3"/>
    <w:rPr>
      <w:rFonts w:asciiTheme="minorHAnsi" w:hAnsiTheme="minorHAnsi" w:cs="Times New Roman"/>
      <w:lang w:val="en-GB" w:eastAsia="en-US"/>
    </w:rPr>
  </w:style>
  <w:style w:type="numbering" w:customStyle="1" w:styleId="CurrentList2">
    <w:name w:val="Current List2"/>
    <w:uiPriority w:val="99"/>
    <w:rsid w:val="00AB511F"/>
    <w:pPr>
      <w:numPr>
        <w:numId w:val="8"/>
      </w:numPr>
    </w:pPr>
  </w:style>
  <w:style w:type="paragraph" w:customStyle="1" w:styleId="BulletPoint">
    <w:name w:val="Bullet Point"/>
    <w:basedOn w:val="Normal"/>
    <w:qFormat/>
    <w:rsid w:val="00AB511F"/>
    <w:pPr>
      <w:numPr>
        <w:numId w:val="5"/>
      </w:numPr>
      <w:spacing w:after="120"/>
    </w:pPr>
    <w:rPr>
      <w:sz w:val="20"/>
      <w:szCs w:val="20"/>
    </w:rPr>
  </w:style>
  <w:style w:type="paragraph" w:customStyle="1" w:styleId="SecondaryBulletPoint">
    <w:name w:val="Secondary Bullet Point"/>
    <w:basedOn w:val="Normal"/>
    <w:qFormat/>
    <w:rsid w:val="00C80566"/>
    <w:pPr>
      <w:numPr>
        <w:numId w:val="6"/>
      </w:numPr>
      <w:spacing w:after="120"/>
    </w:pPr>
    <w:rPr>
      <w:sz w:val="20"/>
      <w:szCs w:val="20"/>
    </w:rPr>
  </w:style>
  <w:style w:type="paragraph" w:customStyle="1" w:styleId="Bodycopy">
    <w:name w:val="Body copy"/>
    <w:basedOn w:val="Normal"/>
    <w:qFormat/>
    <w:rsid w:val="00C80566"/>
    <w:pPr>
      <w:spacing w:after="120"/>
    </w:pPr>
    <w:rPr>
      <w:sz w:val="20"/>
      <w:szCs w:val="20"/>
    </w:rPr>
  </w:style>
  <w:style w:type="paragraph" w:styleId="Sansinterligne">
    <w:name w:val="No Spacing"/>
    <w:link w:val="SansinterligneCar"/>
    <w:uiPriority w:val="1"/>
    <w:qFormat/>
    <w:rsid w:val="00B21896"/>
    <w:pPr>
      <w:spacing w:line="240" w:lineRule="auto"/>
    </w:pPr>
    <w:rPr>
      <w:rFonts w:asciiTheme="minorHAnsi" w:eastAsiaTheme="minorEastAsia" w:hAnsiTheme="minorHAnsi" w:cstheme="minorBidi"/>
      <w:lang w:val="en-US" w:eastAsia="zh-CN"/>
    </w:rPr>
  </w:style>
  <w:style w:type="numbering" w:customStyle="1" w:styleId="CurrentList1">
    <w:name w:val="Current List1"/>
    <w:uiPriority w:val="99"/>
    <w:rsid w:val="00905C1E"/>
    <w:pPr>
      <w:numPr>
        <w:numId w:val="7"/>
      </w:numPr>
    </w:pPr>
  </w:style>
  <w:style w:type="character" w:customStyle="1" w:styleId="SansinterligneCar">
    <w:name w:val="Sans interligne Car"/>
    <w:basedOn w:val="Policepardfaut"/>
    <w:link w:val="Sansinterligne"/>
    <w:uiPriority w:val="1"/>
    <w:rsid w:val="00B21896"/>
    <w:rPr>
      <w:rFonts w:asciiTheme="minorHAnsi" w:eastAsiaTheme="minorEastAsia" w:hAnsiTheme="minorHAnsi" w:cstheme="minorBidi"/>
      <w:lang w:val="en-US" w:eastAsia="zh-CN"/>
    </w:rPr>
  </w:style>
  <w:style w:type="character" w:styleId="Lienhypertexte">
    <w:name w:val="Hyperlink"/>
    <w:basedOn w:val="Policepardfaut"/>
    <w:uiPriority w:val="99"/>
    <w:unhideWhenUsed/>
    <w:rsid w:val="00242410"/>
    <w:rPr>
      <w:color w:val="00A1DF" w:themeColor="hyperlink"/>
      <w:u w:val="single"/>
    </w:rPr>
  </w:style>
  <w:style w:type="character" w:styleId="Mentionnonrsolue">
    <w:name w:val="Unresolved Mention"/>
    <w:basedOn w:val="Policepardfaut"/>
    <w:uiPriority w:val="99"/>
    <w:semiHidden/>
    <w:unhideWhenUsed/>
    <w:rsid w:val="00242410"/>
    <w:rPr>
      <w:color w:val="605E5C"/>
      <w:shd w:val="clear" w:color="auto" w:fill="E1DFDD"/>
    </w:rPr>
  </w:style>
  <w:style w:type="character" w:customStyle="1" w:styleId="TitreCar">
    <w:name w:val="Titre Car"/>
    <w:basedOn w:val="Policepardfaut"/>
    <w:link w:val="Titre"/>
    <w:uiPriority w:val="10"/>
    <w:rsid w:val="00ED5CC7"/>
    <w:rPr>
      <w:b/>
      <w:bCs/>
      <w:color w:val="005CBA"/>
      <w:sz w:val="24"/>
      <w:szCs w:val="24"/>
      <w:lang w:val="en-GB"/>
    </w:rPr>
  </w:style>
  <w:style w:type="paragraph" w:styleId="TM1">
    <w:name w:val="toc 1"/>
    <w:basedOn w:val="Normal"/>
    <w:next w:val="Normal"/>
    <w:autoRedefine/>
    <w:uiPriority w:val="39"/>
    <w:unhideWhenUsed/>
    <w:rsid w:val="00103F1B"/>
    <w:pPr>
      <w:spacing w:before="120"/>
    </w:pPr>
    <w:rPr>
      <w:b/>
      <w:bCs/>
      <w:iCs/>
      <w:sz w:val="24"/>
      <w:szCs w:val="24"/>
    </w:rPr>
  </w:style>
  <w:style w:type="paragraph" w:styleId="TM2">
    <w:name w:val="toc 2"/>
    <w:basedOn w:val="Normal"/>
    <w:next w:val="Normal"/>
    <w:autoRedefine/>
    <w:uiPriority w:val="39"/>
    <w:unhideWhenUsed/>
    <w:rsid w:val="00AB511F"/>
    <w:pPr>
      <w:spacing w:before="120"/>
    </w:pPr>
    <w:rPr>
      <w:bCs/>
    </w:rPr>
  </w:style>
  <w:style w:type="paragraph" w:styleId="TM3">
    <w:name w:val="toc 3"/>
    <w:basedOn w:val="Normal"/>
    <w:next w:val="Normal"/>
    <w:autoRedefine/>
    <w:uiPriority w:val="39"/>
    <w:semiHidden/>
    <w:unhideWhenUsed/>
    <w:rsid w:val="00975137"/>
    <w:pPr>
      <w:ind w:left="440"/>
    </w:pPr>
    <w:rPr>
      <w:rFonts w:asciiTheme="minorHAnsi" w:hAnsiTheme="minorHAnsi"/>
      <w:sz w:val="20"/>
      <w:szCs w:val="20"/>
    </w:rPr>
  </w:style>
  <w:style w:type="paragraph" w:styleId="TM4">
    <w:name w:val="toc 4"/>
    <w:basedOn w:val="Normal"/>
    <w:next w:val="Normal"/>
    <w:autoRedefine/>
    <w:uiPriority w:val="39"/>
    <w:semiHidden/>
    <w:unhideWhenUsed/>
    <w:rsid w:val="00975137"/>
    <w:pPr>
      <w:ind w:left="660"/>
    </w:pPr>
    <w:rPr>
      <w:rFonts w:asciiTheme="minorHAnsi" w:hAnsiTheme="minorHAnsi"/>
      <w:sz w:val="20"/>
      <w:szCs w:val="20"/>
    </w:rPr>
  </w:style>
  <w:style w:type="paragraph" w:styleId="TM5">
    <w:name w:val="toc 5"/>
    <w:basedOn w:val="Normal"/>
    <w:next w:val="Normal"/>
    <w:autoRedefine/>
    <w:uiPriority w:val="39"/>
    <w:semiHidden/>
    <w:unhideWhenUsed/>
    <w:rsid w:val="00975137"/>
    <w:pPr>
      <w:ind w:left="880"/>
    </w:pPr>
    <w:rPr>
      <w:rFonts w:asciiTheme="minorHAnsi" w:hAnsiTheme="minorHAnsi"/>
      <w:sz w:val="20"/>
      <w:szCs w:val="20"/>
    </w:rPr>
  </w:style>
  <w:style w:type="paragraph" w:styleId="TM9">
    <w:name w:val="toc 9"/>
    <w:basedOn w:val="Normal"/>
    <w:next w:val="Normal"/>
    <w:autoRedefine/>
    <w:uiPriority w:val="39"/>
    <w:semiHidden/>
    <w:unhideWhenUsed/>
    <w:rsid w:val="00975137"/>
    <w:pPr>
      <w:ind w:left="1760"/>
    </w:pPr>
    <w:rPr>
      <w:rFonts w:asciiTheme="minorHAnsi" w:hAnsiTheme="minorHAnsi"/>
      <w:sz w:val="20"/>
      <w:szCs w:val="20"/>
    </w:rPr>
  </w:style>
  <w:style w:type="character" w:customStyle="1" w:styleId="Sous-titreCar">
    <w:name w:val="Sous-titre Car"/>
    <w:basedOn w:val="Policepardfaut"/>
    <w:link w:val="Sous-titre"/>
    <w:uiPriority w:val="11"/>
    <w:rsid w:val="00ED5CC7"/>
    <w:rPr>
      <w:color w:val="005CBA"/>
      <w:sz w:val="24"/>
      <w:szCs w:val="24"/>
      <w:lang w:val="en-GB"/>
    </w:rPr>
  </w:style>
  <w:style w:type="paragraph" w:styleId="En-ttedetabledesmatires">
    <w:name w:val="TOC Heading"/>
    <w:basedOn w:val="Titre1"/>
    <w:next w:val="Normal"/>
    <w:uiPriority w:val="39"/>
    <w:unhideWhenUsed/>
    <w:qFormat/>
    <w:rsid w:val="00103F1B"/>
    <w:pPr>
      <w:keepNext/>
      <w:keepLines/>
      <w:spacing w:before="480" w:after="0" w:line="276" w:lineRule="auto"/>
      <w:outlineLvl w:val="9"/>
    </w:pPr>
    <w:rPr>
      <w:rFonts w:eastAsiaTheme="majorEastAsia" w:cstheme="majorBidi"/>
      <w:bCs/>
      <w:sz w:val="32"/>
      <w:szCs w:val="28"/>
      <w:lang w:val="en-US" w:eastAsia="en-US"/>
    </w:rPr>
  </w:style>
  <w:style w:type="paragraph" w:styleId="TM6">
    <w:name w:val="toc 6"/>
    <w:basedOn w:val="Normal"/>
    <w:next w:val="Normal"/>
    <w:autoRedefine/>
    <w:uiPriority w:val="39"/>
    <w:semiHidden/>
    <w:unhideWhenUsed/>
    <w:rsid w:val="00103F1B"/>
    <w:pPr>
      <w:ind w:left="1100"/>
    </w:pPr>
    <w:rPr>
      <w:rFonts w:asciiTheme="minorHAnsi" w:hAnsiTheme="minorHAnsi"/>
      <w:sz w:val="20"/>
      <w:szCs w:val="20"/>
    </w:rPr>
  </w:style>
  <w:style w:type="paragraph" w:styleId="TM7">
    <w:name w:val="toc 7"/>
    <w:basedOn w:val="Normal"/>
    <w:next w:val="Normal"/>
    <w:autoRedefine/>
    <w:uiPriority w:val="39"/>
    <w:semiHidden/>
    <w:unhideWhenUsed/>
    <w:rsid w:val="00103F1B"/>
    <w:pPr>
      <w:ind w:left="1320"/>
    </w:pPr>
    <w:rPr>
      <w:rFonts w:asciiTheme="minorHAnsi" w:hAnsiTheme="minorHAnsi"/>
      <w:sz w:val="20"/>
      <w:szCs w:val="20"/>
    </w:rPr>
  </w:style>
  <w:style w:type="paragraph" w:styleId="TM8">
    <w:name w:val="toc 8"/>
    <w:basedOn w:val="Normal"/>
    <w:next w:val="Normal"/>
    <w:autoRedefine/>
    <w:uiPriority w:val="39"/>
    <w:semiHidden/>
    <w:unhideWhenUsed/>
    <w:rsid w:val="00103F1B"/>
    <w:pPr>
      <w:ind w:left="1540"/>
    </w:pPr>
    <w:rPr>
      <w:rFonts w:asciiTheme="minorHAnsi" w:hAnsiTheme="minorHAnsi"/>
      <w:sz w:val="20"/>
      <w:szCs w:val="20"/>
    </w:rPr>
  </w:style>
  <w:style w:type="character" w:styleId="lev">
    <w:name w:val="Strong"/>
    <w:basedOn w:val="Policepardfaut"/>
    <w:uiPriority w:val="22"/>
    <w:qFormat/>
    <w:rsid w:val="00F03943"/>
    <w:rPr>
      <w:b/>
      <w:bCs/>
    </w:rPr>
  </w:style>
  <w:style w:type="table" w:styleId="Grilledutableau">
    <w:name w:val="Table Grid"/>
    <w:aliases w:val="Table Grid CEPA"/>
    <w:basedOn w:val="TableauNormal"/>
    <w:uiPriority w:val="39"/>
    <w:rsid w:val="00F039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F039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3-Accentuation5">
    <w:name w:val="Grid Table 3 Accent 5"/>
    <w:basedOn w:val="TableauNormal"/>
    <w:uiPriority w:val="48"/>
    <w:rsid w:val="00F03943"/>
    <w:pPr>
      <w:spacing w:line="240" w:lineRule="auto"/>
    </w:pPr>
    <w:tblPr>
      <w:tblStyleRowBandSize w:val="1"/>
      <w:tblStyleColBandSize w:val="1"/>
      <w:tblBorders>
        <w:top w:val="single" w:sz="4" w:space="0" w:color="FAC97A" w:themeColor="accent5" w:themeTint="99"/>
        <w:left w:val="single" w:sz="4" w:space="0" w:color="FAC97A" w:themeColor="accent5" w:themeTint="99"/>
        <w:bottom w:val="single" w:sz="4" w:space="0" w:color="FAC97A" w:themeColor="accent5" w:themeTint="99"/>
        <w:right w:val="single" w:sz="4" w:space="0" w:color="FAC97A" w:themeColor="accent5" w:themeTint="99"/>
        <w:insideH w:val="single" w:sz="4" w:space="0" w:color="FAC97A" w:themeColor="accent5" w:themeTint="99"/>
        <w:insideV w:val="single" w:sz="4" w:space="0" w:color="FAC97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CD2" w:themeFill="accent5" w:themeFillTint="33"/>
      </w:tcPr>
    </w:tblStylePr>
    <w:tblStylePr w:type="band1Horz">
      <w:tblPr/>
      <w:tcPr>
        <w:shd w:val="clear" w:color="auto" w:fill="FDECD2" w:themeFill="accent5" w:themeFillTint="33"/>
      </w:tcPr>
    </w:tblStylePr>
    <w:tblStylePr w:type="neCell">
      <w:tblPr/>
      <w:tcPr>
        <w:tcBorders>
          <w:bottom w:val="single" w:sz="4" w:space="0" w:color="FAC97A" w:themeColor="accent5" w:themeTint="99"/>
        </w:tcBorders>
      </w:tcPr>
    </w:tblStylePr>
    <w:tblStylePr w:type="nwCell">
      <w:tblPr/>
      <w:tcPr>
        <w:tcBorders>
          <w:bottom w:val="single" w:sz="4" w:space="0" w:color="FAC97A" w:themeColor="accent5" w:themeTint="99"/>
        </w:tcBorders>
      </w:tcPr>
    </w:tblStylePr>
    <w:tblStylePr w:type="seCell">
      <w:tblPr/>
      <w:tcPr>
        <w:tcBorders>
          <w:top w:val="single" w:sz="4" w:space="0" w:color="FAC97A" w:themeColor="accent5" w:themeTint="99"/>
        </w:tcBorders>
      </w:tcPr>
    </w:tblStylePr>
    <w:tblStylePr w:type="swCell">
      <w:tblPr/>
      <w:tcPr>
        <w:tcBorders>
          <w:top w:val="single" w:sz="4" w:space="0" w:color="FAC97A" w:themeColor="accent5" w:themeTint="99"/>
        </w:tcBorders>
      </w:tcPr>
    </w:tblStylePr>
  </w:style>
  <w:style w:type="table" w:styleId="Tableausimple1">
    <w:name w:val="Plain Table 1"/>
    <w:basedOn w:val="TableauNormal"/>
    <w:uiPriority w:val="41"/>
    <w:rsid w:val="00F0394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F5704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detableauclaire">
    <w:name w:val="Grid Table Light"/>
    <w:basedOn w:val="TableauNormal"/>
    <w:uiPriority w:val="40"/>
    <w:rsid w:val="00F5704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2">
    <w:name w:val="Plain Table 2"/>
    <w:basedOn w:val="TableauNormal"/>
    <w:uiPriority w:val="42"/>
    <w:rsid w:val="00F5704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1Clair">
    <w:name w:val="Grid Table 1 Light"/>
    <w:basedOn w:val="TableauNormal"/>
    <w:uiPriority w:val="46"/>
    <w:rsid w:val="00F5704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F5704C"/>
    <w:pPr>
      <w:spacing w:line="240" w:lineRule="auto"/>
    </w:pPr>
    <w:tblPr>
      <w:tblStyleRowBandSize w:val="1"/>
      <w:tblStyleColBandSize w:val="1"/>
      <w:tblBorders>
        <w:top w:val="single" w:sz="4" w:space="0" w:color="D7FF7E" w:themeColor="accent1" w:themeTint="66"/>
        <w:left w:val="single" w:sz="4" w:space="0" w:color="D7FF7E" w:themeColor="accent1" w:themeTint="66"/>
        <w:bottom w:val="single" w:sz="4" w:space="0" w:color="D7FF7E" w:themeColor="accent1" w:themeTint="66"/>
        <w:right w:val="single" w:sz="4" w:space="0" w:color="D7FF7E" w:themeColor="accent1" w:themeTint="66"/>
        <w:insideH w:val="single" w:sz="4" w:space="0" w:color="D7FF7E" w:themeColor="accent1" w:themeTint="66"/>
        <w:insideV w:val="single" w:sz="4" w:space="0" w:color="D7FF7E" w:themeColor="accent1" w:themeTint="66"/>
      </w:tblBorders>
    </w:tblPr>
    <w:tblStylePr w:type="firstRow">
      <w:rPr>
        <w:b/>
        <w:bCs/>
      </w:rPr>
      <w:tblPr/>
      <w:tcPr>
        <w:tcBorders>
          <w:bottom w:val="single" w:sz="12" w:space="0" w:color="C3FF3E" w:themeColor="accent1" w:themeTint="99"/>
        </w:tcBorders>
      </w:tcPr>
    </w:tblStylePr>
    <w:tblStylePr w:type="lastRow">
      <w:rPr>
        <w:b/>
        <w:bCs/>
      </w:rPr>
      <w:tblPr/>
      <w:tcPr>
        <w:tcBorders>
          <w:top w:val="double" w:sz="2" w:space="0" w:color="C3FF3E" w:themeColor="accent1" w:themeTint="99"/>
        </w:tcBorders>
      </w:tcPr>
    </w:tblStylePr>
    <w:tblStylePr w:type="firstCol">
      <w:rPr>
        <w:b/>
        <w:bCs/>
      </w:rPr>
    </w:tblStylePr>
    <w:tblStylePr w:type="lastCol">
      <w:rPr>
        <w:b/>
        <w:bCs/>
      </w:rPr>
    </w:tblStylePr>
  </w:style>
  <w:style w:type="table" w:styleId="Tableausimple4">
    <w:name w:val="Plain Table 4"/>
    <w:basedOn w:val="TableauNormal"/>
    <w:uiPriority w:val="44"/>
    <w:rsid w:val="00F5704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edeliste">
    <w:name w:val="List Paragraph"/>
    <w:aliases w:val="Citation List,references,Bullet Points,Liste Paragraf,List Bullet-OpsManual,Table of contents numbered,List Paragraph Char Char,List Paragraph1,Bullets,Graphic,Resume Title,Ha,Use Case List Paragraph,Proposal Bullet List,List Item,bl"/>
    <w:basedOn w:val="Normal"/>
    <w:link w:val="ParagraphedelisteCar"/>
    <w:uiPriority w:val="34"/>
    <w:qFormat/>
    <w:rsid w:val="00EA0219"/>
    <w:pPr>
      <w:ind w:left="720"/>
      <w:contextualSpacing/>
    </w:pPr>
  </w:style>
  <w:style w:type="paragraph" w:customStyle="1" w:styleId="paragraph">
    <w:name w:val="paragraph"/>
    <w:basedOn w:val="Normal"/>
    <w:rsid w:val="008A604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Policepardfaut"/>
    <w:rsid w:val="008A6048"/>
  </w:style>
  <w:style w:type="character" w:customStyle="1" w:styleId="eop">
    <w:name w:val="eop"/>
    <w:basedOn w:val="Policepardfaut"/>
    <w:rsid w:val="008A6048"/>
  </w:style>
  <w:style w:type="paragraph" w:styleId="Objetducommentaire">
    <w:name w:val="annotation subject"/>
    <w:basedOn w:val="Commentaire"/>
    <w:next w:val="Commentaire"/>
    <w:link w:val="ObjetducommentaireCar"/>
    <w:uiPriority w:val="99"/>
    <w:semiHidden/>
    <w:unhideWhenUsed/>
    <w:rsid w:val="00747ACD"/>
    <w:rPr>
      <w:b/>
      <w:bCs/>
    </w:rPr>
  </w:style>
  <w:style w:type="character" w:customStyle="1" w:styleId="ObjetducommentaireCar">
    <w:name w:val="Objet du commentaire Car"/>
    <w:basedOn w:val="CommentaireCar"/>
    <w:link w:val="Objetducommentaire"/>
    <w:uiPriority w:val="99"/>
    <w:semiHidden/>
    <w:rsid w:val="00747ACD"/>
    <w:rPr>
      <w:b/>
      <w:bCs/>
      <w:sz w:val="20"/>
      <w:szCs w:val="20"/>
    </w:rPr>
  </w:style>
  <w:style w:type="character" w:styleId="Mention">
    <w:name w:val="Mention"/>
    <w:basedOn w:val="Policepardfaut"/>
    <w:uiPriority w:val="99"/>
    <w:unhideWhenUsed/>
    <w:rsid w:val="007D4506"/>
    <w:rPr>
      <w:color w:val="2B579A"/>
      <w:shd w:val="clear" w:color="auto" w:fill="E1DFDD"/>
    </w:rPr>
  </w:style>
  <w:style w:type="paragraph" w:styleId="Rvision">
    <w:name w:val="Revision"/>
    <w:hidden/>
    <w:uiPriority w:val="99"/>
    <w:semiHidden/>
    <w:rsid w:val="00F50F09"/>
    <w:pPr>
      <w:spacing w:line="240" w:lineRule="auto"/>
    </w:pPr>
  </w:style>
  <w:style w:type="paragraph" w:styleId="Notedebasdepage">
    <w:name w:val="footnote text"/>
    <w:aliases w:val="Footnote Text Char1,Footnote Text Char Char,fn,FOOTNOTES,single space,Fodnotetekst Tegn,Footnote Text Char2 Char,Footnote Text Char1 Char Char,Footnote Text Char2 Char Char Char,Footnote Text Char1 Char Char Char Char,f,ALTS FOOTNOTE"/>
    <w:basedOn w:val="Normal"/>
    <w:link w:val="NotedebasdepageCar"/>
    <w:uiPriority w:val="99"/>
    <w:unhideWhenUsed/>
    <w:rsid w:val="006B65F6"/>
    <w:pPr>
      <w:spacing w:line="240" w:lineRule="auto"/>
    </w:pPr>
    <w:rPr>
      <w:sz w:val="20"/>
      <w:szCs w:val="20"/>
    </w:rPr>
  </w:style>
  <w:style w:type="character" w:customStyle="1" w:styleId="NotedebasdepageCar">
    <w:name w:val="Note de bas de page Car"/>
    <w:aliases w:val="Footnote Text Char1 Car,Footnote Text Char Char Car,fn Car,FOOTNOTES Car,single space Car,Fodnotetekst Tegn Car,Footnote Text Char2 Char Car,Footnote Text Char1 Char Char Car,Footnote Text Char2 Char Char Char Car,f Car"/>
    <w:basedOn w:val="Policepardfaut"/>
    <w:link w:val="Notedebasdepage"/>
    <w:uiPriority w:val="99"/>
    <w:rsid w:val="006B65F6"/>
    <w:rPr>
      <w:sz w:val="20"/>
      <w:szCs w:val="20"/>
    </w:rPr>
  </w:style>
  <w:style w:type="character" w:styleId="Appelnotedebasdep">
    <w:name w:val="footnote reference"/>
    <w:aliases w:val="ftref,Ref,de nota al pie,16 Point,Superscript 6 Point,Footnote,BVI fnr,Footnote Reference1,ftref Car Car,16 Point Car Car,Superscript 6 Point Car Car,Car Car Char Car Char Car Car Char Car Char Char Car Car,SUPERS Car Car Car"/>
    <w:basedOn w:val="Policepardfaut"/>
    <w:link w:val="ftrefCar"/>
    <w:uiPriority w:val="99"/>
    <w:unhideWhenUsed/>
    <w:qFormat/>
    <w:rsid w:val="006B65F6"/>
    <w:rPr>
      <w:vertAlign w:val="superscript"/>
    </w:rPr>
  </w:style>
  <w:style w:type="character" w:styleId="Textedelespacerserv">
    <w:name w:val="Placeholder Text"/>
    <w:basedOn w:val="Policepardfaut"/>
    <w:uiPriority w:val="99"/>
    <w:semiHidden/>
    <w:rsid w:val="00DF72C6"/>
    <w:rPr>
      <w:color w:val="666666"/>
    </w:rPr>
  </w:style>
  <w:style w:type="character" w:customStyle="1" w:styleId="ParagraphedelisteCar">
    <w:name w:val="Paragraphe de liste Car"/>
    <w:aliases w:val="Citation List Car,references Car,Bullet Points Car,Liste Paragraf Car,List Bullet-OpsManual Car,Table of contents numbered Car,List Paragraph Char Char Car,List Paragraph1 Car,Bullets Car,Graphic Car,Resume Title Car,Ha Car"/>
    <w:link w:val="Paragraphedeliste"/>
    <w:uiPriority w:val="34"/>
    <w:qFormat/>
    <w:locked/>
    <w:rsid w:val="00D242D1"/>
  </w:style>
  <w:style w:type="paragraph" w:customStyle="1" w:styleId="ftrefCar">
    <w:name w:val="ftref Car"/>
    <w:aliases w:val="16 Point Car,Superscript 6 Point Car,Car Car Char Car Char Car Car Char Car Char Char Car,Car Car Car Car Car Car Car Car Char Car Car Char Car Car Car Char Car Char Char Char Car,SUPERS Car"/>
    <w:basedOn w:val="Normal"/>
    <w:link w:val="Appelnotedebasdep"/>
    <w:uiPriority w:val="99"/>
    <w:rsid w:val="008239E1"/>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1214">
      <w:bodyDiv w:val="1"/>
      <w:marLeft w:val="0"/>
      <w:marRight w:val="0"/>
      <w:marTop w:val="0"/>
      <w:marBottom w:val="0"/>
      <w:divBdr>
        <w:top w:val="none" w:sz="0" w:space="0" w:color="auto"/>
        <w:left w:val="none" w:sz="0" w:space="0" w:color="auto"/>
        <w:bottom w:val="none" w:sz="0" w:space="0" w:color="auto"/>
        <w:right w:val="none" w:sz="0" w:space="0" w:color="auto"/>
      </w:divBdr>
      <w:divsChild>
        <w:div w:id="361711580">
          <w:marLeft w:val="0"/>
          <w:marRight w:val="0"/>
          <w:marTop w:val="0"/>
          <w:marBottom w:val="0"/>
          <w:divBdr>
            <w:top w:val="none" w:sz="0" w:space="0" w:color="auto"/>
            <w:left w:val="none" w:sz="0" w:space="0" w:color="auto"/>
            <w:bottom w:val="none" w:sz="0" w:space="0" w:color="auto"/>
            <w:right w:val="none" w:sz="0" w:space="0" w:color="auto"/>
          </w:divBdr>
        </w:div>
        <w:div w:id="367410138">
          <w:marLeft w:val="0"/>
          <w:marRight w:val="0"/>
          <w:marTop w:val="0"/>
          <w:marBottom w:val="0"/>
          <w:divBdr>
            <w:top w:val="none" w:sz="0" w:space="0" w:color="auto"/>
            <w:left w:val="none" w:sz="0" w:space="0" w:color="auto"/>
            <w:bottom w:val="none" w:sz="0" w:space="0" w:color="auto"/>
            <w:right w:val="none" w:sz="0" w:space="0" w:color="auto"/>
          </w:divBdr>
        </w:div>
        <w:div w:id="521669916">
          <w:marLeft w:val="0"/>
          <w:marRight w:val="0"/>
          <w:marTop w:val="0"/>
          <w:marBottom w:val="0"/>
          <w:divBdr>
            <w:top w:val="none" w:sz="0" w:space="0" w:color="auto"/>
            <w:left w:val="none" w:sz="0" w:space="0" w:color="auto"/>
            <w:bottom w:val="none" w:sz="0" w:space="0" w:color="auto"/>
            <w:right w:val="none" w:sz="0" w:space="0" w:color="auto"/>
          </w:divBdr>
        </w:div>
        <w:div w:id="981008447">
          <w:marLeft w:val="0"/>
          <w:marRight w:val="0"/>
          <w:marTop w:val="0"/>
          <w:marBottom w:val="0"/>
          <w:divBdr>
            <w:top w:val="none" w:sz="0" w:space="0" w:color="auto"/>
            <w:left w:val="none" w:sz="0" w:space="0" w:color="auto"/>
            <w:bottom w:val="none" w:sz="0" w:space="0" w:color="auto"/>
            <w:right w:val="none" w:sz="0" w:space="0" w:color="auto"/>
          </w:divBdr>
        </w:div>
        <w:div w:id="1099062986">
          <w:marLeft w:val="0"/>
          <w:marRight w:val="0"/>
          <w:marTop w:val="0"/>
          <w:marBottom w:val="0"/>
          <w:divBdr>
            <w:top w:val="none" w:sz="0" w:space="0" w:color="auto"/>
            <w:left w:val="none" w:sz="0" w:space="0" w:color="auto"/>
            <w:bottom w:val="none" w:sz="0" w:space="0" w:color="auto"/>
            <w:right w:val="none" w:sz="0" w:space="0" w:color="auto"/>
          </w:divBdr>
        </w:div>
        <w:div w:id="1674799785">
          <w:marLeft w:val="0"/>
          <w:marRight w:val="0"/>
          <w:marTop w:val="0"/>
          <w:marBottom w:val="0"/>
          <w:divBdr>
            <w:top w:val="none" w:sz="0" w:space="0" w:color="auto"/>
            <w:left w:val="none" w:sz="0" w:space="0" w:color="auto"/>
            <w:bottom w:val="none" w:sz="0" w:space="0" w:color="auto"/>
            <w:right w:val="none" w:sz="0" w:space="0" w:color="auto"/>
          </w:divBdr>
        </w:div>
        <w:div w:id="1782147678">
          <w:marLeft w:val="0"/>
          <w:marRight w:val="0"/>
          <w:marTop w:val="0"/>
          <w:marBottom w:val="0"/>
          <w:divBdr>
            <w:top w:val="none" w:sz="0" w:space="0" w:color="auto"/>
            <w:left w:val="none" w:sz="0" w:space="0" w:color="auto"/>
            <w:bottom w:val="none" w:sz="0" w:space="0" w:color="auto"/>
            <w:right w:val="none" w:sz="0" w:space="0" w:color="auto"/>
          </w:divBdr>
        </w:div>
        <w:div w:id="1783647517">
          <w:marLeft w:val="0"/>
          <w:marRight w:val="0"/>
          <w:marTop w:val="0"/>
          <w:marBottom w:val="0"/>
          <w:divBdr>
            <w:top w:val="none" w:sz="0" w:space="0" w:color="auto"/>
            <w:left w:val="none" w:sz="0" w:space="0" w:color="auto"/>
            <w:bottom w:val="none" w:sz="0" w:space="0" w:color="auto"/>
            <w:right w:val="none" w:sz="0" w:space="0" w:color="auto"/>
          </w:divBdr>
        </w:div>
        <w:div w:id="1937790242">
          <w:marLeft w:val="0"/>
          <w:marRight w:val="0"/>
          <w:marTop w:val="0"/>
          <w:marBottom w:val="0"/>
          <w:divBdr>
            <w:top w:val="none" w:sz="0" w:space="0" w:color="auto"/>
            <w:left w:val="none" w:sz="0" w:space="0" w:color="auto"/>
            <w:bottom w:val="none" w:sz="0" w:space="0" w:color="auto"/>
            <w:right w:val="none" w:sz="0" w:space="0" w:color="auto"/>
          </w:divBdr>
        </w:div>
        <w:div w:id="1946308187">
          <w:marLeft w:val="0"/>
          <w:marRight w:val="0"/>
          <w:marTop w:val="0"/>
          <w:marBottom w:val="0"/>
          <w:divBdr>
            <w:top w:val="none" w:sz="0" w:space="0" w:color="auto"/>
            <w:left w:val="none" w:sz="0" w:space="0" w:color="auto"/>
            <w:bottom w:val="none" w:sz="0" w:space="0" w:color="auto"/>
            <w:right w:val="none" w:sz="0" w:space="0" w:color="auto"/>
          </w:divBdr>
        </w:div>
      </w:divsChild>
    </w:div>
    <w:div w:id="76905760">
      <w:bodyDiv w:val="1"/>
      <w:marLeft w:val="0"/>
      <w:marRight w:val="0"/>
      <w:marTop w:val="0"/>
      <w:marBottom w:val="0"/>
      <w:divBdr>
        <w:top w:val="none" w:sz="0" w:space="0" w:color="auto"/>
        <w:left w:val="none" w:sz="0" w:space="0" w:color="auto"/>
        <w:bottom w:val="none" w:sz="0" w:space="0" w:color="auto"/>
        <w:right w:val="none" w:sz="0" w:space="0" w:color="auto"/>
      </w:divBdr>
      <w:divsChild>
        <w:div w:id="186333445">
          <w:marLeft w:val="0"/>
          <w:marRight w:val="0"/>
          <w:marTop w:val="0"/>
          <w:marBottom w:val="0"/>
          <w:divBdr>
            <w:top w:val="none" w:sz="0" w:space="0" w:color="auto"/>
            <w:left w:val="none" w:sz="0" w:space="0" w:color="auto"/>
            <w:bottom w:val="none" w:sz="0" w:space="0" w:color="auto"/>
            <w:right w:val="none" w:sz="0" w:space="0" w:color="auto"/>
          </w:divBdr>
          <w:divsChild>
            <w:div w:id="84304773">
              <w:marLeft w:val="0"/>
              <w:marRight w:val="0"/>
              <w:marTop w:val="0"/>
              <w:marBottom w:val="0"/>
              <w:divBdr>
                <w:top w:val="none" w:sz="0" w:space="0" w:color="auto"/>
                <w:left w:val="none" w:sz="0" w:space="0" w:color="auto"/>
                <w:bottom w:val="none" w:sz="0" w:space="0" w:color="auto"/>
                <w:right w:val="none" w:sz="0" w:space="0" w:color="auto"/>
              </w:divBdr>
            </w:div>
          </w:divsChild>
        </w:div>
        <w:div w:id="770394989">
          <w:marLeft w:val="0"/>
          <w:marRight w:val="0"/>
          <w:marTop w:val="0"/>
          <w:marBottom w:val="0"/>
          <w:divBdr>
            <w:top w:val="none" w:sz="0" w:space="0" w:color="auto"/>
            <w:left w:val="none" w:sz="0" w:space="0" w:color="auto"/>
            <w:bottom w:val="none" w:sz="0" w:space="0" w:color="auto"/>
            <w:right w:val="none" w:sz="0" w:space="0" w:color="auto"/>
          </w:divBdr>
          <w:divsChild>
            <w:div w:id="987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1041">
      <w:bodyDiv w:val="1"/>
      <w:marLeft w:val="0"/>
      <w:marRight w:val="0"/>
      <w:marTop w:val="0"/>
      <w:marBottom w:val="0"/>
      <w:divBdr>
        <w:top w:val="none" w:sz="0" w:space="0" w:color="auto"/>
        <w:left w:val="none" w:sz="0" w:space="0" w:color="auto"/>
        <w:bottom w:val="none" w:sz="0" w:space="0" w:color="auto"/>
        <w:right w:val="none" w:sz="0" w:space="0" w:color="auto"/>
      </w:divBdr>
      <w:divsChild>
        <w:div w:id="161284195">
          <w:marLeft w:val="0"/>
          <w:marRight w:val="0"/>
          <w:marTop w:val="0"/>
          <w:marBottom w:val="0"/>
          <w:divBdr>
            <w:top w:val="none" w:sz="0" w:space="0" w:color="auto"/>
            <w:left w:val="none" w:sz="0" w:space="0" w:color="auto"/>
            <w:bottom w:val="none" w:sz="0" w:space="0" w:color="auto"/>
            <w:right w:val="none" w:sz="0" w:space="0" w:color="auto"/>
          </w:divBdr>
          <w:divsChild>
            <w:div w:id="1687753316">
              <w:marLeft w:val="0"/>
              <w:marRight w:val="0"/>
              <w:marTop w:val="0"/>
              <w:marBottom w:val="0"/>
              <w:divBdr>
                <w:top w:val="none" w:sz="0" w:space="0" w:color="auto"/>
                <w:left w:val="none" w:sz="0" w:space="0" w:color="auto"/>
                <w:bottom w:val="none" w:sz="0" w:space="0" w:color="auto"/>
                <w:right w:val="none" w:sz="0" w:space="0" w:color="auto"/>
              </w:divBdr>
            </w:div>
          </w:divsChild>
        </w:div>
        <w:div w:id="293603965">
          <w:marLeft w:val="0"/>
          <w:marRight w:val="0"/>
          <w:marTop w:val="0"/>
          <w:marBottom w:val="0"/>
          <w:divBdr>
            <w:top w:val="none" w:sz="0" w:space="0" w:color="auto"/>
            <w:left w:val="none" w:sz="0" w:space="0" w:color="auto"/>
            <w:bottom w:val="none" w:sz="0" w:space="0" w:color="auto"/>
            <w:right w:val="none" w:sz="0" w:space="0" w:color="auto"/>
          </w:divBdr>
          <w:divsChild>
            <w:div w:id="20905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789">
      <w:bodyDiv w:val="1"/>
      <w:marLeft w:val="0"/>
      <w:marRight w:val="0"/>
      <w:marTop w:val="0"/>
      <w:marBottom w:val="0"/>
      <w:divBdr>
        <w:top w:val="none" w:sz="0" w:space="0" w:color="auto"/>
        <w:left w:val="none" w:sz="0" w:space="0" w:color="auto"/>
        <w:bottom w:val="none" w:sz="0" w:space="0" w:color="auto"/>
        <w:right w:val="none" w:sz="0" w:space="0" w:color="auto"/>
      </w:divBdr>
      <w:divsChild>
        <w:div w:id="149487772">
          <w:marLeft w:val="-75"/>
          <w:marRight w:val="0"/>
          <w:marTop w:val="30"/>
          <w:marBottom w:val="30"/>
          <w:divBdr>
            <w:top w:val="none" w:sz="0" w:space="0" w:color="auto"/>
            <w:left w:val="none" w:sz="0" w:space="0" w:color="auto"/>
            <w:bottom w:val="none" w:sz="0" w:space="0" w:color="auto"/>
            <w:right w:val="none" w:sz="0" w:space="0" w:color="auto"/>
          </w:divBdr>
          <w:divsChild>
            <w:div w:id="203760075">
              <w:marLeft w:val="0"/>
              <w:marRight w:val="0"/>
              <w:marTop w:val="0"/>
              <w:marBottom w:val="0"/>
              <w:divBdr>
                <w:top w:val="none" w:sz="0" w:space="0" w:color="auto"/>
                <w:left w:val="none" w:sz="0" w:space="0" w:color="auto"/>
                <w:bottom w:val="none" w:sz="0" w:space="0" w:color="auto"/>
                <w:right w:val="none" w:sz="0" w:space="0" w:color="auto"/>
              </w:divBdr>
              <w:divsChild>
                <w:div w:id="308556380">
                  <w:marLeft w:val="0"/>
                  <w:marRight w:val="0"/>
                  <w:marTop w:val="0"/>
                  <w:marBottom w:val="0"/>
                  <w:divBdr>
                    <w:top w:val="none" w:sz="0" w:space="0" w:color="auto"/>
                    <w:left w:val="none" w:sz="0" w:space="0" w:color="auto"/>
                    <w:bottom w:val="none" w:sz="0" w:space="0" w:color="auto"/>
                    <w:right w:val="none" w:sz="0" w:space="0" w:color="auto"/>
                  </w:divBdr>
                </w:div>
              </w:divsChild>
            </w:div>
            <w:div w:id="516847358">
              <w:marLeft w:val="0"/>
              <w:marRight w:val="0"/>
              <w:marTop w:val="0"/>
              <w:marBottom w:val="0"/>
              <w:divBdr>
                <w:top w:val="none" w:sz="0" w:space="0" w:color="auto"/>
                <w:left w:val="none" w:sz="0" w:space="0" w:color="auto"/>
                <w:bottom w:val="none" w:sz="0" w:space="0" w:color="auto"/>
                <w:right w:val="none" w:sz="0" w:space="0" w:color="auto"/>
              </w:divBdr>
              <w:divsChild>
                <w:div w:id="9574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5025">
          <w:marLeft w:val="0"/>
          <w:marRight w:val="0"/>
          <w:marTop w:val="0"/>
          <w:marBottom w:val="0"/>
          <w:divBdr>
            <w:top w:val="none" w:sz="0" w:space="0" w:color="auto"/>
            <w:left w:val="none" w:sz="0" w:space="0" w:color="auto"/>
            <w:bottom w:val="none" w:sz="0" w:space="0" w:color="auto"/>
            <w:right w:val="none" w:sz="0" w:space="0" w:color="auto"/>
          </w:divBdr>
        </w:div>
        <w:div w:id="1732921774">
          <w:marLeft w:val="0"/>
          <w:marRight w:val="0"/>
          <w:marTop w:val="0"/>
          <w:marBottom w:val="0"/>
          <w:divBdr>
            <w:top w:val="none" w:sz="0" w:space="0" w:color="auto"/>
            <w:left w:val="none" w:sz="0" w:space="0" w:color="auto"/>
            <w:bottom w:val="none" w:sz="0" w:space="0" w:color="auto"/>
            <w:right w:val="none" w:sz="0" w:space="0" w:color="auto"/>
          </w:divBdr>
        </w:div>
        <w:div w:id="2044548786">
          <w:marLeft w:val="0"/>
          <w:marRight w:val="0"/>
          <w:marTop w:val="0"/>
          <w:marBottom w:val="0"/>
          <w:divBdr>
            <w:top w:val="none" w:sz="0" w:space="0" w:color="auto"/>
            <w:left w:val="none" w:sz="0" w:space="0" w:color="auto"/>
            <w:bottom w:val="none" w:sz="0" w:space="0" w:color="auto"/>
            <w:right w:val="none" w:sz="0" w:space="0" w:color="auto"/>
          </w:divBdr>
        </w:div>
        <w:div w:id="2059934108">
          <w:marLeft w:val="0"/>
          <w:marRight w:val="0"/>
          <w:marTop w:val="0"/>
          <w:marBottom w:val="0"/>
          <w:divBdr>
            <w:top w:val="none" w:sz="0" w:space="0" w:color="auto"/>
            <w:left w:val="none" w:sz="0" w:space="0" w:color="auto"/>
            <w:bottom w:val="none" w:sz="0" w:space="0" w:color="auto"/>
            <w:right w:val="none" w:sz="0" w:space="0" w:color="auto"/>
          </w:divBdr>
        </w:div>
      </w:divsChild>
    </w:div>
    <w:div w:id="287198956">
      <w:bodyDiv w:val="1"/>
      <w:marLeft w:val="0"/>
      <w:marRight w:val="0"/>
      <w:marTop w:val="0"/>
      <w:marBottom w:val="0"/>
      <w:divBdr>
        <w:top w:val="none" w:sz="0" w:space="0" w:color="auto"/>
        <w:left w:val="none" w:sz="0" w:space="0" w:color="auto"/>
        <w:bottom w:val="none" w:sz="0" w:space="0" w:color="auto"/>
        <w:right w:val="none" w:sz="0" w:space="0" w:color="auto"/>
      </w:divBdr>
      <w:divsChild>
        <w:div w:id="140080272">
          <w:marLeft w:val="0"/>
          <w:marRight w:val="0"/>
          <w:marTop w:val="0"/>
          <w:marBottom w:val="0"/>
          <w:divBdr>
            <w:top w:val="none" w:sz="0" w:space="0" w:color="auto"/>
            <w:left w:val="none" w:sz="0" w:space="0" w:color="auto"/>
            <w:bottom w:val="none" w:sz="0" w:space="0" w:color="auto"/>
            <w:right w:val="none" w:sz="0" w:space="0" w:color="auto"/>
          </w:divBdr>
        </w:div>
        <w:div w:id="575554725">
          <w:marLeft w:val="0"/>
          <w:marRight w:val="0"/>
          <w:marTop w:val="0"/>
          <w:marBottom w:val="0"/>
          <w:divBdr>
            <w:top w:val="none" w:sz="0" w:space="0" w:color="auto"/>
            <w:left w:val="none" w:sz="0" w:space="0" w:color="auto"/>
            <w:bottom w:val="none" w:sz="0" w:space="0" w:color="auto"/>
            <w:right w:val="none" w:sz="0" w:space="0" w:color="auto"/>
          </w:divBdr>
        </w:div>
        <w:div w:id="607275520">
          <w:marLeft w:val="0"/>
          <w:marRight w:val="0"/>
          <w:marTop w:val="0"/>
          <w:marBottom w:val="0"/>
          <w:divBdr>
            <w:top w:val="none" w:sz="0" w:space="0" w:color="auto"/>
            <w:left w:val="none" w:sz="0" w:space="0" w:color="auto"/>
            <w:bottom w:val="none" w:sz="0" w:space="0" w:color="auto"/>
            <w:right w:val="none" w:sz="0" w:space="0" w:color="auto"/>
          </w:divBdr>
        </w:div>
        <w:div w:id="698898607">
          <w:marLeft w:val="0"/>
          <w:marRight w:val="0"/>
          <w:marTop w:val="0"/>
          <w:marBottom w:val="0"/>
          <w:divBdr>
            <w:top w:val="none" w:sz="0" w:space="0" w:color="auto"/>
            <w:left w:val="none" w:sz="0" w:space="0" w:color="auto"/>
            <w:bottom w:val="none" w:sz="0" w:space="0" w:color="auto"/>
            <w:right w:val="none" w:sz="0" w:space="0" w:color="auto"/>
          </w:divBdr>
        </w:div>
        <w:div w:id="763066645">
          <w:marLeft w:val="0"/>
          <w:marRight w:val="0"/>
          <w:marTop w:val="0"/>
          <w:marBottom w:val="0"/>
          <w:divBdr>
            <w:top w:val="none" w:sz="0" w:space="0" w:color="auto"/>
            <w:left w:val="none" w:sz="0" w:space="0" w:color="auto"/>
            <w:bottom w:val="none" w:sz="0" w:space="0" w:color="auto"/>
            <w:right w:val="none" w:sz="0" w:space="0" w:color="auto"/>
          </w:divBdr>
        </w:div>
        <w:div w:id="1274287335">
          <w:marLeft w:val="0"/>
          <w:marRight w:val="0"/>
          <w:marTop w:val="0"/>
          <w:marBottom w:val="0"/>
          <w:divBdr>
            <w:top w:val="none" w:sz="0" w:space="0" w:color="auto"/>
            <w:left w:val="none" w:sz="0" w:space="0" w:color="auto"/>
            <w:bottom w:val="none" w:sz="0" w:space="0" w:color="auto"/>
            <w:right w:val="none" w:sz="0" w:space="0" w:color="auto"/>
          </w:divBdr>
        </w:div>
        <w:div w:id="1612277463">
          <w:marLeft w:val="0"/>
          <w:marRight w:val="0"/>
          <w:marTop w:val="0"/>
          <w:marBottom w:val="0"/>
          <w:divBdr>
            <w:top w:val="none" w:sz="0" w:space="0" w:color="auto"/>
            <w:left w:val="none" w:sz="0" w:space="0" w:color="auto"/>
            <w:bottom w:val="none" w:sz="0" w:space="0" w:color="auto"/>
            <w:right w:val="none" w:sz="0" w:space="0" w:color="auto"/>
          </w:divBdr>
        </w:div>
        <w:div w:id="1648822566">
          <w:marLeft w:val="0"/>
          <w:marRight w:val="0"/>
          <w:marTop w:val="0"/>
          <w:marBottom w:val="0"/>
          <w:divBdr>
            <w:top w:val="none" w:sz="0" w:space="0" w:color="auto"/>
            <w:left w:val="none" w:sz="0" w:space="0" w:color="auto"/>
            <w:bottom w:val="none" w:sz="0" w:space="0" w:color="auto"/>
            <w:right w:val="none" w:sz="0" w:space="0" w:color="auto"/>
          </w:divBdr>
        </w:div>
        <w:div w:id="1714689197">
          <w:marLeft w:val="0"/>
          <w:marRight w:val="0"/>
          <w:marTop w:val="0"/>
          <w:marBottom w:val="0"/>
          <w:divBdr>
            <w:top w:val="none" w:sz="0" w:space="0" w:color="auto"/>
            <w:left w:val="none" w:sz="0" w:space="0" w:color="auto"/>
            <w:bottom w:val="none" w:sz="0" w:space="0" w:color="auto"/>
            <w:right w:val="none" w:sz="0" w:space="0" w:color="auto"/>
          </w:divBdr>
        </w:div>
        <w:div w:id="1729263268">
          <w:marLeft w:val="0"/>
          <w:marRight w:val="0"/>
          <w:marTop w:val="0"/>
          <w:marBottom w:val="0"/>
          <w:divBdr>
            <w:top w:val="none" w:sz="0" w:space="0" w:color="auto"/>
            <w:left w:val="none" w:sz="0" w:space="0" w:color="auto"/>
            <w:bottom w:val="none" w:sz="0" w:space="0" w:color="auto"/>
            <w:right w:val="none" w:sz="0" w:space="0" w:color="auto"/>
          </w:divBdr>
        </w:div>
      </w:divsChild>
    </w:div>
    <w:div w:id="372653642">
      <w:bodyDiv w:val="1"/>
      <w:marLeft w:val="0"/>
      <w:marRight w:val="0"/>
      <w:marTop w:val="0"/>
      <w:marBottom w:val="0"/>
      <w:divBdr>
        <w:top w:val="none" w:sz="0" w:space="0" w:color="auto"/>
        <w:left w:val="none" w:sz="0" w:space="0" w:color="auto"/>
        <w:bottom w:val="none" w:sz="0" w:space="0" w:color="auto"/>
        <w:right w:val="none" w:sz="0" w:space="0" w:color="auto"/>
      </w:divBdr>
      <w:divsChild>
        <w:div w:id="280962035">
          <w:marLeft w:val="0"/>
          <w:marRight w:val="0"/>
          <w:marTop w:val="0"/>
          <w:marBottom w:val="0"/>
          <w:divBdr>
            <w:top w:val="none" w:sz="0" w:space="0" w:color="auto"/>
            <w:left w:val="none" w:sz="0" w:space="0" w:color="auto"/>
            <w:bottom w:val="none" w:sz="0" w:space="0" w:color="auto"/>
            <w:right w:val="none" w:sz="0" w:space="0" w:color="auto"/>
          </w:divBdr>
          <w:divsChild>
            <w:div w:id="129057134">
              <w:marLeft w:val="0"/>
              <w:marRight w:val="0"/>
              <w:marTop w:val="0"/>
              <w:marBottom w:val="0"/>
              <w:divBdr>
                <w:top w:val="none" w:sz="0" w:space="0" w:color="auto"/>
                <w:left w:val="none" w:sz="0" w:space="0" w:color="auto"/>
                <w:bottom w:val="none" w:sz="0" w:space="0" w:color="auto"/>
                <w:right w:val="none" w:sz="0" w:space="0" w:color="auto"/>
              </w:divBdr>
            </w:div>
            <w:div w:id="177930446">
              <w:marLeft w:val="0"/>
              <w:marRight w:val="0"/>
              <w:marTop w:val="0"/>
              <w:marBottom w:val="0"/>
              <w:divBdr>
                <w:top w:val="none" w:sz="0" w:space="0" w:color="auto"/>
                <w:left w:val="none" w:sz="0" w:space="0" w:color="auto"/>
                <w:bottom w:val="none" w:sz="0" w:space="0" w:color="auto"/>
                <w:right w:val="none" w:sz="0" w:space="0" w:color="auto"/>
              </w:divBdr>
            </w:div>
            <w:div w:id="379477786">
              <w:marLeft w:val="0"/>
              <w:marRight w:val="0"/>
              <w:marTop w:val="0"/>
              <w:marBottom w:val="0"/>
              <w:divBdr>
                <w:top w:val="none" w:sz="0" w:space="0" w:color="auto"/>
                <w:left w:val="none" w:sz="0" w:space="0" w:color="auto"/>
                <w:bottom w:val="none" w:sz="0" w:space="0" w:color="auto"/>
                <w:right w:val="none" w:sz="0" w:space="0" w:color="auto"/>
              </w:divBdr>
            </w:div>
            <w:div w:id="505243624">
              <w:marLeft w:val="0"/>
              <w:marRight w:val="0"/>
              <w:marTop w:val="0"/>
              <w:marBottom w:val="0"/>
              <w:divBdr>
                <w:top w:val="none" w:sz="0" w:space="0" w:color="auto"/>
                <w:left w:val="none" w:sz="0" w:space="0" w:color="auto"/>
                <w:bottom w:val="none" w:sz="0" w:space="0" w:color="auto"/>
                <w:right w:val="none" w:sz="0" w:space="0" w:color="auto"/>
              </w:divBdr>
            </w:div>
            <w:div w:id="717243805">
              <w:marLeft w:val="0"/>
              <w:marRight w:val="0"/>
              <w:marTop w:val="0"/>
              <w:marBottom w:val="0"/>
              <w:divBdr>
                <w:top w:val="none" w:sz="0" w:space="0" w:color="auto"/>
                <w:left w:val="none" w:sz="0" w:space="0" w:color="auto"/>
                <w:bottom w:val="none" w:sz="0" w:space="0" w:color="auto"/>
                <w:right w:val="none" w:sz="0" w:space="0" w:color="auto"/>
              </w:divBdr>
            </w:div>
            <w:div w:id="842823423">
              <w:marLeft w:val="0"/>
              <w:marRight w:val="0"/>
              <w:marTop w:val="0"/>
              <w:marBottom w:val="0"/>
              <w:divBdr>
                <w:top w:val="none" w:sz="0" w:space="0" w:color="auto"/>
                <w:left w:val="none" w:sz="0" w:space="0" w:color="auto"/>
                <w:bottom w:val="none" w:sz="0" w:space="0" w:color="auto"/>
                <w:right w:val="none" w:sz="0" w:space="0" w:color="auto"/>
              </w:divBdr>
            </w:div>
            <w:div w:id="1348680411">
              <w:marLeft w:val="0"/>
              <w:marRight w:val="0"/>
              <w:marTop w:val="0"/>
              <w:marBottom w:val="0"/>
              <w:divBdr>
                <w:top w:val="none" w:sz="0" w:space="0" w:color="auto"/>
                <w:left w:val="none" w:sz="0" w:space="0" w:color="auto"/>
                <w:bottom w:val="none" w:sz="0" w:space="0" w:color="auto"/>
                <w:right w:val="none" w:sz="0" w:space="0" w:color="auto"/>
              </w:divBdr>
            </w:div>
            <w:div w:id="1703356553">
              <w:marLeft w:val="0"/>
              <w:marRight w:val="0"/>
              <w:marTop w:val="0"/>
              <w:marBottom w:val="0"/>
              <w:divBdr>
                <w:top w:val="none" w:sz="0" w:space="0" w:color="auto"/>
                <w:left w:val="none" w:sz="0" w:space="0" w:color="auto"/>
                <w:bottom w:val="none" w:sz="0" w:space="0" w:color="auto"/>
                <w:right w:val="none" w:sz="0" w:space="0" w:color="auto"/>
              </w:divBdr>
            </w:div>
            <w:div w:id="1724407657">
              <w:marLeft w:val="0"/>
              <w:marRight w:val="0"/>
              <w:marTop w:val="0"/>
              <w:marBottom w:val="0"/>
              <w:divBdr>
                <w:top w:val="none" w:sz="0" w:space="0" w:color="auto"/>
                <w:left w:val="none" w:sz="0" w:space="0" w:color="auto"/>
                <w:bottom w:val="none" w:sz="0" w:space="0" w:color="auto"/>
                <w:right w:val="none" w:sz="0" w:space="0" w:color="auto"/>
              </w:divBdr>
            </w:div>
            <w:div w:id="1933776225">
              <w:marLeft w:val="0"/>
              <w:marRight w:val="0"/>
              <w:marTop w:val="0"/>
              <w:marBottom w:val="0"/>
              <w:divBdr>
                <w:top w:val="none" w:sz="0" w:space="0" w:color="auto"/>
                <w:left w:val="none" w:sz="0" w:space="0" w:color="auto"/>
                <w:bottom w:val="none" w:sz="0" w:space="0" w:color="auto"/>
                <w:right w:val="none" w:sz="0" w:space="0" w:color="auto"/>
              </w:divBdr>
            </w:div>
            <w:div w:id="1986742430">
              <w:marLeft w:val="0"/>
              <w:marRight w:val="0"/>
              <w:marTop w:val="0"/>
              <w:marBottom w:val="0"/>
              <w:divBdr>
                <w:top w:val="none" w:sz="0" w:space="0" w:color="auto"/>
                <w:left w:val="none" w:sz="0" w:space="0" w:color="auto"/>
                <w:bottom w:val="none" w:sz="0" w:space="0" w:color="auto"/>
                <w:right w:val="none" w:sz="0" w:space="0" w:color="auto"/>
              </w:divBdr>
            </w:div>
          </w:divsChild>
        </w:div>
        <w:div w:id="1768692588">
          <w:marLeft w:val="0"/>
          <w:marRight w:val="0"/>
          <w:marTop w:val="0"/>
          <w:marBottom w:val="0"/>
          <w:divBdr>
            <w:top w:val="none" w:sz="0" w:space="0" w:color="auto"/>
            <w:left w:val="none" w:sz="0" w:space="0" w:color="auto"/>
            <w:bottom w:val="none" w:sz="0" w:space="0" w:color="auto"/>
            <w:right w:val="none" w:sz="0" w:space="0" w:color="auto"/>
          </w:divBdr>
          <w:divsChild>
            <w:div w:id="3646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5051">
      <w:bodyDiv w:val="1"/>
      <w:marLeft w:val="0"/>
      <w:marRight w:val="0"/>
      <w:marTop w:val="0"/>
      <w:marBottom w:val="0"/>
      <w:divBdr>
        <w:top w:val="none" w:sz="0" w:space="0" w:color="auto"/>
        <w:left w:val="none" w:sz="0" w:space="0" w:color="auto"/>
        <w:bottom w:val="none" w:sz="0" w:space="0" w:color="auto"/>
        <w:right w:val="none" w:sz="0" w:space="0" w:color="auto"/>
      </w:divBdr>
      <w:divsChild>
        <w:div w:id="619916956">
          <w:marLeft w:val="-75"/>
          <w:marRight w:val="0"/>
          <w:marTop w:val="30"/>
          <w:marBottom w:val="30"/>
          <w:divBdr>
            <w:top w:val="none" w:sz="0" w:space="0" w:color="auto"/>
            <w:left w:val="none" w:sz="0" w:space="0" w:color="auto"/>
            <w:bottom w:val="none" w:sz="0" w:space="0" w:color="auto"/>
            <w:right w:val="none" w:sz="0" w:space="0" w:color="auto"/>
          </w:divBdr>
          <w:divsChild>
            <w:div w:id="137694847">
              <w:marLeft w:val="0"/>
              <w:marRight w:val="0"/>
              <w:marTop w:val="0"/>
              <w:marBottom w:val="0"/>
              <w:divBdr>
                <w:top w:val="none" w:sz="0" w:space="0" w:color="auto"/>
                <w:left w:val="none" w:sz="0" w:space="0" w:color="auto"/>
                <w:bottom w:val="none" w:sz="0" w:space="0" w:color="auto"/>
                <w:right w:val="none" w:sz="0" w:space="0" w:color="auto"/>
              </w:divBdr>
              <w:divsChild>
                <w:div w:id="1877305335">
                  <w:marLeft w:val="0"/>
                  <w:marRight w:val="0"/>
                  <w:marTop w:val="0"/>
                  <w:marBottom w:val="0"/>
                  <w:divBdr>
                    <w:top w:val="none" w:sz="0" w:space="0" w:color="auto"/>
                    <w:left w:val="none" w:sz="0" w:space="0" w:color="auto"/>
                    <w:bottom w:val="none" w:sz="0" w:space="0" w:color="auto"/>
                    <w:right w:val="none" w:sz="0" w:space="0" w:color="auto"/>
                  </w:divBdr>
                </w:div>
              </w:divsChild>
            </w:div>
            <w:div w:id="232156896">
              <w:marLeft w:val="0"/>
              <w:marRight w:val="0"/>
              <w:marTop w:val="0"/>
              <w:marBottom w:val="0"/>
              <w:divBdr>
                <w:top w:val="none" w:sz="0" w:space="0" w:color="auto"/>
                <w:left w:val="none" w:sz="0" w:space="0" w:color="auto"/>
                <w:bottom w:val="none" w:sz="0" w:space="0" w:color="auto"/>
                <w:right w:val="none" w:sz="0" w:space="0" w:color="auto"/>
              </w:divBdr>
              <w:divsChild>
                <w:div w:id="2089648050">
                  <w:marLeft w:val="0"/>
                  <w:marRight w:val="0"/>
                  <w:marTop w:val="0"/>
                  <w:marBottom w:val="0"/>
                  <w:divBdr>
                    <w:top w:val="none" w:sz="0" w:space="0" w:color="auto"/>
                    <w:left w:val="none" w:sz="0" w:space="0" w:color="auto"/>
                    <w:bottom w:val="none" w:sz="0" w:space="0" w:color="auto"/>
                    <w:right w:val="none" w:sz="0" w:space="0" w:color="auto"/>
                  </w:divBdr>
                </w:div>
              </w:divsChild>
            </w:div>
            <w:div w:id="251937169">
              <w:marLeft w:val="0"/>
              <w:marRight w:val="0"/>
              <w:marTop w:val="0"/>
              <w:marBottom w:val="0"/>
              <w:divBdr>
                <w:top w:val="none" w:sz="0" w:space="0" w:color="auto"/>
                <w:left w:val="none" w:sz="0" w:space="0" w:color="auto"/>
                <w:bottom w:val="none" w:sz="0" w:space="0" w:color="auto"/>
                <w:right w:val="none" w:sz="0" w:space="0" w:color="auto"/>
              </w:divBdr>
              <w:divsChild>
                <w:div w:id="1518343934">
                  <w:marLeft w:val="0"/>
                  <w:marRight w:val="0"/>
                  <w:marTop w:val="0"/>
                  <w:marBottom w:val="0"/>
                  <w:divBdr>
                    <w:top w:val="none" w:sz="0" w:space="0" w:color="auto"/>
                    <w:left w:val="none" w:sz="0" w:space="0" w:color="auto"/>
                    <w:bottom w:val="none" w:sz="0" w:space="0" w:color="auto"/>
                    <w:right w:val="none" w:sz="0" w:space="0" w:color="auto"/>
                  </w:divBdr>
                </w:div>
              </w:divsChild>
            </w:div>
            <w:div w:id="355816902">
              <w:marLeft w:val="0"/>
              <w:marRight w:val="0"/>
              <w:marTop w:val="0"/>
              <w:marBottom w:val="0"/>
              <w:divBdr>
                <w:top w:val="none" w:sz="0" w:space="0" w:color="auto"/>
                <w:left w:val="none" w:sz="0" w:space="0" w:color="auto"/>
                <w:bottom w:val="none" w:sz="0" w:space="0" w:color="auto"/>
                <w:right w:val="none" w:sz="0" w:space="0" w:color="auto"/>
              </w:divBdr>
              <w:divsChild>
                <w:div w:id="1275208320">
                  <w:marLeft w:val="0"/>
                  <w:marRight w:val="0"/>
                  <w:marTop w:val="0"/>
                  <w:marBottom w:val="0"/>
                  <w:divBdr>
                    <w:top w:val="none" w:sz="0" w:space="0" w:color="auto"/>
                    <w:left w:val="none" w:sz="0" w:space="0" w:color="auto"/>
                    <w:bottom w:val="none" w:sz="0" w:space="0" w:color="auto"/>
                    <w:right w:val="none" w:sz="0" w:space="0" w:color="auto"/>
                  </w:divBdr>
                </w:div>
              </w:divsChild>
            </w:div>
            <w:div w:id="531576861">
              <w:marLeft w:val="0"/>
              <w:marRight w:val="0"/>
              <w:marTop w:val="0"/>
              <w:marBottom w:val="0"/>
              <w:divBdr>
                <w:top w:val="none" w:sz="0" w:space="0" w:color="auto"/>
                <w:left w:val="none" w:sz="0" w:space="0" w:color="auto"/>
                <w:bottom w:val="none" w:sz="0" w:space="0" w:color="auto"/>
                <w:right w:val="none" w:sz="0" w:space="0" w:color="auto"/>
              </w:divBdr>
              <w:divsChild>
                <w:div w:id="22172231">
                  <w:marLeft w:val="0"/>
                  <w:marRight w:val="0"/>
                  <w:marTop w:val="0"/>
                  <w:marBottom w:val="0"/>
                  <w:divBdr>
                    <w:top w:val="none" w:sz="0" w:space="0" w:color="auto"/>
                    <w:left w:val="none" w:sz="0" w:space="0" w:color="auto"/>
                    <w:bottom w:val="none" w:sz="0" w:space="0" w:color="auto"/>
                    <w:right w:val="none" w:sz="0" w:space="0" w:color="auto"/>
                  </w:divBdr>
                </w:div>
              </w:divsChild>
            </w:div>
            <w:div w:id="540900627">
              <w:marLeft w:val="0"/>
              <w:marRight w:val="0"/>
              <w:marTop w:val="0"/>
              <w:marBottom w:val="0"/>
              <w:divBdr>
                <w:top w:val="none" w:sz="0" w:space="0" w:color="auto"/>
                <w:left w:val="none" w:sz="0" w:space="0" w:color="auto"/>
                <w:bottom w:val="none" w:sz="0" w:space="0" w:color="auto"/>
                <w:right w:val="none" w:sz="0" w:space="0" w:color="auto"/>
              </w:divBdr>
              <w:divsChild>
                <w:div w:id="684865697">
                  <w:marLeft w:val="0"/>
                  <w:marRight w:val="0"/>
                  <w:marTop w:val="0"/>
                  <w:marBottom w:val="0"/>
                  <w:divBdr>
                    <w:top w:val="none" w:sz="0" w:space="0" w:color="auto"/>
                    <w:left w:val="none" w:sz="0" w:space="0" w:color="auto"/>
                    <w:bottom w:val="none" w:sz="0" w:space="0" w:color="auto"/>
                    <w:right w:val="none" w:sz="0" w:space="0" w:color="auto"/>
                  </w:divBdr>
                </w:div>
              </w:divsChild>
            </w:div>
            <w:div w:id="681128088">
              <w:marLeft w:val="0"/>
              <w:marRight w:val="0"/>
              <w:marTop w:val="0"/>
              <w:marBottom w:val="0"/>
              <w:divBdr>
                <w:top w:val="none" w:sz="0" w:space="0" w:color="auto"/>
                <w:left w:val="none" w:sz="0" w:space="0" w:color="auto"/>
                <w:bottom w:val="none" w:sz="0" w:space="0" w:color="auto"/>
                <w:right w:val="none" w:sz="0" w:space="0" w:color="auto"/>
              </w:divBdr>
              <w:divsChild>
                <w:div w:id="1774742980">
                  <w:marLeft w:val="0"/>
                  <w:marRight w:val="0"/>
                  <w:marTop w:val="0"/>
                  <w:marBottom w:val="0"/>
                  <w:divBdr>
                    <w:top w:val="none" w:sz="0" w:space="0" w:color="auto"/>
                    <w:left w:val="none" w:sz="0" w:space="0" w:color="auto"/>
                    <w:bottom w:val="none" w:sz="0" w:space="0" w:color="auto"/>
                    <w:right w:val="none" w:sz="0" w:space="0" w:color="auto"/>
                  </w:divBdr>
                </w:div>
              </w:divsChild>
            </w:div>
            <w:div w:id="789664126">
              <w:marLeft w:val="0"/>
              <w:marRight w:val="0"/>
              <w:marTop w:val="0"/>
              <w:marBottom w:val="0"/>
              <w:divBdr>
                <w:top w:val="none" w:sz="0" w:space="0" w:color="auto"/>
                <w:left w:val="none" w:sz="0" w:space="0" w:color="auto"/>
                <w:bottom w:val="none" w:sz="0" w:space="0" w:color="auto"/>
                <w:right w:val="none" w:sz="0" w:space="0" w:color="auto"/>
              </w:divBdr>
              <w:divsChild>
                <w:div w:id="523976459">
                  <w:marLeft w:val="0"/>
                  <w:marRight w:val="0"/>
                  <w:marTop w:val="0"/>
                  <w:marBottom w:val="0"/>
                  <w:divBdr>
                    <w:top w:val="none" w:sz="0" w:space="0" w:color="auto"/>
                    <w:left w:val="none" w:sz="0" w:space="0" w:color="auto"/>
                    <w:bottom w:val="none" w:sz="0" w:space="0" w:color="auto"/>
                    <w:right w:val="none" w:sz="0" w:space="0" w:color="auto"/>
                  </w:divBdr>
                </w:div>
              </w:divsChild>
            </w:div>
            <w:div w:id="972636053">
              <w:marLeft w:val="0"/>
              <w:marRight w:val="0"/>
              <w:marTop w:val="0"/>
              <w:marBottom w:val="0"/>
              <w:divBdr>
                <w:top w:val="none" w:sz="0" w:space="0" w:color="auto"/>
                <w:left w:val="none" w:sz="0" w:space="0" w:color="auto"/>
                <w:bottom w:val="none" w:sz="0" w:space="0" w:color="auto"/>
                <w:right w:val="none" w:sz="0" w:space="0" w:color="auto"/>
              </w:divBdr>
              <w:divsChild>
                <w:div w:id="2012179275">
                  <w:marLeft w:val="0"/>
                  <w:marRight w:val="0"/>
                  <w:marTop w:val="0"/>
                  <w:marBottom w:val="0"/>
                  <w:divBdr>
                    <w:top w:val="none" w:sz="0" w:space="0" w:color="auto"/>
                    <w:left w:val="none" w:sz="0" w:space="0" w:color="auto"/>
                    <w:bottom w:val="none" w:sz="0" w:space="0" w:color="auto"/>
                    <w:right w:val="none" w:sz="0" w:space="0" w:color="auto"/>
                  </w:divBdr>
                </w:div>
              </w:divsChild>
            </w:div>
            <w:div w:id="1030647353">
              <w:marLeft w:val="0"/>
              <w:marRight w:val="0"/>
              <w:marTop w:val="0"/>
              <w:marBottom w:val="0"/>
              <w:divBdr>
                <w:top w:val="none" w:sz="0" w:space="0" w:color="auto"/>
                <w:left w:val="none" w:sz="0" w:space="0" w:color="auto"/>
                <w:bottom w:val="none" w:sz="0" w:space="0" w:color="auto"/>
                <w:right w:val="none" w:sz="0" w:space="0" w:color="auto"/>
              </w:divBdr>
              <w:divsChild>
                <w:div w:id="1319725562">
                  <w:marLeft w:val="0"/>
                  <w:marRight w:val="0"/>
                  <w:marTop w:val="0"/>
                  <w:marBottom w:val="0"/>
                  <w:divBdr>
                    <w:top w:val="none" w:sz="0" w:space="0" w:color="auto"/>
                    <w:left w:val="none" w:sz="0" w:space="0" w:color="auto"/>
                    <w:bottom w:val="none" w:sz="0" w:space="0" w:color="auto"/>
                    <w:right w:val="none" w:sz="0" w:space="0" w:color="auto"/>
                  </w:divBdr>
                </w:div>
              </w:divsChild>
            </w:div>
            <w:div w:id="1086536784">
              <w:marLeft w:val="0"/>
              <w:marRight w:val="0"/>
              <w:marTop w:val="0"/>
              <w:marBottom w:val="0"/>
              <w:divBdr>
                <w:top w:val="none" w:sz="0" w:space="0" w:color="auto"/>
                <w:left w:val="none" w:sz="0" w:space="0" w:color="auto"/>
                <w:bottom w:val="none" w:sz="0" w:space="0" w:color="auto"/>
                <w:right w:val="none" w:sz="0" w:space="0" w:color="auto"/>
              </w:divBdr>
              <w:divsChild>
                <w:div w:id="1371760095">
                  <w:marLeft w:val="0"/>
                  <w:marRight w:val="0"/>
                  <w:marTop w:val="0"/>
                  <w:marBottom w:val="0"/>
                  <w:divBdr>
                    <w:top w:val="none" w:sz="0" w:space="0" w:color="auto"/>
                    <w:left w:val="none" w:sz="0" w:space="0" w:color="auto"/>
                    <w:bottom w:val="none" w:sz="0" w:space="0" w:color="auto"/>
                    <w:right w:val="none" w:sz="0" w:space="0" w:color="auto"/>
                  </w:divBdr>
                </w:div>
              </w:divsChild>
            </w:div>
            <w:div w:id="1133711907">
              <w:marLeft w:val="0"/>
              <w:marRight w:val="0"/>
              <w:marTop w:val="0"/>
              <w:marBottom w:val="0"/>
              <w:divBdr>
                <w:top w:val="none" w:sz="0" w:space="0" w:color="auto"/>
                <w:left w:val="none" w:sz="0" w:space="0" w:color="auto"/>
                <w:bottom w:val="none" w:sz="0" w:space="0" w:color="auto"/>
                <w:right w:val="none" w:sz="0" w:space="0" w:color="auto"/>
              </w:divBdr>
              <w:divsChild>
                <w:div w:id="758141726">
                  <w:marLeft w:val="0"/>
                  <w:marRight w:val="0"/>
                  <w:marTop w:val="0"/>
                  <w:marBottom w:val="0"/>
                  <w:divBdr>
                    <w:top w:val="none" w:sz="0" w:space="0" w:color="auto"/>
                    <w:left w:val="none" w:sz="0" w:space="0" w:color="auto"/>
                    <w:bottom w:val="none" w:sz="0" w:space="0" w:color="auto"/>
                    <w:right w:val="none" w:sz="0" w:space="0" w:color="auto"/>
                  </w:divBdr>
                </w:div>
              </w:divsChild>
            </w:div>
            <w:div w:id="1409502068">
              <w:marLeft w:val="0"/>
              <w:marRight w:val="0"/>
              <w:marTop w:val="0"/>
              <w:marBottom w:val="0"/>
              <w:divBdr>
                <w:top w:val="none" w:sz="0" w:space="0" w:color="auto"/>
                <w:left w:val="none" w:sz="0" w:space="0" w:color="auto"/>
                <w:bottom w:val="none" w:sz="0" w:space="0" w:color="auto"/>
                <w:right w:val="none" w:sz="0" w:space="0" w:color="auto"/>
              </w:divBdr>
              <w:divsChild>
                <w:div w:id="966207339">
                  <w:marLeft w:val="0"/>
                  <w:marRight w:val="0"/>
                  <w:marTop w:val="0"/>
                  <w:marBottom w:val="0"/>
                  <w:divBdr>
                    <w:top w:val="none" w:sz="0" w:space="0" w:color="auto"/>
                    <w:left w:val="none" w:sz="0" w:space="0" w:color="auto"/>
                    <w:bottom w:val="none" w:sz="0" w:space="0" w:color="auto"/>
                    <w:right w:val="none" w:sz="0" w:space="0" w:color="auto"/>
                  </w:divBdr>
                </w:div>
              </w:divsChild>
            </w:div>
            <w:div w:id="1549343575">
              <w:marLeft w:val="0"/>
              <w:marRight w:val="0"/>
              <w:marTop w:val="0"/>
              <w:marBottom w:val="0"/>
              <w:divBdr>
                <w:top w:val="none" w:sz="0" w:space="0" w:color="auto"/>
                <w:left w:val="none" w:sz="0" w:space="0" w:color="auto"/>
                <w:bottom w:val="none" w:sz="0" w:space="0" w:color="auto"/>
                <w:right w:val="none" w:sz="0" w:space="0" w:color="auto"/>
              </w:divBdr>
              <w:divsChild>
                <w:div w:id="1381590229">
                  <w:marLeft w:val="0"/>
                  <w:marRight w:val="0"/>
                  <w:marTop w:val="0"/>
                  <w:marBottom w:val="0"/>
                  <w:divBdr>
                    <w:top w:val="none" w:sz="0" w:space="0" w:color="auto"/>
                    <w:left w:val="none" w:sz="0" w:space="0" w:color="auto"/>
                    <w:bottom w:val="none" w:sz="0" w:space="0" w:color="auto"/>
                    <w:right w:val="none" w:sz="0" w:space="0" w:color="auto"/>
                  </w:divBdr>
                </w:div>
              </w:divsChild>
            </w:div>
            <w:div w:id="1723477713">
              <w:marLeft w:val="0"/>
              <w:marRight w:val="0"/>
              <w:marTop w:val="0"/>
              <w:marBottom w:val="0"/>
              <w:divBdr>
                <w:top w:val="none" w:sz="0" w:space="0" w:color="auto"/>
                <w:left w:val="none" w:sz="0" w:space="0" w:color="auto"/>
                <w:bottom w:val="none" w:sz="0" w:space="0" w:color="auto"/>
                <w:right w:val="none" w:sz="0" w:space="0" w:color="auto"/>
              </w:divBdr>
              <w:divsChild>
                <w:div w:id="763384840">
                  <w:marLeft w:val="0"/>
                  <w:marRight w:val="0"/>
                  <w:marTop w:val="0"/>
                  <w:marBottom w:val="0"/>
                  <w:divBdr>
                    <w:top w:val="none" w:sz="0" w:space="0" w:color="auto"/>
                    <w:left w:val="none" w:sz="0" w:space="0" w:color="auto"/>
                    <w:bottom w:val="none" w:sz="0" w:space="0" w:color="auto"/>
                    <w:right w:val="none" w:sz="0" w:space="0" w:color="auto"/>
                  </w:divBdr>
                </w:div>
              </w:divsChild>
            </w:div>
            <w:div w:id="2037542356">
              <w:marLeft w:val="0"/>
              <w:marRight w:val="0"/>
              <w:marTop w:val="0"/>
              <w:marBottom w:val="0"/>
              <w:divBdr>
                <w:top w:val="none" w:sz="0" w:space="0" w:color="auto"/>
                <w:left w:val="none" w:sz="0" w:space="0" w:color="auto"/>
                <w:bottom w:val="none" w:sz="0" w:space="0" w:color="auto"/>
                <w:right w:val="none" w:sz="0" w:space="0" w:color="auto"/>
              </w:divBdr>
              <w:divsChild>
                <w:div w:id="16954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6659">
          <w:marLeft w:val="0"/>
          <w:marRight w:val="0"/>
          <w:marTop w:val="0"/>
          <w:marBottom w:val="0"/>
          <w:divBdr>
            <w:top w:val="none" w:sz="0" w:space="0" w:color="auto"/>
            <w:left w:val="none" w:sz="0" w:space="0" w:color="auto"/>
            <w:bottom w:val="none" w:sz="0" w:space="0" w:color="auto"/>
            <w:right w:val="none" w:sz="0" w:space="0" w:color="auto"/>
          </w:divBdr>
        </w:div>
        <w:div w:id="1528442856">
          <w:marLeft w:val="0"/>
          <w:marRight w:val="0"/>
          <w:marTop w:val="0"/>
          <w:marBottom w:val="0"/>
          <w:divBdr>
            <w:top w:val="none" w:sz="0" w:space="0" w:color="auto"/>
            <w:left w:val="none" w:sz="0" w:space="0" w:color="auto"/>
            <w:bottom w:val="none" w:sz="0" w:space="0" w:color="auto"/>
            <w:right w:val="none" w:sz="0" w:space="0" w:color="auto"/>
          </w:divBdr>
        </w:div>
      </w:divsChild>
    </w:div>
    <w:div w:id="583034907">
      <w:bodyDiv w:val="1"/>
      <w:marLeft w:val="0"/>
      <w:marRight w:val="0"/>
      <w:marTop w:val="0"/>
      <w:marBottom w:val="0"/>
      <w:divBdr>
        <w:top w:val="none" w:sz="0" w:space="0" w:color="auto"/>
        <w:left w:val="none" w:sz="0" w:space="0" w:color="auto"/>
        <w:bottom w:val="none" w:sz="0" w:space="0" w:color="auto"/>
        <w:right w:val="none" w:sz="0" w:space="0" w:color="auto"/>
      </w:divBdr>
      <w:divsChild>
        <w:div w:id="26293165">
          <w:marLeft w:val="0"/>
          <w:marRight w:val="0"/>
          <w:marTop w:val="0"/>
          <w:marBottom w:val="0"/>
          <w:divBdr>
            <w:top w:val="none" w:sz="0" w:space="0" w:color="auto"/>
            <w:left w:val="none" w:sz="0" w:space="0" w:color="auto"/>
            <w:bottom w:val="none" w:sz="0" w:space="0" w:color="auto"/>
            <w:right w:val="none" w:sz="0" w:space="0" w:color="auto"/>
          </w:divBdr>
          <w:divsChild>
            <w:div w:id="189027453">
              <w:marLeft w:val="0"/>
              <w:marRight w:val="0"/>
              <w:marTop w:val="0"/>
              <w:marBottom w:val="0"/>
              <w:divBdr>
                <w:top w:val="none" w:sz="0" w:space="0" w:color="auto"/>
                <w:left w:val="none" w:sz="0" w:space="0" w:color="auto"/>
                <w:bottom w:val="none" w:sz="0" w:space="0" w:color="auto"/>
                <w:right w:val="none" w:sz="0" w:space="0" w:color="auto"/>
              </w:divBdr>
            </w:div>
            <w:div w:id="1360815004">
              <w:marLeft w:val="0"/>
              <w:marRight w:val="0"/>
              <w:marTop w:val="0"/>
              <w:marBottom w:val="0"/>
              <w:divBdr>
                <w:top w:val="none" w:sz="0" w:space="0" w:color="auto"/>
                <w:left w:val="none" w:sz="0" w:space="0" w:color="auto"/>
                <w:bottom w:val="none" w:sz="0" w:space="0" w:color="auto"/>
                <w:right w:val="none" w:sz="0" w:space="0" w:color="auto"/>
              </w:divBdr>
            </w:div>
            <w:div w:id="1655798801">
              <w:marLeft w:val="0"/>
              <w:marRight w:val="0"/>
              <w:marTop w:val="0"/>
              <w:marBottom w:val="0"/>
              <w:divBdr>
                <w:top w:val="none" w:sz="0" w:space="0" w:color="auto"/>
                <w:left w:val="none" w:sz="0" w:space="0" w:color="auto"/>
                <w:bottom w:val="none" w:sz="0" w:space="0" w:color="auto"/>
                <w:right w:val="none" w:sz="0" w:space="0" w:color="auto"/>
              </w:divBdr>
            </w:div>
          </w:divsChild>
        </w:div>
        <w:div w:id="166215166">
          <w:marLeft w:val="0"/>
          <w:marRight w:val="0"/>
          <w:marTop w:val="0"/>
          <w:marBottom w:val="0"/>
          <w:divBdr>
            <w:top w:val="none" w:sz="0" w:space="0" w:color="auto"/>
            <w:left w:val="none" w:sz="0" w:space="0" w:color="auto"/>
            <w:bottom w:val="none" w:sz="0" w:space="0" w:color="auto"/>
            <w:right w:val="none" w:sz="0" w:space="0" w:color="auto"/>
          </w:divBdr>
          <w:divsChild>
            <w:div w:id="485557248">
              <w:marLeft w:val="0"/>
              <w:marRight w:val="0"/>
              <w:marTop w:val="0"/>
              <w:marBottom w:val="0"/>
              <w:divBdr>
                <w:top w:val="none" w:sz="0" w:space="0" w:color="auto"/>
                <w:left w:val="none" w:sz="0" w:space="0" w:color="auto"/>
                <w:bottom w:val="none" w:sz="0" w:space="0" w:color="auto"/>
                <w:right w:val="none" w:sz="0" w:space="0" w:color="auto"/>
              </w:divBdr>
            </w:div>
          </w:divsChild>
        </w:div>
        <w:div w:id="203519778">
          <w:marLeft w:val="0"/>
          <w:marRight w:val="0"/>
          <w:marTop w:val="0"/>
          <w:marBottom w:val="0"/>
          <w:divBdr>
            <w:top w:val="none" w:sz="0" w:space="0" w:color="auto"/>
            <w:left w:val="none" w:sz="0" w:space="0" w:color="auto"/>
            <w:bottom w:val="none" w:sz="0" w:space="0" w:color="auto"/>
            <w:right w:val="none" w:sz="0" w:space="0" w:color="auto"/>
          </w:divBdr>
          <w:divsChild>
            <w:div w:id="1005014382">
              <w:marLeft w:val="0"/>
              <w:marRight w:val="0"/>
              <w:marTop w:val="0"/>
              <w:marBottom w:val="0"/>
              <w:divBdr>
                <w:top w:val="none" w:sz="0" w:space="0" w:color="auto"/>
                <w:left w:val="none" w:sz="0" w:space="0" w:color="auto"/>
                <w:bottom w:val="none" w:sz="0" w:space="0" w:color="auto"/>
                <w:right w:val="none" w:sz="0" w:space="0" w:color="auto"/>
              </w:divBdr>
            </w:div>
          </w:divsChild>
        </w:div>
        <w:div w:id="579296350">
          <w:marLeft w:val="0"/>
          <w:marRight w:val="0"/>
          <w:marTop w:val="0"/>
          <w:marBottom w:val="0"/>
          <w:divBdr>
            <w:top w:val="none" w:sz="0" w:space="0" w:color="auto"/>
            <w:left w:val="none" w:sz="0" w:space="0" w:color="auto"/>
            <w:bottom w:val="none" w:sz="0" w:space="0" w:color="auto"/>
            <w:right w:val="none" w:sz="0" w:space="0" w:color="auto"/>
          </w:divBdr>
          <w:divsChild>
            <w:div w:id="2031832571">
              <w:marLeft w:val="0"/>
              <w:marRight w:val="0"/>
              <w:marTop w:val="0"/>
              <w:marBottom w:val="0"/>
              <w:divBdr>
                <w:top w:val="none" w:sz="0" w:space="0" w:color="auto"/>
                <w:left w:val="none" w:sz="0" w:space="0" w:color="auto"/>
                <w:bottom w:val="none" w:sz="0" w:space="0" w:color="auto"/>
                <w:right w:val="none" w:sz="0" w:space="0" w:color="auto"/>
              </w:divBdr>
            </w:div>
          </w:divsChild>
        </w:div>
        <w:div w:id="594242462">
          <w:marLeft w:val="0"/>
          <w:marRight w:val="0"/>
          <w:marTop w:val="0"/>
          <w:marBottom w:val="0"/>
          <w:divBdr>
            <w:top w:val="none" w:sz="0" w:space="0" w:color="auto"/>
            <w:left w:val="none" w:sz="0" w:space="0" w:color="auto"/>
            <w:bottom w:val="none" w:sz="0" w:space="0" w:color="auto"/>
            <w:right w:val="none" w:sz="0" w:space="0" w:color="auto"/>
          </w:divBdr>
          <w:divsChild>
            <w:div w:id="1475297505">
              <w:marLeft w:val="0"/>
              <w:marRight w:val="0"/>
              <w:marTop w:val="0"/>
              <w:marBottom w:val="0"/>
              <w:divBdr>
                <w:top w:val="none" w:sz="0" w:space="0" w:color="auto"/>
                <w:left w:val="none" w:sz="0" w:space="0" w:color="auto"/>
                <w:bottom w:val="none" w:sz="0" w:space="0" w:color="auto"/>
                <w:right w:val="none" w:sz="0" w:space="0" w:color="auto"/>
              </w:divBdr>
            </w:div>
          </w:divsChild>
        </w:div>
        <w:div w:id="674184532">
          <w:marLeft w:val="0"/>
          <w:marRight w:val="0"/>
          <w:marTop w:val="0"/>
          <w:marBottom w:val="0"/>
          <w:divBdr>
            <w:top w:val="none" w:sz="0" w:space="0" w:color="auto"/>
            <w:left w:val="none" w:sz="0" w:space="0" w:color="auto"/>
            <w:bottom w:val="none" w:sz="0" w:space="0" w:color="auto"/>
            <w:right w:val="none" w:sz="0" w:space="0" w:color="auto"/>
          </w:divBdr>
          <w:divsChild>
            <w:div w:id="899748289">
              <w:marLeft w:val="0"/>
              <w:marRight w:val="0"/>
              <w:marTop w:val="0"/>
              <w:marBottom w:val="0"/>
              <w:divBdr>
                <w:top w:val="none" w:sz="0" w:space="0" w:color="auto"/>
                <w:left w:val="none" w:sz="0" w:space="0" w:color="auto"/>
                <w:bottom w:val="none" w:sz="0" w:space="0" w:color="auto"/>
                <w:right w:val="none" w:sz="0" w:space="0" w:color="auto"/>
              </w:divBdr>
            </w:div>
          </w:divsChild>
        </w:div>
        <w:div w:id="985281583">
          <w:marLeft w:val="0"/>
          <w:marRight w:val="0"/>
          <w:marTop w:val="0"/>
          <w:marBottom w:val="0"/>
          <w:divBdr>
            <w:top w:val="none" w:sz="0" w:space="0" w:color="auto"/>
            <w:left w:val="none" w:sz="0" w:space="0" w:color="auto"/>
            <w:bottom w:val="none" w:sz="0" w:space="0" w:color="auto"/>
            <w:right w:val="none" w:sz="0" w:space="0" w:color="auto"/>
          </w:divBdr>
          <w:divsChild>
            <w:div w:id="289823466">
              <w:marLeft w:val="0"/>
              <w:marRight w:val="0"/>
              <w:marTop w:val="0"/>
              <w:marBottom w:val="0"/>
              <w:divBdr>
                <w:top w:val="none" w:sz="0" w:space="0" w:color="auto"/>
                <w:left w:val="none" w:sz="0" w:space="0" w:color="auto"/>
                <w:bottom w:val="none" w:sz="0" w:space="0" w:color="auto"/>
                <w:right w:val="none" w:sz="0" w:space="0" w:color="auto"/>
              </w:divBdr>
            </w:div>
            <w:div w:id="631835158">
              <w:marLeft w:val="0"/>
              <w:marRight w:val="0"/>
              <w:marTop w:val="0"/>
              <w:marBottom w:val="0"/>
              <w:divBdr>
                <w:top w:val="none" w:sz="0" w:space="0" w:color="auto"/>
                <w:left w:val="none" w:sz="0" w:space="0" w:color="auto"/>
                <w:bottom w:val="none" w:sz="0" w:space="0" w:color="auto"/>
                <w:right w:val="none" w:sz="0" w:space="0" w:color="auto"/>
              </w:divBdr>
            </w:div>
            <w:div w:id="1520387313">
              <w:marLeft w:val="0"/>
              <w:marRight w:val="0"/>
              <w:marTop w:val="0"/>
              <w:marBottom w:val="0"/>
              <w:divBdr>
                <w:top w:val="none" w:sz="0" w:space="0" w:color="auto"/>
                <w:left w:val="none" w:sz="0" w:space="0" w:color="auto"/>
                <w:bottom w:val="none" w:sz="0" w:space="0" w:color="auto"/>
                <w:right w:val="none" w:sz="0" w:space="0" w:color="auto"/>
              </w:divBdr>
            </w:div>
            <w:div w:id="1840846974">
              <w:marLeft w:val="0"/>
              <w:marRight w:val="0"/>
              <w:marTop w:val="0"/>
              <w:marBottom w:val="0"/>
              <w:divBdr>
                <w:top w:val="none" w:sz="0" w:space="0" w:color="auto"/>
                <w:left w:val="none" w:sz="0" w:space="0" w:color="auto"/>
                <w:bottom w:val="none" w:sz="0" w:space="0" w:color="auto"/>
                <w:right w:val="none" w:sz="0" w:space="0" w:color="auto"/>
              </w:divBdr>
            </w:div>
            <w:div w:id="1941452550">
              <w:marLeft w:val="0"/>
              <w:marRight w:val="0"/>
              <w:marTop w:val="0"/>
              <w:marBottom w:val="0"/>
              <w:divBdr>
                <w:top w:val="none" w:sz="0" w:space="0" w:color="auto"/>
                <w:left w:val="none" w:sz="0" w:space="0" w:color="auto"/>
                <w:bottom w:val="none" w:sz="0" w:space="0" w:color="auto"/>
                <w:right w:val="none" w:sz="0" w:space="0" w:color="auto"/>
              </w:divBdr>
            </w:div>
            <w:div w:id="2019647764">
              <w:marLeft w:val="0"/>
              <w:marRight w:val="0"/>
              <w:marTop w:val="0"/>
              <w:marBottom w:val="0"/>
              <w:divBdr>
                <w:top w:val="none" w:sz="0" w:space="0" w:color="auto"/>
                <w:left w:val="none" w:sz="0" w:space="0" w:color="auto"/>
                <w:bottom w:val="none" w:sz="0" w:space="0" w:color="auto"/>
                <w:right w:val="none" w:sz="0" w:space="0" w:color="auto"/>
              </w:divBdr>
            </w:div>
          </w:divsChild>
        </w:div>
        <w:div w:id="1151292985">
          <w:marLeft w:val="0"/>
          <w:marRight w:val="0"/>
          <w:marTop w:val="0"/>
          <w:marBottom w:val="0"/>
          <w:divBdr>
            <w:top w:val="none" w:sz="0" w:space="0" w:color="auto"/>
            <w:left w:val="none" w:sz="0" w:space="0" w:color="auto"/>
            <w:bottom w:val="none" w:sz="0" w:space="0" w:color="auto"/>
            <w:right w:val="none" w:sz="0" w:space="0" w:color="auto"/>
          </w:divBdr>
          <w:divsChild>
            <w:div w:id="1975058457">
              <w:marLeft w:val="0"/>
              <w:marRight w:val="0"/>
              <w:marTop w:val="0"/>
              <w:marBottom w:val="0"/>
              <w:divBdr>
                <w:top w:val="none" w:sz="0" w:space="0" w:color="auto"/>
                <w:left w:val="none" w:sz="0" w:space="0" w:color="auto"/>
                <w:bottom w:val="none" w:sz="0" w:space="0" w:color="auto"/>
                <w:right w:val="none" w:sz="0" w:space="0" w:color="auto"/>
              </w:divBdr>
            </w:div>
          </w:divsChild>
        </w:div>
        <w:div w:id="1271015171">
          <w:marLeft w:val="0"/>
          <w:marRight w:val="0"/>
          <w:marTop w:val="0"/>
          <w:marBottom w:val="0"/>
          <w:divBdr>
            <w:top w:val="none" w:sz="0" w:space="0" w:color="auto"/>
            <w:left w:val="none" w:sz="0" w:space="0" w:color="auto"/>
            <w:bottom w:val="none" w:sz="0" w:space="0" w:color="auto"/>
            <w:right w:val="none" w:sz="0" w:space="0" w:color="auto"/>
          </w:divBdr>
          <w:divsChild>
            <w:div w:id="854655472">
              <w:marLeft w:val="0"/>
              <w:marRight w:val="0"/>
              <w:marTop w:val="0"/>
              <w:marBottom w:val="0"/>
              <w:divBdr>
                <w:top w:val="none" w:sz="0" w:space="0" w:color="auto"/>
                <w:left w:val="none" w:sz="0" w:space="0" w:color="auto"/>
                <w:bottom w:val="none" w:sz="0" w:space="0" w:color="auto"/>
                <w:right w:val="none" w:sz="0" w:space="0" w:color="auto"/>
              </w:divBdr>
            </w:div>
          </w:divsChild>
        </w:div>
        <w:div w:id="1610310993">
          <w:marLeft w:val="0"/>
          <w:marRight w:val="0"/>
          <w:marTop w:val="0"/>
          <w:marBottom w:val="0"/>
          <w:divBdr>
            <w:top w:val="none" w:sz="0" w:space="0" w:color="auto"/>
            <w:left w:val="none" w:sz="0" w:space="0" w:color="auto"/>
            <w:bottom w:val="none" w:sz="0" w:space="0" w:color="auto"/>
            <w:right w:val="none" w:sz="0" w:space="0" w:color="auto"/>
          </w:divBdr>
          <w:divsChild>
            <w:div w:id="102504742">
              <w:marLeft w:val="0"/>
              <w:marRight w:val="0"/>
              <w:marTop w:val="0"/>
              <w:marBottom w:val="0"/>
              <w:divBdr>
                <w:top w:val="none" w:sz="0" w:space="0" w:color="auto"/>
                <w:left w:val="none" w:sz="0" w:space="0" w:color="auto"/>
                <w:bottom w:val="none" w:sz="0" w:space="0" w:color="auto"/>
                <w:right w:val="none" w:sz="0" w:space="0" w:color="auto"/>
              </w:divBdr>
            </w:div>
          </w:divsChild>
        </w:div>
        <w:div w:id="1886066798">
          <w:marLeft w:val="0"/>
          <w:marRight w:val="0"/>
          <w:marTop w:val="0"/>
          <w:marBottom w:val="0"/>
          <w:divBdr>
            <w:top w:val="none" w:sz="0" w:space="0" w:color="auto"/>
            <w:left w:val="none" w:sz="0" w:space="0" w:color="auto"/>
            <w:bottom w:val="none" w:sz="0" w:space="0" w:color="auto"/>
            <w:right w:val="none" w:sz="0" w:space="0" w:color="auto"/>
          </w:divBdr>
          <w:divsChild>
            <w:div w:id="10685222">
              <w:marLeft w:val="0"/>
              <w:marRight w:val="0"/>
              <w:marTop w:val="0"/>
              <w:marBottom w:val="0"/>
              <w:divBdr>
                <w:top w:val="none" w:sz="0" w:space="0" w:color="auto"/>
                <w:left w:val="none" w:sz="0" w:space="0" w:color="auto"/>
                <w:bottom w:val="none" w:sz="0" w:space="0" w:color="auto"/>
                <w:right w:val="none" w:sz="0" w:space="0" w:color="auto"/>
              </w:divBdr>
            </w:div>
            <w:div w:id="149908547">
              <w:marLeft w:val="0"/>
              <w:marRight w:val="0"/>
              <w:marTop w:val="0"/>
              <w:marBottom w:val="0"/>
              <w:divBdr>
                <w:top w:val="none" w:sz="0" w:space="0" w:color="auto"/>
                <w:left w:val="none" w:sz="0" w:space="0" w:color="auto"/>
                <w:bottom w:val="none" w:sz="0" w:space="0" w:color="auto"/>
                <w:right w:val="none" w:sz="0" w:space="0" w:color="auto"/>
              </w:divBdr>
            </w:div>
            <w:div w:id="334457954">
              <w:marLeft w:val="0"/>
              <w:marRight w:val="0"/>
              <w:marTop w:val="0"/>
              <w:marBottom w:val="0"/>
              <w:divBdr>
                <w:top w:val="none" w:sz="0" w:space="0" w:color="auto"/>
                <w:left w:val="none" w:sz="0" w:space="0" w:color="auto"/>
                <w:bottom w:val="none" w:sz="0" w:space="0" w:color="auto"/>
                <w:right w:val="none" w:sz="0" w:space="0" w:color="auto"/>
              </w:divBdr>
            </w:div>
            <w:div w:id="382170225">
              <w:marLeft w:val="0"/>
              <w:marRight w:val="0"/>
              <w:marTop w:val="0"/>
              <w:marBottom w:val="0"/>
              <w:divBdr>
                <w:top w:val="none" w:sz="0" w:space="0" w:color="auto"/>
                <w:left w:val="none" w:sz="0" w:space="0" w:color="auto"/>
                <w:bottom w:val="none" w:sz="0" w:space="0" w:color="auto"/>
                <w:right w:val="none" w:sz="0" w:space="0" w:color="auto"/>
              </w:divBdr>
            </w:div>
            <w:div w:id="397703396">
              <w:marLeft w:val="0"/>
              <w:marRight w:val="0"/>
              <w:marTop w:val="0"/>
              <w:marBottom w:val="0"/>
              <w:divBdr>
                <w:top w:val="none" w:sz="0" w:space="0" w:color="auto"/>
                <w:left w:val="none" w:sz="0" w:space="0" w:color="auto"/>
                <w:bottom w:val="none" w:sz="0" w:space="0" w:color="auto"/>
                <w:right w:val="none" w:sz="0" w:space="0" w:color="auto"/>
              </w:divBdr>
            </w:div>
            <w:div w:id="658385920">
              <w:marLeft w:val="0"/>
              <w:marRight w:val="0"/>
              <w:marTop w:val="0"/>
              <w:marBottom w:val="0"/>
              <w:divBdr>
                <w:top w:val="none" w:sz="0" w:space="0" w:color="auto"/>
                <w:left w:val="none" w:sz="0" w:space="0" w:color="auto"/>
                <w:bottom w:val="none" w:sz="0" w:space="0" w:color="auto"/>
                <w:right w:val="none" w:sz="0" w:space="0" w:color="auto"/>
              </w:divBdr>
            </w:div>
            <w:div w:id="897856919">
              <w:marLeft w:val="0"/>
              <w:marRight w:val="0"/>
              <w:marTop w:val="0"/>
              <w:marBottom w:val="0"/>
              <w:divBdr>
                <w:top w:val="none" w:sz="0" w:space="0" w:color="auto"/>
                <w:left w:val="none" w:sz="0" w:space="0" w:color="auto"/>
                <w:bottom w:val="none" w:sz="0" w:space="0" w:color="auto"/>
                <w:right w:val="none" w:sz="0" w:space="0" w:color="auto"/>
              </w:divBdr>
            </w:div>
            <w:div w:id="1193031103">
              <w:marLeft w:val="0"/>
              <w:marRight w:val="0"/>
              <w:marTop w:val="0"/>
              <w:marBottom w:val="0"/>
              <w:divBdr>
                <w:top w:val="none" w:sz="0" w:space="0" w:color="auto"/>
                <w:left w:val="none" w:sz="0" w:space="0" w:color="auto"/>
                <w:bottom w:val="none" w:sz="0" w:space="0" w:color="auto"/>
                <w:right w:val="none" w:sz="0" w:space="0" w:color="auto"/>
              </w:divBdr>
            </w:div>
            <w:div w:id="1827670820">
              <w:marLeft w:val="0"/>
              <w:marRight w:val="0"/>
              <w:marTop w:val="0"/>
              <w:marBottom w:val="0"/>
              <w:divBdr>
                <w:top w:val="none" w:sz="0" w:space="0" w:color="auto"/>
                <w:left w:val="none" w:sz="0" w:space="0" w:color="auto"/>
                <w:bottom w:val="none" w:sz="0" w:space="0" w:color="auto"/>
                <w:right w:val="none" w:sz="0" w:space="0" w:color="auto"/>
              </w:divBdr>
            </w:div>
            <w:div w:id="1977954905">
              <w:marLeft w:val="0"/>
              <w:marRight w:val="0"/>
              <w:marTop w:val="0"/>
              <w:marBottom w:val="0"/>
              <w:divBdr>
                <w:top w:val="none" w:sz="0" w:space="0" w:color="auto"/>
                <w:left w:val="none" w:sz="0" w:space="0" w:color="auto"/>
                <w:bottom w:val="none" w:sz="0" w:space="0" w:color="auto"/>
                <w:right w:val="none" w:sz="0" w:space="0" w:color="auto"/>
              </w:divBdr>
            </w:div>
            <w:div w:id="2047019610">
              <w:marLeft w:val="0"/>
              <w:marRight w:val="0"/>
              <w:marTop w:val="0"/>
              <w:marBottom w:val="0"/>
              <w:divBdr>
                <w:top w:val="none" w:sz="0" w:space="0" w:color="auto"/>
                <w:left w:val="none" w:sz="0" w:space="0" w:color="auto"/>
                <w:bottom w:val="none" w:sz="0" w:space="0" w:color="auto"/>
                <w:right w:val="none" w:sz="0" w:space="0" w:color="auto"/>
              </w:divBdr>
            </w:div>
            <w:div w:id="2139956210">
              <w:marLeft w:val="0"/>
              <w:marRight w:val="0"/>
              <w:marTop w:val="0"/>
              <w:marBottom w:val="0"/>
              <w:divBdr>
                <w:top w:val="none" w:sz="0" w:space="0" w:color="auto"/>
                <w:left w:val="none" w:sz="0" w:space="0" w:color="auto"/>
                <w:bottom w:val="none" w:sz="0" w:space="0" w:color="auto"/>
                <w:right w:val="none" w:sz="0" w:space="0" w:color="auto"/>
              </w:divBdr>
            </w:div>
          </w:divsChild>
        </w:div>
        <w:div w:id="1921061212">
          <w:marLeft w:val="0"/>
          <w:marRight w:val="0"/>
          <w:marTop w:val="0"/>
          <w:marBottom w:val="0"/>
          <w:divBdr>
            <w:top w:val="none" w:sz="0" w:space="0" w:color="auto"/>
            <w:left w:val="none" w:sz="0" w:space="0" w:color="auto"/>
            <w:bottom w:val="none" w:sz="0" w:space="0" w:color="auto"/>
            <w:right w:val="none" w:sz="0" w:space="0" w:color="auto"/>
          </w:divBdr>
          <w:divsChild>
            <w:div w:id="1394890497">
              <w:marLeft w:val="0"/>
              <w:marRight w:val="0"/>
              <w:marTop w:val="0"/>
              <w:marBottom w:val="0"/>
              <w:divBdr>
                <w:top w:val="none" w:sz="0" w:space="0" w:color="auto"/>
                <w:left w:val="none" w:sz="0" w:space="0" w:color="auto"/>
                <w:bottom w:val="none" w:sz="0" w:space="0" w:color="auto"/>
                <w:right w:val="none" w:sz="0" w:space="0" w:color="auto"/>
              </w:divBdr>
            </w:div>
          </w:divsChild>
        </w:div>
        <w:div w:id="1941404836">
          <w:marLeft w:val="0"/>
          <w:marRight w:val="0"/>
          <w:marTop w:val="0"/>
          <w:marBottom w:val="0"/>
          <w:divBdr>
            <w:top w:val="none" w:sz="0" w:space="0" w:color="auto"/>
            <w:left w:val="none" w:sz="0" w:space="0" w:color="auto"/>
            <w:bottom w:val="none" w:sz="0" w:space="0" w:color="auto"/>
            <w:right w:val="none" w:sz="0" w:space="0" w:color="auto"/>
          </w:divBdr>
          <w:divsChild>
            <w:div w:id="122043252">
              <w:marLeft w:val="0"/>
              <w:marRight w:val="0"/>
              <w:marTop w:val="0"/>
              <w:marBottom w:val="0"/>
              <w:divBdr>
                <w:top w:val="none" w:sz="0" w:space="0" w:color="auto"/>
                <w:left w:val="none" w:sz="0" w:space="0" w:color="auto"/>
                <w:bottom w:val="none" w:sz="0" w:space="0" w:color="auto"/>
                <w:right w:val="none" w:sz="0" w:space="0" w:color="auto"/>
              </w:divBdr>
            </w:div>
            <w:div w:id="176191897">
              <w:marLeft w:val="0"/>
              <w:marRight w:val="0"/>
              <w:marTop w:val="0"/>
              <w:marBottom w:val="0"/>
              <w:divBdr>
                <w:top w:val="none" w:sz="0" w:space="0" w:color="auto"/>
                <w:left w:val="none" w:sz="0" w:space="0" w:color="auto"/>
                <w:bottom w:val="none" w:sz="0" w:space="0" w:color="auto"/>
                <w:right w:val="none" w:sz="0" w:space="0" w:color="auto"/>
              </w:divBdr>
            </w:div>
            <w:div w:id="336152837">
              <w:marLeft w:val="0"/>
              <w:marRight w:val="0"/>
              <w:marTop w:val="0"/>
              <w:marBottom w:val="0"/>
              <w:divBdr>
                <w:top w:val="none" w:sz="0" w:space="0" w:color="auto"/>
                <w:left w:val="none" w:sz="0" w:space="0" w:color="auto"/>
                <w:bottom w:val="none" w:sz="0" w:space="0" w:color="auto"/>
                <w:right w:val="none" w:sz="0" w:space="0" w:color="auto"/>
              </w:divBdr>
            </w:div>
            <w:div w:id="731657049">
              <w:marLeft w:val="0"/>
              <w:marRight w:val="0"/>
              <w:marTop w:val="0"/>
              <w:marBottom w:val="0"/>
              <w:divBdr>
                <w:top w:val="none" w:sz="0" w:space="0" w:color="auto"/>
                <w:left w:val="none" w:sz="0" w:space="0" w:color="auto"/>
                <w:bottom w:val="none" w:sz="0" w:space="0" w:color="auto"/>
                <w:right w:val="none" w:sz="0" w:space="0" w:color="auto"/>
              </w:divBdr>
            </w:div>
            <w:div w:id="1005982488">
              <w:marLeft w:val="0"/>
              <w:marRight w:val="0"/>
              <w:marTop w:val="0"/>
              <w:marBottom w:val="0"/>
              <w:divBdr>
                <w:top w:val="none" w:sz="0" w:space="0" w:color="auto"/>
                <w:left w:val="none" w:sz="0" w:space="0" w:color="auto"/>
                <w:bottom w:val="none" w:sz="0" w:space="0" w:color="auto"/>
                <w:right w:val="none" w:sz="0" w:space="0" w:color="auto"/>
              </w:divBdr>
            </w:div>
            <w:div w:id="1283263372">
              <w:marLeft w:val="0"/>
              <w:marRight w:val="0"/>
              <w:marTop w:val="0"/>
              <w:marBottom w:val="0"/>
              <w:divBdr>
                <w:top w:val="none" w:sz="0" w:space="0" w:color="auto"/>
                <w:left w:val="none" w:sz="0" w:space="0" w:color="auto"/>
                <w:bottom w:val="none" w:sz="0" w:space="0" w:color="auto"/>
                <w:right w:val="none" w:sz="0" w:space="0" w:color="auto"/>
              </w:divBdr>
            </w:div>
            <w:div w:id="1285960379">
              <w:marLeft w:val="0"/>
              <w:marRight w:val="0"/>
              <w:marTop w:val="0"/>
              <w:marBottom w:val="0"/>
              <w:divBdr>
                <w:top w:val="none" w:sz="0" w:space="0" w:color="auto"/>
                <w:left w:val="none" w:sz="0" w:space="0" w:color="auto"/>
                <w:bottom w:val="none" w:sz="0" w:space="0" w:color="auto"/>
                <w:right w:val="none" w:sz="0" w:space="0" w:color="auto"/>
              </w:divBdr>
            </w:div>
            <w:div w:id="1437483456">
              <w:marLeft w:val="0"/>
              <w:marRight w:val="0"/>
              <w:marTop w:val="0"/>
              <w:marBottom w:val="0"/>
              <w:divBdr>
                <w:top w:val="none" w:sz="0" w:space="0" w:color="auto"/>
                <w:left w:val="none" w:sz="0" w:space="0" w:color="auto"/>
                <w:bottom w:val="none" w:sz="0" w:space="0" w:color="auto"/>
                <w:right w:val="none" w:sz="0" w:space="0" w:color="auto"/>
              </w:divBdr>
            </w:div>
            <w:div w:id="1746297031">
              <w:marLeft w:val="0"/>
              <w:marRight w:val="0"/>
              <w:marTop w:val="0"/>
              <w:marBottom w:val="0"/>
              <w:divBdr>
                <w:top w:val="none" w:sz="0" w:space="0" w:color="auto"/>
                <w:left w:val="none" w:sz="0" w:space="0" w:color="auto"/>
                <w:bottom w:val="none" w:sz="0" w:space="0" w:color="auto"/>
                <w:right w:val="none" w:sz="0" w:space="0" w:color="auto"/>
              </w:divBdr>
            </w:div>
            <w:div w:id="1833250026">
              <w:marLeft w:val="0"/>
              <w:marRight w:val="0"/>
              <w:marTop w:val="0"/>
              <w:marBottom w:val="0"/>
              <w:divBdr>
                <w:top w:val="none" w:sz="0" w:space="0" w:color="auto"/>
                <w:left w:val="none" w:sz="0" w:space="0" w:color="auto"/>
                <w:bottom w:val="none" w:sz="0" w:space="0" w:color="auto"/>
                <w:right w:val="none" w:sz="0" w:space="0" w:color="auto"/>
              </w:divBdr>
            </w:div>
          </w:divsChild>
        </w:div>
        <w:div w:id="2000766354">
          <w:marLeft w:val="0"/>
          <w:marRight w:val="0"/>
          <w:marTop w:val="0"/>
          <w:marBottom w:val="0"/>
          <w:divBdr>
            <w:top w:val="none" w:sz="0" w:space="0" w:color="auto"/>
            <w:left w:val="none" w:sz="0" w:space="0" w:color="auto"/>
            <w:bottom w:val="none" w:sz="0" w:space="0" w:color="auto"/>
            <w:right w:val="none" w:sz="0" w:space="0" w:color="auto"/>
          </w:divBdr>
          <w:divsChild>
            <w:div w:id="1916741981">
              <w:marLeft w:val="0"/>
              <w:marRight w:val="0"/>
              <w:marTop w:val="0"/>
              <w:marBottom w:val="0"/>
              <w:divBdr>
                <w:top w:val="none" w:sz="0" w:space="0" w:color="auto"/>
                <w:left w:val="none" w:sz="0" w:space="0" w:color="auto"/>
                <w:bottom w:val="none" w:sz="0" w:space="0" w:color="auto"/>
                <w:right w:val="none" w:sz="0" w:space="0" w:color="auto"/>
              </w:divBdr>
            </w:div>
          </w:divsChild>
        </w:div>
        <w:div w:id="2057310571">
          <w:marLeft w:val="0"/>
          <w:marRight w:val="0"/>
          <w:marTop w:val="0"/>
          <w:marBottom w:val="0"/>
          <w:divBdr>
            <w:top w:val="none" w:sz="0" w:space="0" w:color="auto"/>
            <w:left w:val="none" w:sz="0" w:space="0" w:color="auto"/>
            <w:bottom w:val="none" w:sz="0" w:space="0" w:color="auto"/>
            <w:right w:val="none" w:sz="0" w:space="0" w:color="auto"/>
          </w:divBdr>
          <w:divsChild>
            <w:div w:id="2063600167">
              <w:marLeft w:val="0"/>
              <w:marRight w:val="0"/>
              <w:marTop w:val="0"/>
              <w:marBottom w:val="0"/>
              <w:divBdr>
                <w:top w:val="none" w:sz="0" w:space="0" w:color="auto"/>
                <w:left w:val="none" w:sz="0" w:space="0" w:color="auto"/>
                <w:bottom w:val="none" w:sz="0" w:space="0" w:color="auto"/>
                <w:right w:val="none" w:sz="0" w:space="0" w:color="auto"/>
              </w:divBdr>
            </w:div>
          </w:divsChild>
        </w:div>
        <w:div w:id="2084597284">
          <w:marLeft w:val="0"/>
          <w:marRight w:val="0"/>
          <w:marTop w:val="0"/>
          <w:marBottom w:val="0"/>
          <w:divBdr>
            <w:top w:val="none" w:sz="0" w:space="0" w:color="auto"/>
            <w:left w:val="none" w:sz="0" w:space="0" w:color="auto"/>
            <w:bottom w:val="none" w:sz="0" w:space="0" w:color="auto"/>
            <w:right w:val="none" w:sz="0" w:space="0" w:color="auto"/>
          </w:divBdr>
          <w:divsChild>
            <w:div w:id="2268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8699">
      <w:bodyDiv w:val="1"/>
      <w:marLeft w:val="0"/>
      <w:marRight w:val="0"/>
      <w:marTop w:val="0"/>
      <w:marBottom w:val="0"/>
      <w:divBdr>
        <w:top w:val="none" w:sz="0" w:space="0" w:color="auto"/>
        <w:left w:val="none" w:sz="0" w:space="0" w:color="auto"/>
        <w:bottom w:val="none" w:sz="0" w:space="0" w:color="auto"/>
        <w:right w:val="none" w:sz="0" w:space="0" w:color="auto"/>
      </w:divBdr>
      <w:divsChild>
        <w:div w:id="9141601">
          <w:marLeft w:val="0"/>
          <w:marRight w:val="0"/>
          <w:marTop w:val="0"/>
          <w:marBottom w:val="0"/>
          <w:divBdr>
            <w:top w:val="none" w:sz="0" w:space="0" w:color="auto"/>
            <w:left w:val="none" w:sz="0" w:space="0" w:color="auto"/>
            <w:bottom w:val="none" w:sz="0" w:space="0" w:color="auto"/>
            <w:right w:val="none" w:sz="0" w:space="0" w:color="auto"/>
          </w:divBdr>
          <w:divsChild>
            <w:div w:id="488593017">
              <w:marLeft w:val="0"/>
              <w:marRight w:val="0"/>
              <w:marTop w:val="0"/>
              <w:marBottom w:val="0"/>
              <w:divBdr>
                <w:top w:val="none" w:sz="0" w:space="0" w:color="auto"/>
                <w:left w:val="none" w:sz="0" w:space="0" w:color="auto"/>
                <w:bottom w:val="none" w:sz="0" w:space="0" w:color="auto"/>
                <w:right w:val="none" w:sz="0" w:space="0" w:color="auto"/>
              </w:divBdr>
            </w:div>
          </w:divsChild>
        </w:div>
        <w:div w:id="30109731">
          <w:marLeft w:val="0"/>
          <w:marRight w:val="0"/>
          <w:marTop w:val="0"/>
          <w:marBottom w:val="0"/>
          <w:divBdr>
            <w:top w:val="none" w:sz="0" w:space="0" w:color="auto"/>
            <w:left w:val="none" w:sz="0" w:space="0" w:color="auto"/>
            <w:bottom w:val="none" w:sz="0" w:space="0" w:color="auto"/>
            <w:right w:val="none" w:sz="0" w:space="0" w:color="auto"/>
          </w:divBdr>
          <w:divsChild>
            <w:div w:id="612246921">
              <w:marLeft w:val="0"/>
              <w:marRight w:val="0"/>
              <w:marTop w:val="0"/>
              <w:marBottom w:val="0"/>
              <w:divBdr>
                <w:top w:val="none" w:sz="0" w:space="0" w:color="auto"/>
                <w:left w:val="none" w:sz="0" w:space="0" w:color="auto"/>
                <w:bottom w:val="none" w:sz="0" w:space="0" w:color="auto"/>
                <w:right w:val="none" w:sz="0" w:space="0" w:color="auto"/>
              </w:divBdr>
            </w:div>
          </w:divsChild>
        </w:div>
        <w:div w:id="57945534">
          <w:marLeft w:val="0"/>
          <w:marRight w:val="0"/>
          <w:marTop w:val="0"/>
          <w:marBottom w:val="0"/>
          <w:divBdr>
            <w:top w:val="none" w:sz="0" w:space="0" w:color="auto"/>
            <w:left w:val="none" w:sz="0" w:space="0" w:color="auto"/>
            <w:bottom w:val="none" w:sz="0" w:space="0" w:color="auto"/>
            <w:right w:val="none" w:sz="0" w:space="0" w:color="auto"/>
          </w:divBdr>
          <w:divsChild>
            <w:div w:id="1554655168">
              <w:marLeft w:val="0"/>
              <w:marRight w:val="0"/>
              <w:marTop w:val="0"/>
              <w:marBottom w:val="0"/>
              <w:divBdr>
                <w:top w:val="none" w:sz="0" w:space="0" w:color="auto"/>
                <w:left w:val="none" w:sz="0" w:space="0" w:color="auto"/>
                <w:bottom w:val="none" w:sz="0" w:space="0" w:color="auto"/>
                <w:right w:val="none" w:sz="0" w:space="0" w:color="auto"/>
              </w:divBdr>
            </w:div>
          </w:divsChild>
        </w:div>
        <w:div w:id="65499926">
          <w:marLeft w:val="0"/>
          <w:marRight w:val="0"/>
          <w:marTop w:val="0"/>
          <w:marBottom w:val="0"/>
          <w:divBdr>
            <w:top w:val="none" w:sz="0" w:space="0" w:color="auto"/>
            <w:left w:val="none" w:sz="0" w:space="0" w:color="auto"/>
            <w:bottom w:val="none" w:sz="0" w:space="0" w:color="auto"/>
            <w:right w:val="none" w:sz="0" w:space="0" w:color="auto"/>
          </w:divBdr>
          <w:divsChild>
            <w:div w:id="827287159">
              <w:marLeft w:val="0"/>
              <w:marRight w:val="0"/>
              <w:marTop w:val="0"/>
              <w:marBottom w:val="0"/>
              <w:divBdr>
                <w:top w:val="none" w:sz="0" w:space="0" w:color="auto"/>
                <w:left w:val="none" w:sz="0" w:space="0" w:color="auto"/>
                <w:bottom w:val="none" w:sz="0" w:space="0" w:color="auto"/>
                <w:right w:val="none" w:sz="0" w:space="0" w:color="auto"/>
              </w:divBdr>
            </w:div>
          </w:divsChild>
        </w:div>
        <w:div w:id="93787052">
          <w:marLeft w:val="0"/>
          <w:marRight w:val="0"/>
          <w:marTop w:val="0"/>
          <w:marBottom w:val="0"/>
          <w:divBdr>
            <w:top w:val="none" w:sz="0" w:space="0" w:color="auto"/>
            <w:left w:val="none" w:sz="0" w:space="0" w:color="auto"/>
            <w:bottom w:val="none" w:sz="0" w:space="0" w:color="auto"/>
            <w:right w:val="none" w:sz="0" w:space="0" w:color="auto"/>
          </w:divBdr>
          <w:divsChild>
            <w:div w:id="1187908025">
              <w:marLeft w:val="0"/>
              <w:marRight w:val="0"/>
              <w:marTop w:val="0"/>
              <w:marBottom w:val="0"/>
              <w:divBdr>
                <w:top w:val="none" w:sz="0" w:space="0" w:color="auto"/>
                <w:left w:val="none" w:sz="0" w:space="0" w:color="auto"/>
                <w:bottom w:val="none" w:sz="0" w:space="0" w:color="auto"/>
                <w:right w:val="none" w:sz="0" w:space="0" w:color="auto"/>
              </w:divBdr>
            </w:div>
          </w:divsChild>
        </w:div>
        <w:div w:id="157429074">
          <w:marLeft w:val="0"/>
          <w:marRight w:val="0"/>
          <w:marTop w:val="0"/>
          <w:marBottom w:val="0"/>
          <w:divBdr>
            <w:top w:val="none" w:sz="0" w:space="0" w:color="auto"/>
            <w:left w:val="none" w:sz="0" w:space="0" w:color="auto"/>
            <w:bottom w:val="none" w:sz="0" w:space="0" w:color="auto"/>
            <w:right w:val="none" w:sz="0" w:space="0" w:color="auto"/>
          </w:divBdr>
          <w:divsChild>
            <w:div w:id="1751149729">
              <w:marLeft w:val="0"/>
              <w:marRight w:val="0"/>
              <w:marTop w:val="0"/>
              <w:marBottom w:val="0"/>
              <w:divBdr>
                <w:top w:val="none" w:sz="0" w:space="0" w:color="auto"/>
                <w:left w:val="none" w:sz="0" w:space="0" w:color="auto"/>
                <w:bottom w:val="none" w:sz="0" w:space="0" w:color="auto"/>
                <w:right w:val="none" w:sz="0" w:space="0" w:color="auto"/>
              </w:divBdr>
            </w:div>
          </w:divsChild>
        </w:div>
        <w:div w:id="218398426">
          <w:marLeft w:val="0"/>
          <w:marRight w:val="0"/>
          <w:marTop w:val="0"/>
          <w:marBottom w:val="0"/>
          <w:divBdr>
            <w:top w:val="none" w:sz="0" w:space="0" w:color="auto"/>
            <w:left w:val="none" w:sz="0" w:space="0" w:color="auto"/>
            <w:bottom w:val="none" w:sz="0" w:space="0" w:color="auto"/>
            <w:right w:val="none" w:sz="0" w:space="0" w:color="auto"/>
          </w:divBdr>
          <w:divsChild>
            <w:div w:id="1223295570">
              <w:marLeft w:val="0"/>
              <w:marRight w:val="0"/>
              <w:marTop w:val="0"/>
              <w:marBottom w:val="0"/>
              <w:divBdr>
                <w:top w:val="none" w:sz="0" w:space="0" w:color="auto"/>
                <w:left w:val="none" w:sz="0" w:space="0" w:color="auto"/>
                <w:bottom w:val="none" w:sz="0" w:space="0" w:color="auto"/>
                <w:right w:val="none" w:sz="0" w:space="0" w:color="auto"/>
              </w:divBdr>
            </w:div>
          </w:divsChild>
        </w:div>
        <w:div w:id="269971675">
          <w:marLeft w:val="0"/>
          <w:marRight w:val="0"/>
          <w:marTop w:val="0"/>
          <w:marBottom w:val="0"/>
          <w:divBdr>
            <w:top w:val="none" w:sz="0" w:space="0" w:color="auto"/>
            <w:left w:val="none" w:sz="0" w:space="0" w:color="auto"/>
            <w:bottom w:val="none" w:sz="0" w:space="0" w:color="auto"/>
            <w:right w:val="none" w:sz="0" w:space="0" w:color="auto"/>
          </w:divBdr>
          <w:divsChild>
            <w:div w:id="627590533">
              <w:marLeft w:val="0"/>
              <w:marRight w:val="0"/>
              <w:marTop w:val="0"/>
              <w:marBottom w:val="0"/>
              <w:divBdr>
                <w:top w:val="none" w:sz="0" w:space="0" w:color="auto"/>
                <w:left w:val="none" w:sz="0" w:space="0" w:color="auto"/>
                <w:bottom w:val="none" w:sz="0" w:space="0" w:color="auto"/>
                <w:right w:val="none" w:sz="0" w:space="0" w:color="auto"/>
              </w:divBdr>
            </w:div>
          </w:divsChild>
        </w:div>
        <w:div w:id="275332632">
          <w:marLeft w:val="0"/>
          <w:marRight w:val="0"/>
          <w:marTop w:val="0"/>
          <w:marBottom w:val="0"/>
          <w:divBdr>
            <w:top w:val="none" w:sz="0" w:space="0" w:color="auto"/>
            <w:left w:val="none" w:sz="0" w:space="0" w:color="auto"/>
            <w:bottom w:val="none" w:sz="0" w:space="0" w:color="auto"/>
            <w:right w:val="none" w:sz="0" w:space="0" w:color="auto"/>
          </w:divBdr>
          <w:divsChild>
            <w:div w:id="655230656">
              <w:marLeft w:val="0"/>
              <w:marRight w:val="0"/>
              <w:marTop w:val="0"/>
              <w:marBottom w:val="0"/>
              <w:divBdr>
                <w:top w:val="none" w:sz="0" w:space="0" w:color="auto"/>
                <w:left w:val="none" w:sz="0" w:space="0" w:color="auto"/>
                <w:bottom w:val="none" w:sz="0" w:space="0" w:color="auto"/>
                <w:right w:val="none" w:sz="0" w:space="0" w:color="auto"/>
              </w:divBdr>
            </w:div>
          </w:divsChild>
        </w:div>
        <w:div w:id="321397137">
          <w:marLeft w:val="0"/>
          <w:marRight w:val="0"/>
          <w:marTop w:val="0"/>
          <w:marBottom w:val="0"/>
          <w:divBdr>
            <w:top w:val="none" w:sz="0" w:space="0" w:color="auto"/>
            <w:left w:val="none" w:sz="0" w:space="0" w:color="auto"/>
            <w:bottom w:val="none" w:sz="0" w:space="0" w:color="auto"/>
            <w:right w:val="none" w:sz="0" w:space="0" w:color="auto"/>
          </w:divBdr>
          <w:divsChild>
            <w:div w:id="1199589308">
              <w:marLeft w:val="0"/>
              <w:marRight w:val="0"/>
              <w:marTop w:val="0"/>
              <w:marBottom w:val="0"/>
              <w:divBdr>
                <w:top w:val="none" w:sz="0" w:space="0" w:color="auto"/>
                <w:left w:val="none" w:sz="0" w:space="0" w:color="auto"/>
                <w:bottom w:val="none" w:sz="0" w:space="0" w:color="auto"/>
                <w:right w:val="none" w:sz="0" w:space="0" w:color="auto"/>
              </w:divBdr>
            </w:div>
          </w:divsChild>
        </w:div>
        <w:div w:id="339163389">
          <w:marLeft w:val="0"/>
          <w:marRight w:val="0"/>
          <w:marTop w:val="0"/>
          <w:marBottom w:val="0"/>
          <w:divBdr>
            <w:top w:val="none" w:sz="0" w:space="0" w:color="auto"/>
            <w:left w:val="none" w:sz="0" w:space="0" w:color="auto"/>
            <w:bottom w:val="none" w:sz="0" w:space="0" w:color="auto"/>
            <w:right w:val="none" w:sz="0" w:space="0" w:color="auto"/>
          </w:divBdr>
          <w:divsChild>
            <w:div w:id="1304657028">
              <w:marLeft w:val="0"/>
              <w:marRight w:val="0"/>
              <w:marTop w:val="0"/>
              <w:marBottom w:val="0"/>
              <w:divBdr>
                <w:top w:val="none" w:sz="0" w:space="0" w:color="auto"/>
                <w:left w:val="none" w:sz="0" w:space="0" w:color="auto"/>
                <w:bottom w:val="none" w:sz="0" w:space="0" w:color="auto"/>
                <w:right w:val="none" w:sz="0" w:space="0" w:color="auto"/>
              </w:divBdr>
            </w:div>
          </w:divsChild>
        </w:div>
        <w:div w:id="380053510">
          <w:marLeft w:val="0"/>
          <w:marRight w:val="0"/>
          <w:marTop w:val="0"/>
          <w:marBottom w:val="0"/>
          <w:divBdr>
            <w:top w:val="none" w:sz="0" w:space="0" w:color="auto"/>
            <w:left w:val="none" w:sz="0" w:space="0" w:color="auto"/>
            <w:bottom w:val="none" w:sz="0" w:space="0" w:color="auto"/>
            <w:right w:val="none" w:sz="0" w:space="0" w:color="auto"/>
          </w:divBdr>
          <w:divsChild>
            <w:div w:id="1414157515">
              <w:marLeft w:val="0"/>
              <w:marRight w:val="0"/>
              <w:marTop w:val="0"/>
              <w:marBottom w:val="0"/>
              <w:divBdr>
                <w:top w:val="none" w:sz="0" w:space="0" w:color="auto"/>
                <w:left w:val="none" w:sz="0" w:space="0" w:color="auto"/>
                <w:bottom w:val="none" w:sz="0" w:space="0" w:color="auto"/>
                <w:right w:val="none" w:sz="0" w:space="0" w:color="auto"/>
              </w:divBdr>
            </w:div>
          </w:divsChild>
        </w:div>
        <w:div w:id="389423428">
          <w:marLeft w:val="0"/>
          <w:marRight w:val="0"/>
          <w:marTop w:val="0"/>
          <w:marBottom w:val="0"/>
          <w:divBdr>
            <w:top w:val="none" w:sz="0" w:space="0" w:color="auto"/>
            <w:left w:val="none" w:sz="0" w:space="0" w:color="auto"/>
            <w:bottom w:val="none" w:sz="0" w:space="0" w:color="auto"/>
            <w:right w:val="none" w:sz="0" w:space="0" w:color="auto"/>
          </w:divBdr>
          <w:divsChild>
            <w:div w:id="1738354351">
              <w:marLeft w:val="0"/>
              <w:marRight w:val="0"/>
              <w:marTop w:val="0"/>
              <w:marBottom w:val="0"/>
              <w:divBdr>
                <w:top w:val="none" w:sz="0" w:space="0" w:color="auto"/>
                <w:left w:val="none" w:sz="0" w:space="0" w:color="auto"/>
                <w:bottom w:val="none" w:sz="0" w:space="0" w:color="auto"/>
                <w:right w:val="none" w:sz="0" w:space="0" w:color="auto"/>
              </w:divBdr>
            </w:div>
          </w:divsChild>
        </w:div>
        <w:div w:id="453906729">
          <w:marLeft w:val="0"/>
          <w:marRight w:val="0"/>
          <w:marTop w:val="0"/>
          <w:marBottom w:val="0"/>
          <w:divBdr>
            <w:top w:val="none" w:sz="0" w:space="0" w:color="auto"/>
            <w:left w:val="none" w:sz="0" w:space="0" w:color="auto"/>
            <w:bottom w:val="none" w:sz="0" w:space="0" w:color="auto"/>
            <w:right w:val="none" w:sz="0" w:space="0" w:color="auto"/>
          </w:divBdr>
          <w:divsChild>
            <w:div w:id="533153808">
              <w:marLeft w:val="0"/>
              <w:marRight w:val="0"/>
              <w:marTop w:val="0"/>
              <w:marBottom w:val="0"/>
              <w:divBdr>
                <w:top w:val="none" w:sz="0" w:space="0" w:color="auto"/>
                <w:left w:val="none" w:sz="0" w:space="0" w:color="auto"/>
                <w:bottom w:val="none" w:sz="0" w:space="0" w:color="auto"/>
                <w:right w:val="none" w:sz="0" w:space="0" w:color="auto"/>
              </w:divBdr>
            </w:div>
          </w:divsChild>
        </w:div>
        <w:div w:id="529688577">
          <w:marLeft w:val="0"/>
          <w:marRight w:val="0"/>
          <w:marTop w:val="0"/>
          <w:marBottom w:val="0"/>
          <w:divBdr>
            <w:top w:val="none" w:sz="0" w:space="0" w:color="auto"/>
            <w:left w:val="none" w:sz="0" w:space="0" w:color="auto"/>
            <w:bottom w:val="none" w:sz="0" w:space="0" w:color="auto"/>
            <w:right w:val="none" w:sz="0" w:space="0" w:color="auto"/>
          </w:divBdr>
          <w:divsChild>
            <w:div w:id="294992300">
              <w:marLeft w:val="0"/>
              <w:marRight w:val="0"/>
              <w:marTop w:val="0"/>
              <w:marBottom w:val="0"/>
              <w:divBdr>
                <w:top w:val="none" w:sz="0" w:space="0" w:color="auto"/>
                <w:left w:val="none" w:sz="0" w:space="0" w:color="auto"/>
                <w:bottom w:val="none" w:sz="0" w:space="0" w:color="auto"/>
                <w:right w:val="none" w:sz="0" w:space="0" w:color="auto"/>
              </w:divBdr>
            </w:div>
          </w:divsChild>
        </w:div>
        <w:div w:id="583565149">
          <w:marLeft w:val="0"/>
          <w:marRight w:val="0"/>
          <w:marTop w:val="0"/>
          <w:marBottom w:val="0"/>
          <w:divBdr>
            <w:top w:val="none" w:sz="0" w:space="0" w:color="auto"/>
            <w:left w:val="none" w:sz="0" w:space="0" w:color="auto"/>
            <w:bottom w:val="none" w:sz="0" w:space="0" w:color="auto"/>
            <w:right w:val="none" w:sz="0" w:space="0" w:color="auto"/>
          </w:divBdr>
          <w:divsChild>
            <w:div w:id="516625747">
              <w:marLeft w:val="0"/>
              <w:marRight w:val="0"/>
              <w:marTop w:val="0"/>
              <w:marBottom w:val="0"/>
              <w:divBdr>
                <w:top w:val="none" w:sz="0" w:space="0" w:color="auto"/>
                <w:left w:val="none" w:sz="0" w:space="0" w:color="auto"/>
                <w:bottom w:val="none" w:sz="0" w:space="0" w:color="auto"/>
                <w:right w:val="none" w:sz="0" w:space="0" w:color="auto"/>
              </w:divBdr>
            </w:div>
          </w:divsChild>
        </w:div>
        <w:div w:id="693729170">
          <w:marLeft w:val="0"/>
          <w:marRight w:val="0"/>
          <w:marTop w:val="0"/>
          <w:marBottom w:val="0"/>
          <w:divBdr>
            <w:top w:val="none" w:sz="0" w:space="0" w:color="auto"/>
            <w:left w:val="none" w:sz="0" w:space="0" w:color="auto"/>
            <w:bottom w:val="none" w:sz="0" w:space="0" w:color="auto"/>
            <w:right w:val="none" w:sz="0" w:space="0" w:color="auto"/>
          </w:divBdr>
          <w:divsChild>
            <w:div w:id="951518700">
              <w:marLeft w:val="0"/>
              <w:marRight w:val="0"/>
              <w:marTop w:val="0"/>
              <w:marBottom w:val="0"/>
              <w:divBdr>
                <w:top w:val="none" w:sz="0" w:space="0" w:color="auto"/>
                <w:left w:val="none" w:sz="0" w:space="0" w:color="auto"/>
                <w:bottom w:val="none" w:sz="0" w:space="0" w:color="auto"/>
                <w:right w:val="none" w:sz="0" w:space="0" w:color="auto"/>
              </w:divBdr>
            </w:div>
          </w:divsChild>
        </w:div>
        <w:div w:id="835658352">
          <w:marLeft w:val="0"/>
          <w:marRight w:val="0"/>
          <w:marTop w:val="0"/>
          <w:marBottom w:val="0"/>
          <w:divBdr>
            <w:top w:val="none" w:sz="0" w:space="0" w:color="auto"/>
            <w:left w:val="none" w:sz="0" w:space="0" w:color="auto"/>
            <w:bottom w:val="none" w:sz="0" w:space="0" w:color="auto"/>
            <w:right w:val="none" w:sz="0" w:space="0" w:color="auto"/>
          </w:divBdr>
          <w:divsChild>
            <w:div w:id="390159191">
              <w:marLeft w:val="0"/>
              <w:marRight w:val="0"/>
              <w:marTop w:val="0"/>
              <w:marBottom w:val="0"/>
              <w:divBdr>
                <w:top w:val="none" w:sz="0" w:space="0" w:color="auto"/>
                <w:left w:val="none" w:sz="0" w:space="0" w:color="auto"/>
                <w:bottom w:val="none" w:sz="0" w:space="0" w:color="auto"/>
                <w:right w:val="none" w:sz="0" w:space="0" w:color="auto"/>
              </w:divBdr>
            </w:div>
          </w:divsChild>
        </w:div>
        <w:div w:id="999238263">
          <w:marLeft w:val="0"/>
          <w:marRight w:val="0"/>
          <w:marTop w:val="0"/>
          <w:marBottom w:val="0"/>
          <w:divBdr>
            <w:top w:val="none" w:sz="0" w:space="0" w:color="auto"/>
            <w:left w:val="none" w:sz="0" w:space="0" w:color="auto"/>
            <w:bottom w:val="none" w:sz="0" w:space="0" w:color="auto"/>
            <w:right w:val="none" w:sz="0" w:space="0" w:color="auto"/>
          </w:divBdr>
          <w:divsChild>
            <w:div w:id="207687152">
              <w:marLeft w:val="0"/>
              <w:marRight w:val="0"/>
              <w:marTop w:val="0"/>
              <w:marBottom w:val="0"/>
              <w:divBdr>
                <w:top w:val="none" w:sz="0" w:space="0" w:color="auto"/>
                <w:left w:val="none" w:sz="0" w:space="0" w:color="auto"/>
                <w:bottom w:val="none" w:sz="0" w:space="0" w:color="auto"/>
                <w:right w:val="none" w:sz="0" w:space="0" w:color="auto"/>
              </w:divBdr>
            </w:div>
          </w:divsChild>
        </w:div>
        <w:div w:id="1186823645">
          <w:marLeft w:val="0"/>
          <w:marRight w:val="0"/>
          <w:marTop w:val="0"/>
          <w:marBottom w:val="0"/>
          <w:divBdr>
            <w:top w:val="none" w:sz="0" w:space="0" w:color="auto"/>
            <w:left w:val="none" w:sz="0" w:space="0" w:color="auto"/>
            <w:bottom w:val="none" w:sz="0" w:space="0" w:color="auto"/>
            <w:right w:val="none" w:sz="0" w:space="0" w:color="auto"/>
          </w:divBdr>
          <w:divsChild>
            <w:div w:id="1850824732">
              <w:marLeft w:val="0"/>
              <w:marRight w:val="0"/>
              <w:marTop w:val="0"/>
              <w:marBottom w:val="0"/>
              <w:divBdr>
                <w:top w:val="none" w:sz="0" w:space="0" w:color="auto"/>
                <w:left w:val="none" w:sz="0" w:space="0" w:color="auto"/>
                <w:bottom w:val="none" w:sz="0" w:space="0" w:color="auto"/>
                <w:right w:val="none" w:sz="0" w:space="0" w:color="auto"/>
              </w:divBdr>
            </w:div>
          </w:divsChild>
        </w:div>
        <w:div w:id="1216815635">
          <w:marLeft w:val="0"/>
          <w:marRight w:val="0"/>
          <w:marTop w:val="0"/>
          <w:marBottom w:val="0"/>
          <w:divBdr>
            <w:top w:val="none" w:sz="0" w:space="0" w:color="auto"/>
            <w:left w:val="none" w:sz="0" w:space="0" w:color="auto"/>
            <w:bottom w:val="none" w:sz="0" w:space="0" w:color="auto"/>
            <w:right w:val="none" w:sz="0" w:space="0" w:color="auto"/>
          </w:divBdr>
          <w:divsChild>
            <w:div w:id="663241584">
              <w:marLeft w:val="0"/>
              <w:marRight w:val="0"/>
              <w:marTop w:val="0"/>
              <w:marBottom w:val="0"/>
              <w:divBdr>
                <w:top w:val="none" w:sz="0" w:space="0" w:color="auto"/>
                <w:left w:val="none" w:sz="0" w:space="0" w:color="auto"/>
                <w:bottom w:val="none" w:sz="0" w:space="0" w:color="auto"/>
                <w:right w:val="none" w:sz="0" w:space="0" w:color="auto"/>
              </w:divBdr>
            </w:div>
          </w:divsChild>
        </w:div>
        <w:div w:id="1293827187">
          <w:marLeft w:val="0"/>
          <w:marRight w:val="0"/>
          <w:marTop w:val="0"/>
          <w:marBottom w:val="0"/>
          <w:divBdr>
            <w:top w:val="none" w:sz="0" w:space="0" w:color="auto"/>
            <w:left w:val="none" w:sz="0" w:space="0" w:color="auto"/>
            <w:bottom w:val="none" w:sz="0" w:space="0" w:color="auto"/>
            <w:right w:val="none" w:sz="0" w:space="0" w:color="auto"/>
          </w:divBdr>
          <w:divsChild>
            <w:div w:id="935139715">
              <w:marLeft w:val="0"/>
              <w:marRight w:val="0"/>
              <w:marTop w:val="0"/>
              <w:marBottom w:val="0"/>
              <w:divBdr>
                <w:top w:val="none" w:sz="0" w:space="0" w:color="auto"/>
                <w:left w:val="none" w:sz="0" w:space="0" w:color="auto"/>
                <w:bottom w:val="none" w:sz="0" w:space="0" w:color="auto"/>
                <w:right w:val="none" w:sz="0" w:space="0" w:color="auto"/>
              </w:divBdr>
            </w:div>
          </w:divsChild>
        </w:div>
        <w:div w:id="1382509874">
          <w:marLeft w:val="0"/>
          <w:marRight w:val="0"/>
          <w:marTop w:val="0"/>
          <w:marBottom w:val="0"/>
          <w:divBdr>
            <w:top w:val="none" w:sz="0" w:space="0" w:color="auto"/>
            <w:left w:val="none" w:sz="0" w:space="0" w:color="auto"/>
            <w:bottom w:val="none" w:sz="0" w:space="0" w:color="auto"/>
            <w:right w:val="none" w:sz="0" w:space="0" w:color="auto"/>
          </w:divBdr>
          <w:divsChild>
            <w:div w:id="1125848998">
              <w:marLeft w:val="0"/>
              <w:marRight w:val="0"/>
              <w:marTop w:val="0"/>
              <w:marBottom w:val="0"/>
              <w:divBdr>
                <w:top w:val="none" w:sz="0" w:space="0" w:color="auto"/>
                <w:left w:val="none" w:sz="0" w:space="0" w:color="auto"/>
                <w:bottom w:val="none" w:sz="0" w:space="0" w:color="auto"/>
                <w:right w:val="none" w:sz="0" w:space="0" w:color="auto"/>
              </w:divBdr>
            </w:div>
          </w:divsChild>
        </w:div>
        <w:div w:id="1396048952">
          <w:marLeft w:val="0"/>
          <w:marRight w:val="0"/>
          <w:marTop w:val="0"/>
          <w:marBottom w:val="0"/>
          <w:divBdr>
            <w:top w:val="none" w:sz="0" w:space="0" w:color="auto"/>
            <w:left w:val="none" w:sz="0" w:space="0" w:color="auto"/>
            <w:bottom w:val="none" w:sz="0" w:space="0" w:color="auto"/>
            <w:right w:val="none" w:sz="0" w:space="0" w:color="auto"/>
          </w:divBdr>
          <w:divsChild>
            <w:div w:id="1154449155">
              <w:marLeft w:val="0"/>
              <w:marRight w:val="0"/>
              <w:marTop w:val="0"/>
              <w:marBottom w:val="0"/>
              <w:divBdr>
                <w:top w:val="none" w:sz="0" w:space="0" w:color="auto"/>
                <w:left w:val="none" w:sz="0" w:space="0" w:color="auto"/>
                <w:bottom w:val="none" w:sz="0" w:space="0" w:color="auto"/>
                <w:right w:val="none" w:sz="0" w:space="0" w:color="auto"/>
              </w:divBdr>
            </w:div>
          </w:divsChild>
        </w:div>
        <w:div w:id="1494491183">
          <w:marLeft w:val="0"/>
          <w:marRight w:val="0"/>
          <w:marTop w:val="0"/>
          <w:marBottom w:val="0"/>
          <w:divBdr>
            <w:top w:val="none" w:sz="0" w:space="0" w:color="auto"/>
            <w:left w:val="none" w:sz="0" w:space="0" w:color="auto"/>
            <w:bottom w:val="none" w:sz="0" w:space="0" w:color="auto"/>
            <w:right w:val="none" w:sz="0" w:space="0" w:color="auto"/>
          </w:divBdr>
          <w:divsChild>
            <w:div w:id="88358765">
              <w:marLeft w:val="0"/>
              <w:marRight w:val="0"/>
              <w:marTop w:val="0"/>
              <w:marBottom w:val="0"/>
              <w:divBdr>
                <w:top w:val="none" w:sz="0" w:space="0" w:color="auto"/>
                <w:left w:val="none" w:sz="0" w:space="0" w:color="auto"/>
                <w:bottom w:val="none" w:sz="0" w:space="0" w:color="auto"/>
                <w:right w:val="none" w:sz="0" w:space="0" w:color="auto"/>
              </w:divBdr>
            </w:div>
            <w:div w:id="317391632">
              <w:marLeft w:val="0"/>
              <w:marRight w:val="0"/>
              <w:marTop w:val="0"/>
              <w:marBottom w:val="0"/>
              <w:divBdr>
                <w:top w:val="none" w:sz="0" w:space="0" w:color="auto"/>
                <w:left w:val="none" w:sz="0" w:space="0" w:color="auto"/>
                <w:bottom w:val="none" w:sz="0" w:space="0" w:color="auto"/>
                <w:right w:val="none" w:sz="0" w:space="0" w:color="auto"/>
              </w:divBdr>
            </w:div>
          </w:divsChild>
        </w:div>
        <w:div w:id="1535581675">
          <w:marLeft w:val="0"/>
          <w:marRight w:val="0"/>
          <w:marTop w:val="0"/>
          <w:marBottom w:val="0"/>
          <w:divBdr>
            <w:top w:val="none" w:sz="0" w:space="0" w:color="auto"/>
            <w:left w:val="none" w:sz="0" w:space="0" w:color="auto"/>
            <w:bottom w:val="none" w:sz="0" w:space="0" w:color="auto"/>
            <w:right w:val="none" w:sz="0" w:space="0" w:color="auto"/>
          </w:divBdr>
          <w:divsChild>
            <w:div w:id="1936283259">
              <w:marLeft w:val="0"/>
              <w:marRight w:val="0"/>
              <w:marTop w:val="0"/>
              <w:marBottom w:val="0"/>
              <w:divBdr>
                <w:top w:val="none" w:sz="0" w:space="0" w:color="auto"/>
                <w:left w:val="none" w:sz="0" w:space="0" w:color="auto"/>
                <w:bottom w:val="none" w:sz="0" w:space="0" w:color="auto"/>
                <w:right w:val="none" w:sz="0" w:space="0" w:color="auto"/>
              </w:divBdr>
            </w:div>
          </w:divsChild>
        </w:div>
        <w:div w:id="1600598338">
          <w:marLeft w:val="0"/>
          <w:marRight w:val="0"/>
          <w:marTop w:val="0"/>
          <w:marBottom w:val="0"/>
          <w:divBdr>
            <w:top w:val="none" w:sz="0" w:space="0" w:color="auto"/>
            <w:left w:val="none" w:sz="0" w:space="0" w:color="auto"/>
            <w:bottom w:val="none" w:sz="0" w:space="0" w:color="auto"/>
            <w:right w:val="none" w:sz="0" w:space="0" w:color="auto"/>
          </w:divBdr>
          <w:divsChild>
            <w:div w:id="1286423255">
              <w:marLeft w:val="0"/>
              <w:marRight w:val="0"/>
              <w:marTop w:val="0"/>
              <w:marBottom w:val="0"/>
              <w:divBdr>
                <w:top w:val="none" w:sz="0" w:space="0" w:color="auto"/>
                <w:left w:val="none" w:sz="0" w:space="0" w:color="auto"/>
                <w:bottom w:val="none" w:sz="0" w:space="0" w:color="auto"/>
                <w:right w:val="none" w:sz="0" w:space="0" w:color="auto"/>
              </w:divBdr>
            </w:div>
          </w:divsChild>
        </w:div>
        <w:div w:id="1775593671">
          <w:marLeft w:val="0"/>
          <w:marRight w:val="0"/>
          <w:marTop w:val="0"/>
          <w:marBottom w:val="0"/>
          <w:divBdr>
            <w:top w:val="none" w:sz="0" w:space="0" w:color="auto"/>
            <w:left w:val="none" w:sz="0" w:space="0" w:color="auto"/>
            <w:bottom w:val="none" w:sz="0" w:space="0" w:color="auto"/>
            <w:right w:val="none" w:sz="0" w:space="0" w:color="auto"/>
          </w:divBdr>
          <w:divsChild>
            <w:div w:id="976035428">
              <w:marLeft w:val="0"/>
              <w:marRight w:val="0"/>
              <w:marTop w:val="0"/>
              <w:marBottom w:val="0"/>
              <w:divBdr>
                <w:top w:val="none" w:sz="0" w:space="0" w:color="auto"/>
                <w:left w:val="none" w:sz="0" w:space="0" w:color="auto"/>
                <w:bottom w:val="none" w:sz="0" w:space="0" w:color="auto"/>
                <w:right w:val="none" w:sz="0" w:space="0" w:color="auto"/>
              </w:divBdr>
            </w:div>
          </w:divsChild>
        </w:div>
        <w:div w:id="1792742733">
          <w:marLeft w:val="0"/>
          <w:marRight w:val="0"/>
          <w:marTop w:val="0"/>
          <w:marBottom w:val="0"/>
          <w:divBdr>
            <w:top w:val="none" w:sz="0" w:space="0" w:color="auto"/>
            <w:left w:val="none" w:sz="0" w:space="0" w:color="auto"/>
            <w:bottom w:val="none" w:sz="0" w:space="0" w:color="auto"/>
            <w:right w:val="none" w:sz="0" w:space="0" w:color="auto"/>
          </w:divBdr>
          <w:divsChild>
            <w:div w:id="827095351">
              <w:marLeft w:val="0"/>
              <w:marRight w:val="0"/>
              <w:marTop w:val="0"/>
              <w:marBottom w:val="0"/>
              <w:divBdr>
                <w:top w:val="none" w:sz="0" w:space="0" w:color="auto"/>
                <w:left w:val="none" w:sz="0" w:space="0" w:color="auto"/>
                <w:bottom w:val="none" w:sz="0" w:space="0" w:color="auto"/>
                <w:right w:val="none" w:sz="0" w:space="0" w:color="auto"/>
              </w:divBdr>
            </w:div>
          </w:divsChild>
        </w:div>
        <w:div w:id="1804619058">
          <w:marLeft w:val="0"/>
          <w:marRight w:val="0"/>
          <w:marTop w:val="0"/>
          <w:marBottom w:val="0"/>
          <w:divBdr>
            <w:top w:val="none" w:sz="0" w:space="0" w:color="auto"/>
            <w:left w:val="none" w:sz="0" w:space="0" w:color="auto"/>
            <w:bottom w:val="none" w:sz="0" w:space="0" w:color="auto"/>
            <w:right w:val="none" w:sz="0" w:space="0" w:color="auto"/>
          </w:divBdr>
          <w:divsChild>
            <w:div w:id="532423168">
              <w:marLeft w:val="0"/>
              <w:marRight w:val="0"/>
              <w:marTop w:val="0"/>
              <w:marBottom w:val="0"/>
              <w:divBdr>
                <w:top w:val="none" w:sz="0" w:space="0" w:color="auto"/>
                <w:left w:val="none" w:sz="0" w:space="0" w:color="auto"/>
                <w:bottom w:val="none" w:sz="0" w:space="0" w:color="auto"/>
                <w:right w:val="none" w:sz="0" w:space="0" w:color="auto"/>
              </w:divBdr>
            </w:div>
          </w:divsChild>
        </w:div>
        <w:div w:id="1819954142">
          <w:marLeft w:val="0"/>
          <w:marRight w:val="0"/>
          <w:marTop w:val="0"/>
          <w:marBottom w:val="0"/>
          <w:divBdr>
            <w:top w:val="none" w:sz="0" w:space="0" w:color="auto"/>
            <w:left w:val="none" w:sz="0" w:space="0" w:color="auto"/>
            <w:bottom w:val="none" w:sz="0" w:space="0" w:color="auto"/>
            <w:right w:val="none" w:sz="0" w:space="0" w:color="auto"/>
          </w:divBdr>
          <w:divsChild>
            <w:div w:id="1429304214">
              <w:marLeft w:val="0"/>
              <w:marRight w:val="0"/>
              <w:marTop w:val="0"/>
              <w:marBottom w:val="0"/>
              <w:divBdr>
                <w:top w:val="none" w:sz="0" w:space="0" w:color="auto"/>
                <w:left w:val="none" w:sz="0" w:space="0" w:color="auto"/>
                <w:bottom w:val="none" w:sz="0" w:space="0" w:color="auto"/>
                <w:right w:val="none" w:sz="0" w:space="0" w:color="auto"/>
              </w:divBdr>
            </w:div>
          </w:divsChild>
        </w:div>
        <w:div w:id="1831022598">
          <w:marLeft w:val="0"/>
          <w:marRight w:val="0"/>
          <w:marTop w:val="0"/>
          <w:marBottom w:val="0"/>
          <w:divBdr>
            <w:top w:val="none" w:sz="0" w:space="0" w:color="auto"/>
            <w:left w:val="none" w:sz="0" w:space="0" w:color="auto"/>
            <w:bottom w:val="none" w:sz="0" w:space="0" w:color="auto"/>
            <w:right w:val="none" w:sz="0" w:space="0" w:color="auto"/>
          </w:divBdr>
          <w:divsChild>
            <w:div w:id="1493906532">
              <w:marLeft w:val="0"/>
              <w:marRight w:val="0"/>
              <w:marTop w:val="0"/>
              <w:marBottom w:val="0"/>
              <w:divBdr>
                <w:top w:val="none" w:sz="0" w:space="0" w:color="auto"/>
                <w:left w:val="none" w:sz="0" w:space="0" w:color="auto"/>
                <w:bottom w:val="none" w:sz="0" w:space="0" w:color="auto"/>
                <w:right w:val="none" w:sz="0" w:space="0" w:color="auto"/>
              </w:divBdr>
            </w:div>
          </w:divsChild>
        </w:div>
        <w:div w:id="1835488131">
          <w:marLeft w:val="0"/>
          <w:marRight w:val="0"/>
          <w:marTop w:val="0"/>
          <w:marBottom w:val="0"/>
          <w:divBdr>
            <w:top w:val="none" w:sz="0" w:space="0" w:color="auto"/>
            <w:left w:val="none" w:sz="0" w:space="0" w:color="auto"/>
            <w:bottom w:val="none" w:sz="0" w:space="0" w:color="auto"/>
            <w:right w:val="none" w:sz="0" w:space="0" w:color="auto"/>
          </w:divBdr>
          <w:divsChild>
            <w:div w:id="1747535479">
              <w:marLeft w:val="0"/>
              <w:marRight w:val="0"/>
              <w:marTop w:val="0"/>
              <w:marBottom w:val="0"/>
              <w:divBdr>
                <w:top w:val="none" w:sz="0" w:space="0" w:color="auto"/>
                <w:left w:val="none" w:sz="0" w:space="0" w:color="auto"/>
                <w:bottom w:val="none" w:sz="0" w:space="0" w:color="auto"/>
                <w:right w:val="none" w:sz="0" w:space="0" w:color="auto"/>
              </w:divBdr>
            </w:div>
          </w:divsChild>
        </w:div>
        <w:div w:id="1841306381">
          <w:marLeft w:val="0"/>
          <w:marRight w:val="0"/>
          <w:marTop w:val="0"/>
          <w:marBottom w:val="0"/>
          <w:divBdr>
            <w:top w:val="none" w:sz="0" w:space="0" w:color="auto"/>
            <w:left w:val="none" w:sz="0" w:space="0" w:color="auto"/>
            <w:bottom w:val="none" w:sz="0" w:space="0" w:color="auto"/>
            <w:right w:val="none" w:sz="0" w:space="0" w:color="auto"/>
          </w:divBdr>
          <w:divsChild>
            <w:div w:id="1793939785">
              <w:marLeft w:val="0"/>
              <w:marRight w:val="0"/>
              <w:marTop w:val="0"/>
              <w:marBottom w:val="0"/>
              <w:divBdr>
                <w:top w:val="none" w:sz="0" w:space="0" w:color="auto"/>
                <w:left w:val="none" w:sz="0" w:space="0" w:color="auto"/>
                <w:bottom w:val="none" w:sz="0" w:space="0" w:color="auto"/>
                <w:right w:val="none" w:sz="0" w:space="0" w:color="auto"/>
              </w:divBdr>
            </w:div>
          </w:divsChild>
        </w:div>
        <w:div w:id="1854563060">
          <w:marLeft w:val="0"/>
          <w:marRight w:val="0"/>
          <w:marTop w:val="0"/>
          <w:marBottom w:val="0"/>
          <w:divBdr>
            <w:top w:val="none" w:sz="0" w:space="0" w:color="auto"/>
            <w:left w:val="none" w:sz="0" w:space="0" w:color="auto"/>
            <w:bottom w:val="none" w:sz="0" w:space="0" w:color="auto"/>
            <w:right w:val="none" w:sz="0" w:space="0" w:color="auto"/>
          </w:divBdr>
          <w:divsChild>
            <w:div w:id="669453289">
              <w:marLeft w:val="0"/>
              <w:marRight w:val="0"/>
              <w:marTop w:val="0"/>
              <w:marBottom w:val="0"/>
              <w:divBdr>
                <w:top w:val="none" w:sz="0" w:space="0" w:color="auto"/>
                <w:left w:val="none" w:sz="0" w:space="0" w:color="auto"/>
                <w:bottom w:val="none" w:sz="0" w:space="0" w:color="auto"/>
                <w:right w:val="none" w:sz="0" w:space="0" w:color="auto"/>
              </w:divBdr>
            </w:div>
          </w:divsChild>
        </w:div>
        <w:div w:id="1884365826">
          <w:marLeft w:val="0"/>
          <w:marRight w:val="0"/>
          <w:marTop w:val="0"/>
          <w:marBottom w:val="0"/>
          <w:divBdr>
            <w:top w:val="none" w:sz="0" w:space="0" w:color="auto"/>
            <w:left w:val="none" w:sz="0" w:space="0" w:color="auto"/>
            <w:bottom w:val="none" w:sz="0" w:space="0" w:color="auto"/>
            <w:right w:val="none" w:sz="0" w:space="0" w:color="auto"/>
          </w:divBdr>
          <w:divsChild>
            <w:div w:id="1667123051">
              <w:marLeft w:val="0"/>
              <w:marRight w:val="0"/>
              <w:marTop w:val="0"/>
              <w:marBottom w:val="0"/>
              <w:divBdr>
                <w:top w:val="none" w:sz="0" w:space="0" w:color="auto"/>
                <w:left w:val="none" w:sz="0" w:space="0" w:color="auto"/>
                <w:bottom w:val="none" w:sz="0" w:space="0" w:color="auto"/>
                <w:right w:val="none" w:sz="0" w:space="0" w:color="auto"/>
              </w:divBdr>
            </w:div>
          </w:divsChild>
        </w:div>
        <w:div w:id="1955280890">
          <w:marLeft w:val="0"/>
          <w:marRight w:val="0"/>
          <w:marTop w:val="0"/>
          <w:marBottom w:val="0"/>
          <w:divBdr>
            <w:top w:val="none" w:sz="0" w:space="0" w:color="auto"/>
            <w:left w:val="none" w:sz="0" w:space="0" w:color="auto"/>
            <w:bottom w:val="none" w:sz="0" w:space="0" w:color="auto"/>
            <w:right w:val="none" w:sz="0" w:space="0" w:color="auto"/>
          </w:divBdr>
          <w:divsChild>
            <w:div w:id="1438673980">
              <w:marLeft w:val="0"/>
              <w:marRight w:val="0"/>
              <w:marTop w:val="0"/>
              <w:marBottom w:val="0"/>
              <w:divBdr>
                <w:top w:val="none" w:sz="0" w:space="0" w:color="auto"/>
                <w:left w:val="none" w:sz="0" w:space="0" w:color="auto"/>
                <w:bottom w:val="none" w:sz="0" w:space="0" w:color="auto"/>
                <w:right w:val="none" w:sz="0" w:space="0" w:color="auto"/>
              </w:divBdr>
            </w:div>
          </w:divsChild>
        </w:div>
        <w:div w:id="1992103068">
          <w:marLeft w:val="0"/>
          <w:marRight w:val="0"/>
          <w:marTop w:val="0"/>
          <w:marBottom w:val="0"/>
          <w:divBdr>
            <w:top w:val="none" w:sz="0" w:space="0" w:color="auto"/>
            <w:left w:val="none" w:sz="0" w:space="0" w:color="auto"/>
            <w:bottom w:val="none" w:sz="0" w:space="0" w:color="auto"/>
            <w:right w:val="none" w:sz="0" w:space="0" w:color="auto"/>
          </w:divBdr>
          <w:divsChild>
            <w:div w:id="1375737460">
              <w:marLeft w:val="0"/>
              <w:marRight w:val="0"/>
              <w:marTop w:val="0"/>
              <w:marBottom w:val="0"/>
              <w:divBdr>
                <w:top w:val="none" w:sz="0" w:space="0" w:color="auto"/>
                <w:left w:val="none" w:sz="0" w:space="0" w:color="auto"/>
                <w:bottom w:val="none" w:sz="0" w:space="0" w:color="auto"/>
                <w:right w:val="none" w:sz="0" w:space="0" w:color="auto"/>
              </w:divBdr>
            </w:div>
          </w:divsChild>
        </w:div>
        <w:div w:id="2047557777">
          <w:marLeft w:val="0"/>
          <w:marRight w:val="0"/>
          <w:marTop w:val="0"/>
          <w:marBottom w:val="0"/>
          <w:divBdr>
            <w:top w:val="none" w:sz="0" w:space="0" w:color="auto"/>
            <w:left w:val="none" w:sz="0" w:space="0" w:color="auto"/>
            <w:bottom w:val="none" w:sz="0" w:space="0" w:color="auto"/>
            <w:right w:val="none" w:sz="0" w:space="0" w:color="auto"/>
          </w:divBdr>
          <w:divsChild>
            <w:div w:id="996425162">
              <w:marLeft w:val="0"/>
              <w:marRight w:val="0"/>
              <w:marTop w:val="0"/>
              <w:marBottom w:val="0"/>
              <w:divBdr>
                <w:top w:val="none" w:sz="0" w:space="0" w:color="auto"/>
                <w:left w:val="none" w:sz="0" w:space="0" w:color="auto"/>
                <w:bottom w:val="none" w:sz="0" w:space="0" w:color="auto"/>
                <w:right w:val="none" w:sz="0" w:space="0" w:color="auto"/>
              </w:divBdr>
            </w:div>
          </w:divsChild>
        </w:div>
        <w:div w:id="2047681064">
          <w:marLeft w:val="0"/>
          <w:marRight w:val="0"/>
          <w:marTop w:val="0"/>
          <w:marBottom w:val="0"/>
          <w:divBdr>
            <w:top w:val="none" w:sz="0" w:space="0" w:color="auto"/>
            <w:left w:val="none" w:sz="0" w:space="0" w:color="auto"/>
            <w:bottom w:val="none" w:sz="0" w:space="0" w:color="auto"/>
            <w:right w:val="none" w:sz="0" w:space="0" w:color="auto"/>
          </w:divBdr>
          <w:divsChild>
            <w:div w:id="940142603">
              <w:marLeft w:val="0"/>
              <w:marRight w:val="0"/>
              <w:marTop w:val="0"/>
              <w:marBottom w:val="0"/>
              <w:divBdr>
                <w:top w:val="none" w:sz="0" w:space="0" w:color="auto"/>
                <w:left w:val="none" w:sz="0" w:space="0" w:color="auto"/>
                <w:bottom w:val="none" w:sz="0" w:space="0" w:color="auto"/>
                <w:right w:val="none" w:sz="0" w:space="0" w:color="auto"/>
              </w:divBdr>
            </w:div>
          </w:divsChild>
        </w:div>
        <w:div w:id="2050445431">
          <w:marLeft w:val="0"/>
          <w:marRight w:val="0"/>
          <w:marTop w:val="0"/>
          <w:marBottom w:val="0"/>
          <w:divBdr>
            <w:top w:val="none" w:sz="0" w:space="0" w:color="auto"/>
            <w:left w:val="none" w:sz="0" w:space="0" w:color="auto"/>
            <w:bottom w:val="none" w:sz="0" w:space="0" w:color="auto"/>
            <w:right w:val="none" w:sz="0" w:space="0" w:color="auto"/>
          </w:divBdr>
          <w:divsChild>
            <w:div w:id="387151657">
              <w:marLeft w:val="0"/>
              <w:marRight w:val="0"/>
              <w:marTop w:val="0"/>
              <w:marBottom w:val="0"/>
              <w:divBdr>
                <w:top w:val="none" w:sz="0" w:space="0" w:color="auto"/>
                <w:left w:val="none" w:sz="0" w:space="0" w:color="auto"/>
                <w:bottom w:val="none" w:sz="0" w:space="0" w:color="auto"/>
                <w:right w:val="none" w:sz="0" w:space="0" w:color="auto"/>
              </w:divBdr>
            </w:div>
          </w:divsChild>
        </w:div>
        <w:div w:id="2060933881">
          <w:marLeft w:val="0"/>
          <w:marRight w:val="0"/>
          <w:marTop w:val="0"/>
          <w:marBottom w:val="0"/>
          <w:divBdr>
            <w:top w:val="none" w:sz="0" w:space="0" w:color="auto"/>
            <w:left w:val="none" w:sz="0" w:space="0" w:color="auto"/>
            <w:bottom w:val="none" w:sz="0" w:space="0" w:color="auto"/>
            <w:right w:val="none" w:sz="0" w:space="0" w:color="auto"/>
          </w:divBdr>
          <w:divsChild>
            <w:div w:id="134566958">
              <w:marLeft w:val="0"/>
              <w:marRight w:val="0"/>
              <w:marTop w:val="0"/>
              <w:marBottom w:val="0"/>
              <w:divBdr>
                <w:top w:val="none" w:sz="0" w:space="0" w:color="auto"/>
                <w:left w:val="none" w:sz="0" w:space="0" w:color="auto"/>
                <w:bottom w:val="none" w:sz="0" w:space="0" w:color="auto"/>
                <w:right w:val="none" w:sz="0" w:space="0" w:color="auto"/>
              </w:divBdr>
            </w:div>
          </w:divsChild>
        </w:div>
        <w:div w:id="2067876103">
          <w:marLeft w:val="0"/>
          <w:marRight w:val="0"/>
          <w:marTop w:val="0"/>
          <w:marBottom w:val="0"/>
          <w:divBdr>
            <w:top w:val="none" w:sz="0" w:space="0" w:color="auto"/>
            <w:left w:val="none" w:sz="0" w:space="0" w:color="auto"/>
            <w:bottom w:val="none" w:sz="0" w:space="0" w:color="auto"/>
            <w:right w:val="none" w:sz="0" w:space="0" w:color="auto"/>
          </w:divBdr>
          <w:divsChild>
            <w:div w:id="1048648462">
              <w:marLeft w:val="0"/>
              <w:marRight w:val="0"/>
              <w:marTop w:val="0"/>
              <w:marBottom w:val="0"/>
              <w:divBdr>
                <w:top w:val="none" w:sz="0" w:space="0" w:color="auto"/>
                <w:left w:val="none" w:sz="0" w:space="0" w:color="auto"/>
                <w:bottom w:val="none" w:sz="0" w:space="0" w:color="auto"/>
                <w:right w:val="none" w:sz="0" w:space="0" w:color="auto"/>
              </w:divBdr>
            </w:div>
          </w:divsChild>
        </w:div>
        <w:div w:id="2093236507">
          <w:marLeft w:val="0"/>
          <w:marRight w:val="0"/>
          <w:marTop w:val="0"/>
          <w:marBottom w:val="0"/>
          <w:divBdr>
            <w:top w:val="none" w:sz="0" w:space="0" w:color="auto"/>
            <w:left w:val="none" w:sz="0" w:space="0" w:color="auto"/>
            <w:bottom w:val="none" w:sz="0" w:space="0" w:color="auto"/>
            <w:right w:val="none" w:sz="0" w:space="0" w:color="auto"/>
          </w:divBdr>
          <w:divsChild>
            <w:div w:id="1670135202">
              <w:marLeft w:val="0"/>
              <w:marRight w:val="0"/>
              <w:marTop w:val="0"/>
              <w:marBottom w:val="0"/>
              <w:divBdr>
                <w:top w:val="none" w:sz="0" w:space="0" w:color="auto"/>
                <w:left w:val="none" w:sz="0" w:space="0" w:color="auto"/>
                <w:bottom w:val="none" w:sz="0" w:space="0" w:color="auto"/>
                <w:right w:val="none" w:sz="0" w:space="0" w:color="auto"/>
              </w:divBdr>
            </w:div>
          </w:divsChild>
        </w:div>
        <w:div w:id="2094888050">
          <w:marLeft w:val="0"/>
          <w:marRight w:val="0"/>
          <w:marTop w:val="0"/>
          <w:marBottom w:val="0"/>
          <w:divBdr>
            <w:top w:val="none" w:sz="0" w:space="0" w:color="auto"/>
            <w:left w:val="none" w:sz="0" w:space="0" w:color="auto"/>
            <w:bottom w:val="none" w:sz="0" w:space="0" w:color="auto"/>
            <w:right w:val="none" w:sz="0" w:space="0" w:color="auto"/>
          </w:divBdr>
          <w:divsChild>
            <w:div w:id="646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3723">
      <w:bodyDiv w:val="1"/>
      <w:marLeft w:val="0"/>
      <w:marRight w:val="0"/>
      <w:marTop w:val="0"/>
      <w:marBottom w:val="0"/>
      <w:divBdr>
        <w:top w:val="none" w:sz="0" w:space="0" w:color="auto"/>
        <w:left w:val="none" w:sz="0" w:space="0" w:color="auto"/>
        <w:bottom w:val="none" w:sz="0" w:space="0" w:color="auto"/>
        <w:right w:val="none" w:sz="0" w:space="0" w:color="auto"/>
      </w:divBdr>
      <w:divsChild>
        <w:div w:id="315381325">
          <w:marLeft w:val="0"/>
          <w:marRight w:val="0"/>
          <w:marTop w:val="0"/>
          <w:marBottom w:val="0"/>
          <w:divBdr>
            <w:top w:val="none" w:sz="0" w:space="0" w:color="auto"/>
            <w:left w:val="none" w:sz="0" w:space="0" w:color="auto"/>
            <w:bottom w:val="none" w:sz="0" w:space="0" w:color="auto"/>
            <w:right w:val="none" w:sz="0" w:space="0" w:color="auto"/>
          </w:divBdr>
        </w:div>
        <w:div w:id="546137853">
          <w:marLeft w:val="0"/>
          <w:marRight w:val="0"/>
          <w:marTop w:val="0"/>
          <w:marBottom w:val="0"/>
          <w:divBdr>
            <w:top w:val="none" w:sz="0" w:space="0" w:color="auto"/>
            <w:left w:val="none" w:sz="0" w:space="0" w:color="auto"/>
            <w:bottom w:val="none" w:sz="0" w:space="0" w:color="auto"/>
            <w:right w:val="none" w:sz="0" w:space="0" w:color="auto"/>
          </w:divBdr>
        </w:div>
        <w:div w:id="757334178">
          <w:marLeft w:val="0"/>
          <w:marRight w:val="0"/>
          <w:marTop w:val="0"/>
          <w:marBottom w:val="0"/>
          <w:divBdr>
            <w:top w:val="none" w:sz="0" w:space="0" w:color="auto"/>
            <w:left w:val="none" w:sz="0" w:space="0" w:color="auto"/>
            <w:bottom w:val="none" w:sz="0" w:space="0" w:color="auto"/>
            <w:right w:val="none" w:sz="0" w:space="0" w:color="auto"/>
          </w:divBdr>
        </w:div>
        <w:div w:id="1462764438">
          <w:marLeft w:val="0"/>
          <w:marRight w:val="0"/>
          <w:marTop w:val="0"/>
          <w:marBottom w:val="0"/>
          <w:divBdr>
            <w:top w:val="none" w:sz="0" w:space="0" w:color="auto"/>
            <w:left w:val="none" w:sz="0" w:space="0" w:color="auto"/>
            <w:bottom w:val="none" w:sz="0" w:space="0" w:color="auto"/>
            <w:right w:val="none" w:sz="0" w:space="0" w:color="auto"/>
          </w:divBdr>
        </w:div>
        <w:div w:id="1465386802">
          <w:marLeft w:val="0"/>
          <w:marRight w:val="0"/>
          <w:marTop w:val="0"/>
          <w:marBottom w:val="0"/>
          <w:divBdr>
            <w:top w:val="none" w:sz="0" w:space="0" w:color="auto"/>
            <w:left w:val="none" w:sz="0" w:space="0" w:color="auto"/>
            <w:bottom w:val="none" w:sz="0" w:space="0" w:color="auto"/>
            <w:right w:val="none" w:sz="0" w:space="0" w:color="auto"/>
          </w:divBdr>
        </w:div>
        <w:div w:id="1539472324">
          <w:marLeft w:val="0"/>
          <w:marRight w:val="0"/>
          <w:marTop w:val="0"/>
          <w:marBottom w:val="0"/>
          <w:divBdr>
            <w:top w:val="none" w:sz="0" w:space="0" w:color="auto"/>
            <w:left w:val="none" w:sz="0" w:space="0" w:color="auto"/>
            <w:bottom w:val="none" w:sz="0" w:space="0" w:color="auto"/>
            <w:right w:val="none" w:sz="0" w:space="0" w:color="auto"/>
          </w:divBdr>
        </w:div>
        <w:div w:id="1981105376">
          <w:marLeft w:val="0"/>
          <w:marRight w:val="0"/>
          <w:marTop w:val="0"/>
          <w:marBottom w:val="0"/>
          <w:divBdr>
            <w:top w:val="none" w:sz="0" w:space="0" w:color="auto"/>
            <w:left w:val="none" w:sz="0" w:space="0" w:color="auto"/>
            <w:bottom w:val="none" w:sz="0" w:space="0" w:color="auto"/>
            <w:right w:val="none" w:sz="0" w:space="0" w:color="auto"/>
          </w:divBdr>
        </w:div>
        <w:div w:id="1987129286">
          <w:marLeft w:val="0"/>
          <w:marRight w:val="0"/>
          <w:marTop w:val="0"/>
          <w:marBottom w:val="0"/>
          <w:divBdr>
            <w:top w:val="none" w:sz="0" w:space="0" w:color="auto"/>
            <w:left w:val="none" w:sz="0" w:space="0" w:color="auto"/>
            <w:bottom w:val="none" w:sz="0" w:space="0" w:color="auto"/>
            <w:right w:val="none" w:sz="0" w:space="0" w:color="auto"/>
          </w:divBdr>
        </w:div>
      </w:divsChild>
    </w:div>
    <w:div w:id="824977633">
      <w:bodyDiv w:val="1"/>
      <w:marLeft w:val="0"/>
      <w:marRight w:val="0"/>
      <w:marTop w:val="0"/>
      <w:marBottom w:val="0"/>
      <w:divBdr>
        <w:top w:val="none" w:sz="0" w:space="0" w:color="auto"/>
        <w:left w:val="none" w:sz="0" w:space="0" w:color="auto"/>
        <w:bottom w:val="none" w:sz="0" w:space="0" w:color="auto"/>
        <w:right w:val="none" w:sz="0" w:space="0" w:color="auto"/>
      </w:divBdr>
    </w:div>
    <w:div w:id="863129627">
      <w:bodyDiv w:val="1"/>
      <w:marLeft w:val="0"/>
      <w:marRight w:val="0"/>
      <w:marTop w:val="0"/>
      <w:marBottom w:val="0"/>
      <w:divBdr>
        <w:top w:val="none" w:sz="0" w:space="0" w:color="auto"/>
        <w:left w:val="none" w:sz="0" w:space="0" w:color="auto"/>
        <w:bottom w:val="none" w:sz="0" w:space="0" w:color="auto"/>
        <w:right w:val="none" w:sz="0" w:space="0" w:color="auto"/>
      </w:divBdr>
      <w:divsChild>
        <w:div w:id="472790700">
          <w:marLeft w:val="0"/>
          <w:marRight w:val="0"/>
          <w:marTop w:val="0"/>
          <w:marBottom w:val="0"/>
          <w:divBdr>
            <w:top w:val="none" w:sz="0" w:space="0" w:color="auto"/>
            <w:left w:val="none" w:sz="0" w:space="0" w:color="auto"/>
            <w:bottom w:val="none" w:sz="0" w:space="0" w:color="auto"/>
            <w:right w:val="none" w:sz="0" w:space="0" w:color="auto"/>
          </w:divBdr>
        </w:div>
        <w:div w:id="1045986186">
          <w:marLeft w:val="0"/>
          <w:marRight w:val="0"/>
          <w:marTop w:val="0"/>
          <w:marBottom w:val="0"/>
          <w:divBdr>
            <w:top w:val="none" w:sz="0" w:space="0" w:color="auto"/>
            <w:left w:val="none" w:sz="0" w:space="0" w:color="auto"/>
            <w:bottom w:val="none" w:sz="0" w:space="0" w:color="auto"/>
            <w:right w:val="none" w:sz="0" w:space="0" w:color="auto"/>
          </w:divBdr>
        </w:div>
        <w:div w:id="1590117645">
          <w:marLeft w:val="0"/>
          <w:marRight w:val="0"/>
          <w:marTop w:val="0"/>
          <w:marBottom w:val="0"/>
          <w:divBdr>
            <w:top w:val="none" w:sz="0" w:space="0" w:color="auto"/>
            <w:left w:val="none" w:sz="0" w:space="0" w:color="auto"/>
            <w:bottom w:val="none" w:sz="0" w:space="0" w:color="auto"/>
            <w:right w:val="none" w:sz="0" w:space="0" w:color="auto"/>
          </w:divBdr>
          <w:divsChild>
            <w:div w:id="509367958">
              <w:marLeft w:val="-75"/>
              <w:marRight w:val="0"/>
              <w:marTop w:val="30"/>
              <w:marBottom w:val="30"/>
              <w:divBdr>
                <w:top w:val="none" w:sz="0" w:space="0" w:color="auto"/>
                <w:left w:val="none" w:sz="0" w:space="0" w:color="auto"/>
                <w:bottom w:val="none" w:sz="0" w:space="0" w:color="auto"/>
                <w:right w:val="none" w:sz="0" w:space="0" w:color="auto"/>
              </w:divBdr>
              <w:divsChild>
                <w:div w:id="140276627">
                  <w:marLeft w:val="0"/>
                  <w:marRight w:val="0"/>
                  <w:marTop w:val="0"/>
                  <w:marBottom w:val="0"/>
                  <w:divBdr>
                    <w:top w:val="none" w:sz="0" w:space="0" w:color="auto"/>
                    <w:left w:val="none" w:sz="0" w:space="0" w:color="auto"/>
                    <w:bottom w:val="none" w:sz="0" w:space="0" w:color="auto"/>
                    <w:right w:val="none" w:sz="0" w:space="0" w:color="auto"/>
                  </w:divBdr>
                  <w:divsChild>
                    <w:div w:id="1450734350">
                      <w:marLeft w:val="0"/>
                      <w:marRight w:val="0"/>
                      <w:marTop w:val="0"/>
                      <w:marBottom w:val="0"/>
                      <w:divBdr>
                        <w:top w:val="none" w:sz="0" w:space="0" w:color="auto"/>
                        <w:left w:val="none" w:sz="0" w:space="0" w:color="auto"/>
                        <w:bottom w:val="none" w:sz="0" w:space="0" w:color="auto"/>
                        <w:right w:val="none" w:sz="0" w:space="0" w:color="auto"/>
                      </w:divBdr>
                    </w:div>
                    <w:div w:id="1859734706">
                      <w:marLeft w:val="0"/>
                      <w:marRight w:val="0"/>
                      <w:marTop w:val="0"/>
                      <w:marBottom w:val="0"/>
                      <w:divBdr>
                        <w:top w:val="none" w:sz="0" w:space="0" w:color="auto"/>
                        <w:left w:val="none" w:sz="0" w:space="0" w:color="auto"/>
                        <w:bottom w:val="none" w:sz="0" w:space="0" w:color="auto"/>
                        <w:right w:val="none" w:sz="0" w:space="0" w:color="auto"/>
                      </w:divBdr>
                    </w:div>
                  </w:divsChild>
                </w:div>
                <w:div w:id="711803104">
                  <w:marLeft w:val="0"/>
                  <w:marRight w:val="0"/>
                  <w:marTop w:val="0"/>
                  <w:marBottom w:val="0"/>
                  <w:divBdr>
                    <w:top w:val="none" w:sz="0" w:space="0" w:color="auto"/>
                    <w:left w:val="none" w:sz="0" w:space="0" w:color="auto"/>
                    <w:bottom w:val="none" w:sz="0" w:space="0" w:color="auto"/>
                    <w:right w:val="none" w:sz="0" w:space="0" w:color="auto"/>
                  </w:divBdr>
                  <w:divsChild>
                    <w:div w:id="17858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33727">
      <w:bodyDiv w:val="1"/>
      <w:marLeft w:val="0"/>
      <w:marRight w:val="0"/>
      <w:marTop w:val="0"/>
      <w:marBottom w:val="0"/>
      <w:divBdr>
        <w:top w:val="none" w:sz="0" w:space="0" w:color="auto"/>
        <w:left w:val="none" w:sz="0" w:space="0" w:color="auto"/>
        <w:bottom w:val="none" w:sz="0" w:space="0" w:color="auto"/>
        <w:right w:val="none" w:sz="0" w:space="0" w:color="auto"/>
      </w:divBdr>
      <w:divsChild>
        <w:div w:id="15424773">
          <w:marLeft w:val="0"/>
          <w:marRight w:val="0"/>
          <w:marTop w:val="0"/>
          <w:marBottom w:val="0"/>
          <w:divBdr>
            <w:top w:val="none" w:sz="0" w:space="0" w:color="auto"/>
            <w:left w:val="none" w:sz="0" w:space="0" w:color="auto"/>
            <w:bottom w:val="none" w:sz="0" w:space="0" w:color="auto"/>
            <w:right w:val="none" w:sz="0" w:space="0" w:color="auto"/>
          </w:divBdr>
          <w:divsChild>
            <w:div w:id="1227912507">
              <w:marLeft w:val="0"/>
              <w:marRight w:val="0"/>
              <w:marTop w:val="0"/>
              <w:marBottom w:val="0"/>
              <w:divBdr>
                <w:top w:val="none" w:sz="0" w:space="0" w:color="auto"/>
                <w:left w:val="none" w:sz="0" w:space="0" w:color="auto"/>
                <w:bottom w:val="none" w:sz="0" w:space="0" w:color="auto"/>
                <w:right w:val="none" w:sz="0" w:space="0" w:color="auto"/>
              </w:divBdr>
            </w:div>
          </w:divsChild>
        </w:div>
        <w:div w:id="76053260">
          <w:marLeft w:val="0"/>
          <w:marRight w:val="0"/>
          <w:marTop w:val="0"/>
          <w:marBottom w:val="0"/>
          <w:divBdr>
            <w:top w:val="none" w:sz="0" w:space="0" w:color="auto"/>
            <w:left w:val="none" w:sz="0" w:space="0" w:color="auto"/>
            <w:bottom w:val="none" w:sz="0" w:space="0" w:color="auto"/>
            <w:right w:val="none" w:sz="0" w:space="0" w:color="auto"/>
          </w:divBdr>
          <w:divsChild>
            <w:div w:id="1150749223">
              <w:marLeft w:val="0"/>
              <w:marRight w:val="0"/>
              <w:marTop w:val="0"/>
              <w:marBottom w:val="0"/>
              <w:divBdr>
                <w:top w:val="none" w:sz="0" w:space="0" w:color="auto"/>
                <w:left w:val="none" w:sz="0" w:space="0" w:color="auto"/>
                <w:bottom w:val="none" w:sz="0" w:space="0" w:color="auto"/>
                <w:right w:val="none" w:sz="0" w:space="0" w:color="auto"/>
              </w:divBdr>
            </w:div>
          </w:divsChild>
        </w:div>
        <w:div w:id="76709309">
          <w:marLeft w:val="0"/>
          <w:marRight w:val="0"/>
          <w:marTop w:val="0"/>
          <w:marBottom w:val="0"/>
          <w:divBdr>
            <w:top w:val="none" w:sz="0" w:space="0" w:color="auto"/>
            <w:left w:val="none" w:sz="0" w:space="0" w:color="auto"/>
            <w:bottom w:val="none" w:sz="0" w:space="0" w:color="auto"/>
            <w:right w:val="none" w:sz="0" w:space="0" w:color="auto"/>
          </w:divBdr>
          <w:divsChild>
            <w:div w:id="1088893392">
              <w:marLeft w:val="0"/>
              <w:marRight w:val="0"/>
              <w:marTop w:val="0"/>
              <w:marBottom w:val="0"/>
              <w:divBdr>
                <w:top w:val="none" w:sz="0" w:space="0" w:color="auto"/>
                <w:left w:val="none" w:sz="0" w:space="0" w:color="auto"/>
                <w:bottom w:val="none" w:sz="0" w:space="0" w:color="auto"/>
                <w:right w:val="none" w:sz="0" w:space="0" w:color="auto"/>
              </w:divBdr>
            </w:div>
          </w:divsChild>
        </w:div>
        <w:div w:id="82462555">
          <w:marLeft w:val="0"/>
          <w:marRight w:val="0"/>
          <w:marTop w:val="0"/>
          <w:marBottom w:val="0"/>
          <w:divBdr>
            <w:top w:val="none" w:sz="0" w:space="0" w:color="auto"/>
            <w:left w:val="none" w:sz="0" w:space="0" w:color="auto"/>
            <w:bottom w:val="none" w:sz="0" w:space="0" w:color="auto"/>
            <w:right w:val="none" w:sz="0" w:space="0" w:color="auto"/>
          </w:divBdr>
          <w:divsChild>
            <w:div w:id="2065827670">
              <w:marLeft w:val="0"/>
              <w:marRight w:val="0"/>
              <w:marTop w:val="0"/>
              <w:marBottom w:val="0"/>
              <w:divBdr>
                <w:top w:val="none" w:sz="0" w:space="0" w:color="auto"/>
                <w:left w:val="none" w:sz="0" w:space="0" w:color="auto"/>
                <w:bottom w:val="none" w:sz="0" w:space="0" w:color="auto"/>
                <w:right w:val="none" w:sz="0" w:space="0" w:color="auto"/>
              </w:divBdr>
            </w:div>
          </w:divsChild>
        </w:div>
        <w:div w:id="144858261">
          <w:marLeft w:val="0"/>
          <w:marRight w:val="0"/>
          <w:marTop w:val="0"/>
          <w:marBottom w:val="0"/>
          <w:divBdr>
            <w:top w:val="none" w:sz="0" w:space="0" w:color="auto"/>
            <w:left w:val="none" w:sz="0" w:space="0" w:color="auto"/>
            <w:bottom w:val="none" w:sz="0" w:space="0" w:color="auto"/>
            <w:right w:val="none" w:sz="0" w:space="0" w:color="auto"/>
          </w:divBdr>
          <w:divsChild>
            <w:div w:id="1802259755">
              <w:marLeft w:val="0"/>
              <w:marRight w:val="0"/>
              <w:marTop w:val="0"/>
              <w:marBottom w:val="0"/>
              <w:divBdr>
                <w:top w:val="none" w:sz="0" w:space="0" w:color="auto"/>
                <w:left w:val="none" w:sz="0" w:space="0" w:color="auto"/>
                <w:bottom w:val="none" w:sz="0" w:space="0" w:color="auto"/>
                <w:right w:val="none" w:sz="0" w:space="0" w:color="auto"/>
              </w:divBdr>
            </w:div>
          </w:divsChild>
        </w:div>
        <w:div w:id="246355189">
          <w:marLeft w:val="0"/>
          <w:marRight w:val="0"/>
          <w:marTop w:val="0"/>
          <w:marBottom w:val="0"/>
          <w:divBdr>
            <w:top w:val="none" w:sz="0" w:space="0" w:color="auto"/>
            <w:left w:val="none" w:sz="0" w:space="0" w:color="auto"/>
            <w:bottom w:val="none" w:sz="0" w:space="0" w:color="auto"/>
            <w:right w:val="none" w:sz="0" w:space="0" w:color="auto"/>
          </w:divBdr>
          <w:divsChild>
            <w:div w:id="1571693621">
              <w:marLeft w:val="0"/>
              <w:marRight w:val="0"/>
              <w:marTop w:val="0"/>
              <w:marBottom w:val="0"/>
              <w:divBdr>
                <w:top w:val="none" w:sz="0" w:space="0" w:color="auto"/>
                <w:left w:val="none" w:sz="0" w:space="0" w:color="auto"/>
                <w:bottom w:val="none" w:sz="0" w:space="0" w:color="auto"/>
                <w:right w:val="none" w:sz="0" w:space="0" w:color="auto"/>
              </w:divBdr>
            </w:div>
          </w:divsChild>
        </w:div>
        <w:div w:id="265698294">
          <w:marLeft w:val="0"/>
          <w:marRight w:val="0"/>
          <w:marTop w:val="0"/>
          <w:marBottom w:val="0"/>
          <w:divBdr>
            <w:top w:val="none" w:sz="0" w:space="0" w:color="auto"/>
            <w:left w:val="none" w:sz="0" w:space="0" w:color="auto"/>
            <w:bottom w:val="none" w:sz="0" w:space="0" w:color="auto"/>
            <w:right w:val="none" w:sz="0" w:space="0" w:color="auto"/>
          </w:divBdr>
          <w:divsChild>
            <w:div w:id="1569462878">
              <w:marLeft w:val="0"/>
              <w:marRight w:val="0"/>
              <w:marTop w:val="0"/>
              <w:marBottom w:val="0"/>
              <w:divBdr>
                <w:top w:val="none" w:sz="0" w:space="0" w:color="auto"/>
                <w:left w:val="none" w:sz="0" w:space="0" w:color="auto"/>
                <w:bottom w:val="none" w:sz="0" w:space="0" w:color="auto"/>
                <w:right w:val="none" w:sz="0" w:space="0" w:color="auto"/>
              </w:divBdr>
            </w:div>
          </w:divsChild>
        </w:div>
        <w:div w:id="297809634">
          <w:marLeft w:val="0"/>
          <w:marRight w:val="0"/>
          <w:marTop w:val="0"/>
          <w:marBottom w:val="0"/>
          <w:divBdr>
            <w:top w:val="none" w:sz="0" w:space="0" w:color="auto"/>
            <w:left w:val="none" w:sz="0" w:space="0" w:color="auto"/>
            <w:bottom w:val="none" w:sz="0" w:space="0" w:color="auto"/>
            <w:right w:val="none" w:sz="0" w:space="0" w:color="auto"/>
          </w:divBdr>
          <w:divsChild>
            <w:div w:id="1982927316">
              <w:marLeft w:val="0"/>
              <w:marRight w:val="0"/>
              <w:marTop w:val="0"/>
              <w:marBottom w:val="0"/>
              <w:divBdr>
                <w:top w:val="none" w:sz="0" w:space="0" w:color="auto"/>
                <w:left w:val="none" w:sz="0" w:space="0" w:color="auto"/>
                <w:bottom w:val="none" w:sz="0" w:space="0" w:color="auto"/>
                <w:right w:val="none" w:sz="0" w:space="0" w:color="auto"/>
              </w:divBdr>
            </w:div>
          </w:divsChild>
        </w:div>
        <w:div w:id="410351369">
          <w:marLeft w:val="0"/>
          <w:marRight w:val="0"/>
          <w:marTop w:val="0"/>
          <w:marBottom w:val="0"/>
          <w:divBdr>
            <w:top w:val="none" w:sz="0" w:space="0" w:color="auto"/>
            <w:left w:val="none" w:sz="0" w:space="0" w:color="auto"/>
            <w:bottom w:val="none" w:sz="0" w:space="0" w:color="auto"/>
            <w:right w:val="none" w:sz="0" w:space="0" w:color="auto"/>
          </w:divBdr>
          <w:divsChild>
            <w:div w:id="497503578">
              <w:marLeft w:val="0"/>
              <w:marRight w:val="0"/>
              <w:marTop w:val="0"/>
              <w:marBottom w:val="0"/>
              <w:divBdr>
                <w:top w:val="none" w:sz="0" w:space="0" w:color="auto"/>
                <w:left w:val="none" w:sz="0" w:space="0" w:color="auto"/>
                <w:bottom w:val="none" w:sz="0" w:space="0" w:color="auto"/>
                <w:right w:val="none" w:sz="0" w:space="0" w:color="auto"/>
              </w:divBdr>
            </w:div>
            <w:div w:id="1044788111">
              <w:marLeft w:val="0"/>
              <w:marRight w:val="0"/>
              <w:marTop w:val="0"/>
              <w:marBottom w:val="0"/>
              <w:divBdr>
                <w:top w:val="none" w:sz="0" w:space="0" w:color="auto"/>
                <w:left w:val="none" w:sz="0" w:space="0" w:color="auto"/>
                <w:bottom w:val="none" w:sz="0" w:space="0" w:color="auto"/>
                <w:right w:val="none" w:sz="0" w:space="0" w:color="auto"/>
              </w:divBdr>
            </w:div>
          </w:divsChild>
        </w:div>
        <w:div w:id="453868377">
          <w:marLeft w:val="0"/>
          <w:marRight w:val="0"/>
          <w:marTop w:val="0"/>
          <w:marBottom w:val="0"/>
          <w:divBdr>
            <w:top w:val="none" w:sz="0" w:space="0" w:color="auto"/>
            <w:left w:val="none" w:sz="0" w:space="0" w:color="auto"/>
            <w:bottom w:val="none" w:sz="0" w:space="0" w:color="auto"/>
            <w:right w:val="none" w:sz="0" w:space="0" w:color="auto"/>
          </w:divBdr>
          <w:divsChild>
            <w:div w:id="1899433395">
              <w:marLeft w:val="0"/>
              <w:marRight w:val="0"/>
              <w:marTop w:val="0"/>
              <w:marBottom w:val="0"/>
              <w:divBdr>
                <w:top w:val="none" w:sz="0" w:space="0" w:color="auto"/>
                <w:left w:val="none" w:sz="0" w:space="0" w:color="auto"/>
                <w:bottom w:val="none" w:sz="0" w:space="0" w:color="auto"/>
                <w:right w:val="none" w:sz="0" w:space="0" w:color="auto"/>
              </w:divBdr>
            </w:div>
          </w:divsChild>
        </w:div>
        <w:div w:id="461701984">
          <w:marLeft w:val="0"/>
          <w:marRight w:val="0"/>
          <w:marTop w:val="0"/>
          <w:marBottom w:val="0"/>
          <w:divBdr>
            <w:top w:val="none" w:sz="0" w:space="0" w:color="auto"/>
            <w:left w:val="none" w:sz="0" w:space="0" w:color="auto"/>
            <w:bottom w:val="none" w:sz="0" w:space="0" w:color="auto"/>
            <w:right w:val="none" w:sz="0" w:space="0" w:color="auto"/>
          </w:divBdr>
          <w:divsChild>
            <w:div w:id="1564950977">
              <w:marLeft w:val="0"/>
              <w:marRight w:val="0"/>
              <w:marTop w:val="0"/>
              <w:marBottom w:val="0"/>
              <w:divBdr>
                <w:top w:val="none" w:sz="0" w:space="0" w:color="auto"/>
                <w:left w:val="none" w:sz="0" w:space="0" w:color="auto"/>
                <w:bottom w:val="none" w:sz="0" w:space="0" w:color="auto"/>
                <w:right w:val="none" w:sz="0" w:space="0" w:color="auto"/>
              </w:divBdr>
            </w:div>
          </w:divsChild>
        </w:div>
        <w:div w:id="471336946">
          <w:marLeft w:val="0"/>
          <w:marRight w:val="0"/>
          <w:marTop w:val="0"/>
          <w:marBottom w:val="0"/>
          <w:divBdr>
            <w:top w:val="none" w:sz="0" w:space="0" w:color="auto"/>
            <w:left w:val="none" w:sz="0" w:space="0" w:color="auto"/>
            <w:bottom w:val="none" w:sz="0" w:space="0" w:color="auto"/>
            <w:right w:val="none" w:sz="0" w:space="0" w:color="auto"/>
          </w:divBdr>
          <w:divsChild>
            <w:div w:id="1456751224">
              <w:marLeft w:val="0"/>
              <w:marRight w:val="0"/>
              <w:marTop w:val="0"/>
              <w:marBottom w:val="0"/>
              <w:divBdr>
                <w:top w:val="none" w:sz="0" w:space="0" w:color="auto"/>
                <w:left w:val="none" w:sz="0" w:space="0" w:color="auto"/>
                <w:bottom w:val="none" w:sz="0" w:space="0" w:color="auto"/>
                <w:right w:val="none" w:sz="0" w:space="0" w:color="auto"/>
              </w:divBdr>
            </w:div>
          </w:divsChild>
        </w:div>
        <w:div w:id="485436376">
          <w:marLeft w:val="0"/>
          <w:marRight w:val="0"/>
          <w:marTop w:val="0"/>
          <w:marBottom w:val="0"/>
          <w:divBdr>
            <w:top w:val="none" w:sz="0" w:space="0" w:color="auto"/>
            <w:left w:val="none" w:sz="0" w:space="0" w:color="auto"/>
            <w:bottom w:val="none" w:sz="0" w:space="0" w:color="auto"/>
            <w:right w:val="none" w:sz="0" w:space="0" w:color="auto"/>
          </w:divBdr>
          <w:divsChild>
            <w:div w:id="1737967445">
              <w:marLeft w:val="0"/>
              <w:marRight w:val="0"/>
              <w:marTop w:val="0"/>
              <w:marBottom w:val="0"/>
              <w:divBdr>
                <w:top w:val="none" w:sz="0" w:space="0" w:color="auto"/>
                <w:left w:val="none" w:sz="0" w:space="0" w:color="auto"/>
                <w:bottom w:val="none" w:sz="0" w:space="0" w:color="auto"/>
                <w:right w:val="none" w:sz="0" w:space="0" w:color="auto"/>
              </w:divBdr>
            </w:div>
          </w:divsChild>
        </w:div>
        <w:div w:id="589311068">
          <w:marLeft w:val="0"/>
          <w:marRight w:val="0"/>
          <w:marTop w:val="0"/>
          <w:marBottom w:val="0"/>
          <w:divBdr>
            <w:top w:val="none" w:sz="0" w:space="0" w:color="auto"/>
            <w:left w:val="none" w:sz="0" w:space="0" w:color="auto"/>
            <w:bottom w:val="none" w:sz="0" w:space="0" w:color="auto"/>
            <w:right w:val="none" w:sz="0" w:space="0" w:color="auto"/>
          </w:divBdr>
          <w:divsChild>
            <w:div w:id="1324819242">
              <w:marLeft w:val="0"/>
              <w:marRight w:val="0"/>
              <w:marTop w:val="0"/>
              <w:marBottom w:val="0"/>
              <w:divBdr>
                <w:top w:val="none" w:sz="0" w:space="0" w:color="auto"/>
                <w:left w:val="none" w:sz="0" w:space="0" w:color="auto"/>
                <w:bottom w:val="none" w:sz="0" w:space="0" w:color="auto"/>
                <w:right w:val="none" w:sz="0" w:space="0" w:color="auto"/>
              </w:divBdr>
            </w:div>
          </w:divsChild>
        </w:div>
        <w:div w:id="682052174">
          <w:marLeft w:val="0"/>
          <w:marRight w:val="0"/>
          <w:marTop w:val="0"/>
          <w:marBottom w:val="0"/>
          <w:divBdr>
            <w:top w:val="none" w:sz="0" w:space="0" w:color="auto"/>
            <w:left w:val="none" w:sz="0" w:space="0" w:color="auto"/>
            <w:bottom w:val="none" w:sz="0" w:space="0" w:color="auto"/>
            <w:right w:val="none" w:sz="0" w:space="0" w:color="auto"/>
          </w:divBdr>
          <w:divsChild>
            <w:div w:id="331418769">
              <w:marLeft w:val="0"/>
              <w:marRight w:val="0"/>
              <w:marTop w:val="0"/>
              <w:marBottom w:val="0"/>
              <w:divBdr>
                <w:top w:val="none" w:sz="0" w:space="0" w:color="auto"/>
                <w:left w:val="none" w:sz="0" w:space="0" w:color="auto"/>
                <w:bottom w:val="none" w:sz="0" w:space="0" w:color="auto"/>
                <w:right w:val="none" w:sz="0" w:space="0" w:color="auto"/>
              </w:divBdr>
            </w:div>
          </w:divsChild>
        </w:div>
        <w:div w:id="694044736">
          <w:marLeft w:val="0"/>
          <w:marRight w:val="0"/>
          <w:marTop w:val="0"/>
          <w:marBottom w:val="0"/>
          <w:divBdr>
            <w:top w:val="none" w:sz="0" w:space="0" w:color="auto"/>
            <w:left w:val="none" w:sz="0" w:space="0" w:color="auto"/>
            <w:bottom w:val="none" w:sz="0" w:space="0" w:color="auto"/>
            <w:right w:val="none" w:sz="0" w:space="0" w:color="auto"/>
          </w:divBdr>
          <w:divsChild>
            <w:div w:id="1663662370">
              <w:marLeft w:val="0"/>
              <w:marRight w:val="0"/>
              <w:marTop w:val="0"/>
              <w:marBottom w:val="0"/>
              <w:divBdr>
                <w:top w:val="none" w:sz="0" w:space="0" w:color="auto"/>
                <w:left w:val="none" w:sz="0" w:space="0" w:color="auto"/>
                <w:bottom w:val="none" w:sz="0" w:space="0" w:color="auto"/>
                <w:right w:val="none" w:sz="0" w:space="0" w:color="auto"/>
              </w:divBdr>
            </w:div>
          </w:divsChild>
        </w:div>
        <w:div w:id="739404366">
          <w:marLeft w:val="0"/>
          <w:marRight w:val="0"/>
          <w:marTop w:val="0"/>
          <w:marBottom w:val="0"/>
          <w:divBdr>
            <w:top w:val="none" w:sz="0" w:space="0" w:color="auto"/>
            <w:left w:val="none" w:sz="0" w:space="0" w:color="auto"/>
            <w:bottom w:val="none" w:sz="0" w:space="0" w:color="auto"/>
            <w:right w:val="none" w:sz="0" w:space="0" w:color="auto"/>
          </w:divBdr>
          <w:divsChild>
            <w:div w:id="1043335880">
              <w:marLeft w:val="0"/>
              <w:marRight w:val="0"/>
              <w:marTop w:val="0"/>
              <w:marBottom w:val="0"/>
              <w:divBdr>
                <w:top w:val="none" w:sz="0" w:space="0" w:color="auto"/>
                <w:left w:val="none" w:sz="0" w:space="0" w:color="auto"/>
                <w:bottom w:val="none" w:sz="0" w:space="0" w:color="auto"/>
                <w:right w:val="none" w:sz="0" w:space="0" w:color="auto"/>
              </w:divBdr>
            </w:div>
          </w:divsChild>
        </w:div>
        <w:div w:id="836530372">
          <w:marLeft w:val="0"/>
          <w:marRight w:val="0"/>
          <w:marTop w:val="0"/>
          <w:marBottom w:val="0"/>
          <w:divBdr>
            <w:top w:val="none" w:sz="0" w:space="0" w:color="auto"/>
            <w:left w:val="none" w:sz="0" w:space="0" w:color="auto"/>
            <w:bottom w:val="none" w:sz="0" w:space="0" w:color="auto"/>
            <w:right w:val="none" w:sz="0" w:space="0" w:color="auto"/>
          </w:divBdr>
          <w:divsChild>
            <w:div w:id="43912277">
              <w:marLeft w:val="0"/>
              <w:marRight w:val="0"/>
              <w:marTop w:val="0"/>
              <w:marBottom w:val="0"/>
              <w:divBdr>
                <w:top w:val="none" w:sz="0" w:space="0" w:color="auto"/>
                <w:left w:val="none" w:sz="0" w:space="0" w:color="auto"/>
                <w:bottom w:val="none" w:sz="0" w:space="0" w:color="auto"/>
                <w:right w:val="none" w:sz="0" w:space="0" w:color="auto"/>
              </w:divBdr>
            </w:div>
          </w:divsChild>
        </w:div>
        <w:div w:id="885871001">
          <w:marLeft w:val="0"/>
          <w:marRight w:val="0"/>
          <w:marTop w:val="0"/>
          <w:marBottom w:val="0"/>
          <w:divBdr>
            <w:top w:val="none" w:sz="0" w:space="0" w:color="auto"/>
            <w:left w:val="none" w:sz="0" w:space="0" w:color="auto"/>
            <w:bottom w:val="none" w:sz="0" w:space="0" w:color="auto"/>
            <w:right w:val="none" w:sz="0" w:space="0" w:color="auto"/>
          </w:divBdr>
          <w:divsChild>
            <w:div w:id="1927297847">
              <w:marLeft w:val="0"/>
              <w:marRight w:val="0"/>
              <w:marTop w:val="0"/>
              <w:marBottom w:val="0"/>
              <w:divBdr>
                <w:top w:val="none" w:sz="0" w:space="0" w:color="auto"/>
                <w:left w:val="none" w:sz="0" w:space="0" w:color="auto"/>
                <w:bottom w:val="none" w:sz="0" w:space="0" w:color="auto"/>
                <w:right w:val="none" w:sz="0" w:space="0" w:color="auto"/>
              </w:divBdr>
            </w:div>
          </w:divsChild>
        </w:div>
        <w:div w:id="936061572">
          <w:marLeft w:val="0"/>
          <w:marRight w:val="0"/>
          <w:marTop w:val="0"/>
          <w:marBottom w:val="0"/>
          <w:divBdr>
            <w:top w:val="none" w:sz="0" w:space="0" w:color="auto"/>
            <w:left w:val="none" w:sz="0" w:space="0" w:color="auto"/>
            <w:bottom w:val="none" w:sz="0" w:space="0" w:color="auto"/>
            <w:right w:val="none" w:sz="0" w:space="0" w:color="auto"/>
          </w:divBdr>
          <w:divsChild>
            <w:div w:id="291789925">
              <w:marLeft w:val="0"/>
              <w:marRight w:val="0"/>
              <w:marTop w:val="0"/>
              <w:marBottom w:val="0"/>
              <w:divBdr>
                <w:top w:val="none" w:sz="0" w:space="0" w:color="auto"/>
                <w:left w:val="none" w:sz="0" w:space="0" w:color="auto"/>
                <w:bottom w:val="none" w:sz="0" w:space="0" w:color="auto"/>
                <w:right w:val="none" w:sz="0" w:space="0" w:color="auto"/>
              </w:divBdr>
            </w:div>
          </w:divsChild>
        </w:div>
        <w:div w:id="947587793">
          <w:marLeft w:val="0"/>
          <w:marRight w:val="0"/>
          <w:marTop w:val="0"/>
          <w:marBottom w:val="0"/>
          <w:divBdr>
            <w:top w:val="none" w:sz="0" w:space="0" w:color="auto"/>
            <w:left w:val="none" w:sz="0" w:space="0" w:color="auto"/>
            <w:bottom w:val="none" w:sz="0" w:space="0" w:color="auto"/>
            <w:right w:val="none" w:sz="0" w:space="0" w:color="auto"/>
          </w:divBdr>
          <w:divsChild>
            <w:div w:id="1216548823">
              <w:marLeft w:val="0"/>
              <w:marRight w:val="0"/>
              <w:marTop w:val="0"/>
              <w:marBottom w:val="0"/>
              <w:divBdr>
                <w:top w:val="none" w:sz="0" w:space="0" w:color="auto"/>
                <w:left w:val="none" w:sz="0" w:space="0" w:color="auto"/>
                <w:bottom w:val="none" w:sz="0" w:space="0" w:color="auto"/>
                <w:right w:val="none" w:sz="0" w:space="0" w:color="auto"/>
              </w:divBdr>
            </w:div>
          </w:divsChild>
        </w:div>
        <w:div w:id="979266910">
          <w:marLeft w:val="0"/>
          <w:marRight w:val="0"/>
          <w:marTop w:val="0"/>
          <w:marBottom w:val="0"/>
          <w:divBdr>
            <w:top w:val="none" w:sz="0" w:space="0" w:color="auto"/>
            <w:left w:val="none" w:sz="0" w:space="0" w:color="auto"/>
            <w:bottom w:val="none" w:sz="0" w:space="0" w:color="auto"/>
            <w:right w:val="none" w:sz="0" w:space="0" w:color="auto"/>
          </w:divBdr>
          <w:divsChild>
            <w:div w:id="160661391">
              <w:marLeft w:val="0"/>
              <w:marRight w:val="0"/>
              <w:marTop w:val="0"/>
              <w:marBottom w:val="0"/>
              <w:divBdr>
                <w:top w:val="none" w:sz="0" w:space="0" w:color="auto"/>
                <w:left w:val="none" w:sz="0" w:space="0" w:color="auto"/>
                <w:bottom w:val="none" w:sz="0" w:space="0" w:color="auto"/>
                <w:right w:val="none" w:sz="0" w:space="0" w:color="auto"/>
              </w:divBdr>
            </w:div>
          </w:divsChild>
        </w:div>
        <w:div w:id="1067457467">
          <w:marLeft w:val="0"/>
          <w:marRight w:val="0"/>
          <w:marTop w:val="0"/>
          <w:marBottom w:val="0"/>
          <w:divBdr>
            <w:top w:val="none" w:sz="0" w:space="0" w:color="auto"/>
            <w:left w:val="none" w:sz="0" w:space="0" w:color="auto"/>
            <w:bottom w:val="none" w:sz="0" w:space="0" w:color="auto"/>
            <w:right w:val="none" w:sz="0" w:space="0" w:color="auto"/>
          </w:divBdr>
          <w:divsChild>
            <w:div w:id="1667048405">
              <w:marLeft w:val="0"/>
              <w:marRight w:val="0"/>
              <w:marTop w:val="0"/>
              <w:marBottom w:val="0"/>
              <w:divBdr>
                <w:top w:val="none" w:sz="0" w:space="0" w:color="auto"/>
                <w:left w:val="none" w:sz="0" w:space="0" w:color="auto"/>
                <w:bottom w:val="none" w:sz="0" w:space="0" w:color="auto"/>
                <w:right w:val="none" w:sz="0" w:space="0" w:color="auto"/>
              </w:divBdr>
            </w:div>
          </w:divsChild>
        </w:div>
        <w:div w:id="1143079899">
          <w:marLeft w:val="0"/>
          <w:marRight w:val="0"/>
          <w:marTop w:val="0"/>
          <w:marBottom w:val="0"/>
          <w:divBdr>
            <w:top w:val="none" w:sz="0" w:space="0" w:color="auto"/>
            <w:left w:val="none" w:sz="0" w:space="0" w:color="auto"/>
            <w:bottom w:val="none" w:sz="0" w:space="0" w:color="auto"/>
            <w:right w:val="none" w:sz="0" w:space="0" w:color="auto"/>
          </w:divBdr>
          <w:divsChild>
            <w:div w:id="1529830124">
              <w:marLeft w:val="0"/>
              <w:marRight w:val="0"/>
              <w:marTop w:val="0"/>
              <w:marBottom w:val="0"/>
              <w:divBdr>
                <w:top w:val="none" w:sz="0" w:space="0" w:color="auto"/>
                <w:left w:val="none" w:sz="0" w:space="0" w:color="auto"/>
                <w:bottom w:val="none" w:sz="0" w:space="0" w:color="auto"/>
                <w:right w:val="none" w:sz="0" w:space="0" w:color="auto"/>
              </w:divBdr>
            </w:div>
          </w:divsChild>
        </w:div>
        <w:div w:id="1245917680">
          <w:marLeft w:val="0"/>
          <w:marRight w:val="0"/>
          <w:marTop w:val="0"/>
          <w:marBottom w:val="0"/>
          <w:divBdr>
            <w:top w:val="none" w:sz="0" w:space="0" w:color="auto"/>
            <w:left w:val="none" w:sz="0" w:space="0" w:color="auto"/>
            <w:bottom w:val="none" w:sz="0" w:space="0" w:color="auto"/>
            <w:right w:val="none" w:sz="0" w:space="0" w:color="auto"/>
          </w:divBdr>
          <w:divsChild>
            <w:div w:id="754595359">
              <w:marLeft w:val="0"/>
              <w:marRight w:val="0"/>
              <w:marTop w:val="0"/>
              <w:marBottom w:val="0"/>
              <w:divBdr>
                <w:top w:val="none" w:sz="0" w:space="0" w:color="auto"/>
                <w:left w:val="none" w:sz="0" w:space="0" w:color="auto"/>
                <w:bottom w:val="none" w:sz="0" w:space="0" w:color="auto"/>
                <w:right w:val="none" w:sz="0" w:space="0" w:color="auto"/>
              </w:divBdr>
            </w:div>
          </w:divsChild>
        </w:div>
        <w:div w:id="1261525294">
          <w:marLeft w:val="0"/>
          <w:marRight w:val="0"/>
          <w:marTop w:val="0"/>
          <w:marBottom w:val="0"/>
          <w:divBdr>
            <w:top w:val="none" w:sz="0" w:space="0" w:color="auto"/>
            <w:left w:val="none" w:sz="0" w:space="0" w:color="auto"/>
            <w:bottom w:val="none" w:sz="0" w:space="0" w:color="auto"/>
            <w:right w:val="none" w:sz="0" w:space="0" w:color="auto"/>
          </w:divBdr>
          <w:divsChild>
            <w:div w:id="541019500">
              <w:marLeft w:val="0"/>
              <w:marRight w:val="0"/>
              <w:marTop w:val="0"/>
              <w:marBottom w:val="0"/>
              <w:divBdr>
                <w:top w:val="none" w:sz="0" w:space="0" w:color="auto"/>
                <w:left w:val="none" w:sz="0" w:space="0" w:color="auto"/>
                <w:bottom w:val="none" w:sz="0" w:space="0" w:color="auto"/>
                <w:right w:val="none" w:sz="0" w:space="0" w:color="auto"/>
              </w:divBdr>
            </w:div>
          </w:divsChild>
        </w:div>
        <w:div w:id="1360735737">
          <w:marLeft w:val="0"/>
          <w:marRight w:val="0"/>
          <w:marTop w:val="0"/>
          <w:marBottom w:val="0"/>
          <w:divBdr>
            <w:top w:val="none" w:sz="0" w:space="0" w:color="auto"/>
            <w:left w:val="none" w:sz="0" w:space="0" w:color="auto"/>
            <w:bottom w:val="none" w:sz="0" w:space="0" w:color="auto"/>
            <w:right w:val="none" w:sz="0" w:space="0" w:color="auto"/>
          </w:divBdr>
          <w:divsChild>
            <w:div w:id="681663553">
              <w:marLeft w:val="0"/>
              <w:marRight w:val="0"/>
              <w:marTop w:val="0"/>
              <w:marBottom w:val="0"/>
              <w:divBdr>
                <w:top w:val="none" w:sz="0" w:space="0" w:color="auto"/>
                <w:left w:val="none" w:sz="0" w:space="0" w:color="auto"/>
                <w:bottom w:val="none" w:sz="0" w:space="0" w:color="auto"/>
                <w:right w:val="none" w:sz="0" w:space="0" w:color="auto"/>
              </w:divBdr>
            </w:div>
          </w:divsChild>
        </w:div>
        <w:div w:id="1385329594">
          <w:marLeft w:val="0"/>
          <w:marRight w:val="0"/>
          <w:marTop w:val="0"/>
          <w:marBottom w:val="0"/>
          <w:divBdr>
            <w:top w:val="none" w:sz="0" w:space="0" w:color="auto"/>
            <w:left w:val="none" w:sz="0" w:space="0" w:color="auto"/>
            <w:bottom w:val="none" w:sz="0" w:space="0" w:color="auto"/>
            <w:right w:val="none" w:sz="0" w:space="0" w:color="auto"/>
          </w:divBdr>
          <w:divsChild>
            <w:div w:id="914511340">
              <w:marLeft w:val="0"/>
              <w:marRight w:val="0"/>
              <w:marTop w:val="0"/>
              <w:marBottom w:val="0"/>
              <w:divBdr>
                <w:top w:val="none" w:sz="0" w:space="0" w:color="auto"/>
                <w:left w:val="none" w:sz="0" w:space="0" w:color="auto"/>
                <w:bottom w:val="none" w:sz="0" w:space="0" w:color="auto"/>
                <w:right w:val="none" w:sz="0" w:space="0" w:color="auto"/>
              </w:divBdr>
            </w:div>
          </w:divsChild>
        </w:div>
        <w:div w:id="1395658466">
          <w:marLeft w:val="0"/>
          <w:marRight w:val="0"/>
          <w:marTop w:val="0"/>
          <w:marBottom w:val="0"/>
          <w:divBdr>
            <w:top w:val="none" w:sz="0" w:space="0" w:color="auto"/>
            <w:left w:val="none" w:sz="0" w:space="0" w:color="auto"/>
            <w:bottom w:val="none" w:sz="0" w:space="0" w:color="auto"/>
            <w:right w:val="none" w:sz="0" w:space="0" w:color="auto"/>
          </w:divBdr>
          <w:divsChild>
            <w:div w:id="2097938698">
              <w:marLeft w:val="0"/>
              <w:marRight w:val="0"/>
              <w:marTop w:val="0"/>
              <w:marBottom w:val="0"/>
              <w:divBdr>
                <w:top w:val="none" w:sz="0" w:space="0" w:color="auto"/>
                <w:left w:val="none" w:sz="0" w:space="0" w:color="auto"/>
                <w:bottom w:val="none" w:sz="0" w:space="0" w:color="auto"/>
                <w:right w:val="none" w:sz="0" w:space="0" w:color="auto"/>
              </w:divBdr>
            </w:div>
          </w:divsChild>
        </w:div>
        <w:div w:id="1398743291">
          <w:marLeft w:val="0"/>
          <w:marRight w:val="0"/>
          <w:marTop w:val="0"/>
          <w:marBottom w:val="0"/>
          <w:divBdr>
            <w:top w:val="none" w:sz="0" w:space="0" w:color="auto"/>
            <w:left w:val="none" w:sz="0" w:space="0" w:color="auto"/>
            <w:bottom w:val="none" w:sz="0" w:space="0" w:color="auto"/>
            <w:right w:val="none" w:sz="0" w:space="0" w:color="auto"/>
          </w:divBdr>
          <w:divsChild>
            <w:div w:id="306395626">
              <w:marLeft w:val="0"/>
              <w:marRight w:val="0"/>
              <w:marTop w:val="0"/>
              <w:marBottom w:val="0"/>
              <w:divBdr>
                <w:top w:val="none" w:sz="0" w:space="0" w:color="auto"/>
                <w:left w:val="none" w:sz="0" w:space="0" w:color="auto"/>
                <w:bottom w:val="none" w:sz="0" w:space="0" w:color="auto"/>
                <w:right w:val="none" w:sz="0" w:space="0" w:color="auto"/>
              </w:divBdr>
            </w:div>
          </w:divsChild>
        </w:div>
        <w:div w:id="1492524526">
          <w:marLeft w:val="0"/>
          <w:marRight w:val="0"/>
          <w:marTop w:val="0"/>
          <w:marBottom w:val="0"/>
          <w:divBdr>
            <w:top w:val="none" w:sz="0" w:space="0" w:color="auto"/>
            <w:left w:val="none" w:sz="0" w:space="0" w:color="auto"/>
            <w:bottom w:val="none" w:sz="0" w:space="0" w:color="auto"/>
            <w:right w:val="none" w:sz="0" w:space="0" w:color="auto"/>
          </w:divBdr>
          <w:divsChild>
            <w:div w:id="299505578">
              <w:marLeft w:val="0"/>
              <w:marRight w:val="0"/>
              <w:marTop w:val="0"/>
              <w:marBottom w:val="0"/>
              <w:divBdr>
                <w:top w:val="none" w:sz="0" w:space="0" w:color="auto"/>
                <w:left w:val="none" w:sz="0" w:space="0" w:color="auto"/>
                <w:bottom w:val="none" w:sz="0" w:space="0" w:color="auto"/>
                <w:right w:val="none" w:sz="0" w:space="0" w:color="auto"/>
              </w:divBdr>
            </w:div>
          </w:divsChild>
        </w:div>
        <w:div w:id="1531258430">
          <w:marLeft w:val="0"/>
          <w:marRight w:val="0"/>
          <w:marTop w:val="0"/>
          <w:marBottom w:val="0"/>
          <w:divBdr>
            <w:top w:val="none" w:sz="0" w:space="0" w:color="auto"/>
            <w:left w:val="none" w:sz="0" w:space="0" w:color="auto"/>
            <w:bottom w:val="none" w:sz="0" w:space="0" w:color="auto"/>
            <w:right w:val="none" w:sz="0" w:space="0" w:color="auto"/>
          </w:divBdr>
          <w:divsChild>
            <w:div w:id="1019157785">
              <w:marLeft w:val="0"/>
              <w:marRight w:val="0"/>
              <w:marTop w:val="0"/>
              <w:marBottom w:val="0"/>
              <w:divBdr>
                <w:top w:val="none" w:sz="0" w:space="0" w:color="auto"/>
                <w:left w:val="none" w:sz="0" w:space="0" w:color="auto"/>
                <w:bottom w:val="none" w:sz="0" w:space="0" w:color="auto"/>
                <w:right w:val="none" w:sz="0" w:space="0" w:color="auto"/>
              </w:divBdr>
            </w:div>
          </w:divsChild>
        </w:div>
        <w:div w:id="1576697210">
          <w:marLeft w:val="0"/>
          <w:marRight w:val="0"/>
          <w:marTop w:val="0"/>
          <w:marBottom w:val="0"/>
          <w:divBdr>
            <w:top w:val="none" w:sz="0" w:space="0" w:color="auto"/>
            <w:left w:val="none" w:sz="0" w:space="0" w:color="auto"/>
            <w:bottom w:val="none" w:sz="0" w:space="0" w:color="auto"/>
            <w:right w:val="none" w:sz="0" w:space="0" w:color="auto"/>
          </w:divBdr>
          <w:divsChild>
            <w:div w:id="1000036084">
              <w:marLeft w:val="0"/>
              <w:marRight w:val="0"/>
              <w:marTop w:val="0"/>
              <w:marBottom w:val="0"/>
              <w:divBdr>
                <w:top w:val="none" w:sz="0" w:space="0" w:color="auto"/>
                <w:left w:val="none" w:sz="0" w:space="0" w:color="auto"/>
                <w:bottom w:val="none" w:sz="0" w:space="0" w:color="auto"/>
                <w:right w:val="none" w:sz="0" w:space="0" w:color="auto"/>
              </w:divBdr>
            </w:div>
          </w:divsChild>
        </w:div>
        <w:div w:id="1581867223">
          <w:marLeft w:val="0"/>
          <w:marRight w:val="0"/>
          <w:marTop w:val="0"/>
          <w:marBottom w:val="0"/>
          <w:divBdr>
            <w:top w:val="none" w:sz="0" w:space="0" w:color="auto"/>
            <w:left w:val="none" w:sz="0" w:space="0" w:color="auto"/>
            <w:bottom w:val="none" w:sz="0" w:space="0" w:color="auto"/>
            <w:right w:val="none" w:sz="0" w:space="0" w:color="auto"/>
          </w:divBdr>
          <w:divsChild>
            <w:div w:id="341860204">
              <w:marLeft w:val="0"/>
              <w:marRight w:val="0"/>
              <w:marTop w:val="0"/>
              <w:marBottom w:val="0"/>
              <w:divBdr>
                <w:top w:val="none" w:sz="0" w:space="0" w:color="auto"/>
                <w:left w:val="none" w:sz="0" w:space="0" w:color="auto"/>
                <w:bottom w:val="none" w:sz="0" w:space="0" w:color="auto"/>
                <w:right w:val="none" w:sz="0" w:space="0" w:color="auto"/>
              </w:divBdr>
            </w:div>
          </w:divsChild>
        </w:div>
        <w:div w:id="1699507475">
          <w:marLeft w:val="0"/>
          <w:marRight w:val="0"/>
          <w:marTop w:val="0"/>
          <w:marBottom w:val="0"/>
          <w:divBdr>
            <w:top w:val="none" w:sz="0" w:space="0" w:color="auto"/>
            <w:left w:val="none" w:sz="0" w:space="0" w:color="auto"/>
            <w:bottom w:val="none" w:sz="0" w:space="0" w:color="auto"/>
            <w:right w:val="none" w:sz="0" w:space="0" w:color="auto"/>
          </w:divBdr>
          <w:divsChild>
            <w:div w:id="313605223">
              <w:marLeft w:val="0"/>
              <w:marRight w:val="0"/>
              <w:marTop w:val="0"/>
              <w:marBottom w:val="0"/>
              <w:divBdr>
                <w:top w:val="none" w:sz="0" w:space="0" w:color="auto"/>
                <w:left w:val="none" w:sz="0" w:space="0" w:color="auto"/>
                <w:bottom w:val="none" w:sz="0" w:space="0" w:color="auto"/>
                <w:right w:val="none" w:sz="0" w:space="0" w:color="auto"/>
              </w:divBdr>
            </w:div>
          </w:divsChild>
        </w:div>
        <w:div w:id="1788767153">
          <w:marLeft w:val="0"/>
          <w:marRight w:val="0"/>
          <w:marTop w:val="0"/>
          <w:marBottom w:val="0"/>
          <w:divBdr>
            <w:top w:val="none" w:sz="0" w:space="0" w:color="auto"/>
            <w:left w:val="none" w:sz="0" w:space="0" w:color="auto"/>
            <w:bottom w:val="none" w:sz="0" w:space="0" w:color="auto"/>
            <w:right w:val="none" w:sz="0" w:space="0" w:color="auto"/>
          </w:divBdr>
          <w:divsChild>
            <w:div w:id="1255699163">
              <w:marLeft w:val="0"/>
              <w:marRight w:val="0"/>
              <w:marTop w:val="0"/>
              <w:marBottom w:val="0"/>
              <w:divBdr>
                <w:top w:val="none" w:sz="0" w:space="0" w:color="auto"/>
                <w:left w:val="none" w:sz="0" w:space="0" w:color="auto"/>
                <w:bottom w:val="none" w:sz="0" w:space="0" w:color="auto"/>
                <w:right w:val="none" w:sz="0" w:space="0" w:color="auto"/>
              </w:divBdr>
            </w:div>
          </w:divsChild>
        </w:div>
        <w:div w:id="1819572109">
          <w:marLeft w:val="0"/>
          <w:marRight w:val="0"/>
          <w:marTop w:val="0"/>
          <w:marBottom w:val="0"/>
          <w:divBdr>
            <w:top w:val="none" w:sz="0" w:space="0" w:color="auto"/>
            <w:left w:val="none" w:sz="0" w:space="0" w:color="auto"/>
            <w:bottom w:val="none" w:sz="0" w:space="0" w:color="auto"/>
            <w:right w:val="none" w:sz="0" w:space="0" w:color="auto"/>
          </w:divBdr>
          <w:divsChild>
            <w:div w:id="1123158033">
              <w:marLeft w:val="0"/>
              <w:marRight w:val="0"/>
              <w:marTop w:val="0"/>
              <w:marBottom w:val="0"/>
              <w:divBdr>
                <w:top w:val="none" w:sz="0" w:space="0" w:color="auto"/>
                <w:left w:val="none" w:sz="0" w:space="0" w:color="auto"/>
                <w:bottom w:val="none" w:sz="0" w:space="0" w:color="auto"/>
                <w:right w:val="none" w:sz="0" w:space="0" w:color="auto"/>
              </w:divBdr>
            </w:div>
          </w:divsChild>
        </w:div>
        <w:div w:id="1829051646">
          <w:marLeft w:val="0"/>
          <w:marRight w:val="0"/>
          <w:marTop w:val="0"/>
          <w:marBottom w:val="0"/>
          <w:divBdr>
            <w:top w:val="none" w:sz="0" w:space="0" w:color="auto"/>
            <w:left w:val="none" w:sz="0" w:space="0" w:color="auto"/>
            <w:bottom w:val="none" w:sz="0" w:space="0" w:color="auto"/>
            <w:right w:val="none" w:sz="0" w:space="0" w:color="auto"/>
          </w:divBdr>
          <w:divsChild>
            <w:div w:id="579020619">
              <w:marLeft w:val="0"/>
              <w:marRight w:val="0"/>
              <w:marTop w:val="0"/>
              <w:marBottom w:val="0"/>
              <w:divBdr>
                <w:top w:val="none" w:sz="0" w:space="0" w:color="auto"/>
                <w:left w:val="none" w:sz="0" w:space="0" w:color="auto"/>
                <w:bottom w:val="none" w:sz="0" w:space="0" w:color="auto"/>
                <w:right w:val="none" w:sz="0" w:space="0" w:color="auto"/>
              </w:divBdr>
            </w:div>
          </w:divsChild>
        </w:div>
        <w:div w:id="1836607822">
          <w:marLeft w:val="0"/>
          <w:marRight w:val="0"/>
          <w:marTop w:val="0"/>
          <w:marBottom w:val="0"/>
          <w:divBdr>
            <w:top w:val="none" w:sz="0" w:space="0" w:color="auto"/>
            <w:left w:val="none" w:sz="0" w:space="0" w:color="auto"/>
            <w:bottom w:val="none" w:sz="0" w:space="0" w:color="auto"/>
            <w:right w:val="none" w:sz="0" w:space="0" w:color="auto"/>
          </w:divBdr>
          <w:divsChild>
            <w:div w:id="1641301700">
              <w:marLeft w:val="0"/>
              <w:marRight w:val="0"/>
              <w:marTop w:val="0"/>
              <w:marBottom w:val="0"/>
              <w:divBdr>
                <w:top w:val="none" w:sz="0" w:space="0" w:color="auto"/>
                <w:left w:val="none" w:sz="0" w:space="0" w:color="auto"/>
                <w:bottom w:val="none" w:sz="0" w:space="0" w:color="auto"/>
                <w:right w:val="none" w:sz="0" w:space="0" w:color="auto"/>
              </w:divBdr>
            </w:div>
          </w:divsChild>
        </w:div>
        <w:div w:id="1917589314">
          <w:marLeft w:val="0"/>
          <w:marRight w:val="0"/>
          <w:marTop w:val="0"/>
          <w:marBottom w:val="0"/>
          <w:divBdr>
            <w:top w:val="none" w:sz="0" w:space="0" w:color="auto"/>
            <w:left w:val="none" w:sz="0" w:space="0" w:color="auto"/>
            <w:bottom w:val="none" w:sz="0" w:space="0" w:color="auto"/>
            <w:right w:val="none" w:sz="0" w:space="0" w:color="auto"/>
          </w:divBdr>
          <w:divsChild>
            <w:div w:id="1479032492">
              <w:marLeft w:val="0"/>
              <w:marRight w:val="0"/>
              <w:marTop w:val="0"/>
              <w:marBottom w:val="0"/>
              <w:divBdr>
                <w:top w:val="none" w:sz="0" w:space="0" w:color="auto"/>
                <w:left w:val="none" w:sz="0" w:space="0" w:color="auto"/>
                <w:bottom w:val="none" w:sz="0" w:space="0" w:color="auto"/>
                <w:right w:val="none" w:sz="0" w:space="0" w:color="auto"/>
              </w:divBdr>
            </w:div>
          </w:divsChild>
        </w:div>
        <w:div w:id="1975406308">
          <w:marLeft w:val="0"/>
          <w:marRight w:val="0"/>
          <w:marTop w:val="0"/>
          <w:marBottom w:val="0"/>
          <w:divBdr>
            <w:top w:val="none" w:sz="0" w:space="0" w:color="auto"/>
            <w:left w:val="none" w:sz="0" w:space="0" w:color="auto"/>
            <w:bottom w:val="none" w:sz="0" w:space="0" w:color="auto"/>
            <w:right w:val="none" w:sz="0" w:space="0" w:color="auto"/>
          </w:divBdr>
          <w:divsChild>
            <w:div w:id="402801508">
              <w:marLeft w:val="0"/>
              <w:marRight w:val="0"/>
              <w:marTop w:val="0"/>
              <w:marBottom w:val="0"/>
              <w:divBdr>
                <w:top w:val="none" w:sz="0" w:space="0" w:color="auto"/>
                <w:left w:val="none" w:sz="0" w:space="0" w:color="auto"/>
                <w:bottom w:val="none" w:sz="0" w:space="0" w:color="auto"/>
                <w:right w:val="none" w:sz="0" w:space="0" w:color="auto"/>
              </w:divBdr>
            </w:div>
          </w:divsChild>
        </w:div>
        <w:div w:id="1984120652">
          <w:marLeft w:val="0"/>
          <w:marRight w:val="0"/>
          <w:marTop w:val="0"/>
          <w:marBottom w:val="0"/>
          <w:divBdr>
            <w:top w:val="none" w:sz="0" w:space="0" w:color="auto"/>
            <w:left w:val="none" w:sz="0" w:space="0" w:color="auto"/>
            <w:bottom w:val="none" w:sz="0" w:space="0" w:color="auto"/>
            <w:right w:val="none" w:sz="0" w:space="0" w:color="auto"/>
          </w:divBdr>
          <w:divsChild>
            <w:div w:id="1231698811">
              <w:marLeft w:val="0"/>
              <w:marRight w:val="0"/>
              <w:marTop w:val="0"/>
              <w:marBottom w:val="0"/>
              <w:divBdr>
                <w:top w:val="none" w:sz="0" w:space="0" w:color="auto"/>
                <w:left w:val="none" w:sz="0" w:space="0" w:color="auto"/>
                <w:bottom w:val="none" w:sz="0" w:space="0" w:color="auto"/>
                <w:right w:val="none" w:sz="0" w:space="0" w:color="auto"/>
              </w:divBdr>
            </w:div>
          </w:divsChild>
        </w:div>
        <w:div w:id="1996688177">
          <w:marLeft w:val="0"/>
          <w:marRight w:val="0"/>
          <w:marTop w:val="0"/>
          <w:marBottom w:val="0"/>
          <w:divBdr>
            <w:top w:val="none" w:sz="0" w:space="0" w:color="auto"/>
            <w:left w:val="none" w:sz="0" w:space="0" w:color="auto"/>
            <w:bottom w:val="none" w:sz="0" w:space="0" w:color="auto"/>
            <w:right w:val="none" w:sz="0" w:space="0" w:color="auto"/>
          </w:divBdr>
          <w:divsChild>
            <w:div w:id="1509098469">
              <w:marLeft w:val="0"/>
              <w:marRight w:val="0"/>
              <w:marTop w:val="0"/>
              <w:marBottom w:val="0"/>
              <w:divBdr>
                <w:top w:val="none" w:sz="0" w:space="0" w:color="auto"/>
                <w:left w:val="none" w:sz="0" w:space="0" w:color="auto"/>
                <w:bottom w:val="none" w:sz="0" w:space="0" w:color="auto"/>
                <w:right w:val="none" w:sz="0" w:space="0" w:color="auto"/>
              </w:divBdr>
            </w:div>
          </w:divsChild>
        </w:div>
        <w:div w:id="2019846145">
          <w:marLeft w:val="0"/>
          <w:marRight w:val="0"/>
          <w:marTop w:val="0"/>
          <w:marBottom w:val="0"/>
          <w:divBdr>
            <w:top w:val="none" w:sz="0" w:space="0" w:color="auto"/>
            <w:left w:val="none" w:sz="0" w:space="0" w:color="auto"/>
            <w:bottom w:val="none" w:sz="0" w:space="0" w:color="auto"/>
            <w:right w:val="none" w:sz="0" w:space="0" w:color="auto"/>
          </w:divBdr>
          <w:divsChild>
            <w:div w:id="1299846749">
              <w:marLeft w:val="0"/>
              <w:marRight w:val="0"/>
              <w:marTop w:val="0"/>
              <w:marBottom w:val="0"/>
              <w:divBdr>
                <w:top w:val="none" w:sz="0" w:space="0" w:color="auto"/>
                <w:left w:val="none" w:sz="0" w:space="0" w:color="auto"/>
                <w:bottom w:val="none" w:sz="0" w:space="0" w:color="auto"/>
                <w:right w:val="none" w:sz="0" w:space="0" w:color="auto"/>
              </w:divBdr>
            </w:div>
          </w:divsChild>
        </w:div>
        <w:div w:id="2130665786">
          <w:marLeft w:val="0"/>
          <w:marRight w:val="0"/>
          <w:marTop w:val="0"/>
          <w:marBottom w:val="0"/>
          <w:divBdr>
            <w:top w:val="none" w:sz="0" w:space="0" w:color="auto"/>
            <w:left w:val="none" w:sz="0" w:space="0" w:color="auto"/>
            <w:bottom w:val="none" w:sz="0" w:space="0" w:color="auto"/>
            <w:right w:val="none" w:sz="0" w:space="0" w:color="auto"/>
          </w:divBdr>
          <w:divsChild>
            <w:div w:id="148932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7069">
      <w:bodyDiv w:val="1"/>
      <w:marLeft w:val="0"/>
      <w:marRight w:val="0"/>
      <w:marTop w:val="0"/>
      <w:marBottom w:val="0"/>
      <w:divBdr>
        <w:top w:val="none" w:sz="0" w:space="0" w:color="auto"/>
        <w:left w:val="none" w:sz="0" w:space="0" w:color="auto"/>
        <w:bottom w:val="none" w:sz="0" w:space="0" w:color="auto"/>
        <w:right w:val="none" w:sz="0" w:space="0" w:color="auto"/>
      </w:divBdr>
      <w:divsChild>
        <w:div w:id="600989304">
          <w:marLeft w:val="0"/>
          <w:marRight w:val="0"/>
          <w:marTop w:val="0"/>
          <w:marBottom w:val="0"/>
          <w:divBdr>
            <w:top w:val="none" w:sz="0" w:space="0" w:color="auto"/>
            <w:left w:val="none" w:sz="0" w:space="0" w:color="auto"/>
            <w:bottom w:val="none" w:sz="0" w:space="0" w:color="auto"/>
            <w:right w:val="none" w:sz="0" w:space="0" w:color="auto"/>
          </w:divBdr>
          <w:divsChild>
            <w:div w:id="727150110">
              <w:marLeft w:val="-75"/>
              <w:marRight w:val="0"/>
              <w:marTop w:val="30"/>
              <w:marBottom w:val="30"/>
              <w:divBdr>
                <w:top w:val="none" w:sz="0" w:space="0" w:color="auto"/>
                <w:left w:val="none" w:sz="0" w:space="0" w:color="auto"/>
                <w:bottom w:val="none" w:sz="0" w:space="0" w:color="auto"/>
                <w:right w:val="none" w:sz="0" w:space="0" w:color="auto"/>
              </w:divBdr>
              <w:divsChild>
                <w:div w:id="2905196">
                  <w:marLeft w:val="0"/>
                  <w:marRight w:val="0"/>
                  <w:marTop w:val="0"/>
                  <w:marBottom w:val="0"/>
                  <w:divBdr>
                    <w:top w:val="none" w:sz="0" w:space="0" w:color="auto"/>
                    <w:left w:val="none" w:sz="0" w:space="0" w:color="auto"/>
                    <w:bottom w:val="none" w:sz="0" w:space="0" w:color="auto"/>
                    <w:right w:val="none" w:sz="0" w:space="0" w:color="auto"/>
                  </w:divBdr>
                  <w:divsChild>
                    <w:div w:id="151874150">
                      <w:marLeft w:val="0"/>
                      <w:marRight w:val="0"/>
                      <w:marTop w:val="0"/>
                      <w:marBottom w:val="0"/>
                      <w:divBdr>
                        <w:top w:val="none" w:sz="0" w:space="0" w:color="auto"/>
                        <w:left w:val="none" w:sz="0" w:space="0" w:color="auto"/>
                        <w:bottom w:val="none" w:sz="0" w:space="0" w:color="auto"/>
                        <w:right w:val="none" w:sz="0" w:space="0" w:color="auto"/>
                      </w:divBdr>
                    </w:div>
                  </w:divsChild>
                </w:div>
                <w:div w:id="41953245">
                  <w:marLeft w:val="0"/>
                  <w:marRight w:val="0"/>
                  <w:marTop w:val="0"/>
                  <w:marBottom w:val="0"/>
                  <w:divBdr>
                    <w:top w:val="none" w:sz="0" w:space="0" w:color="auto"/>
                    <w:left w:val="none" w:sz="0" w:space="0" w:color="auto"/>
                    <w:bottom w:val="none" w:sz="0" w:space="0" w:color="auto"/>
                    <w:right w:val="none" w:sz="0" w:space="0" w:color="auto"/>
                  </w:divBdr>
                  <w:divsChild>
                    <w:div w:id="1314528581">
                      <w:marLeft w:val="0"/>
                      <w:marRight w:val="0"/>
                      <w:marTop w:val="0"/>
                      <w:marBottom w:val="0"/>
                      <w:divBdr>
                        <w:top w:val="none" w:sz="0" w:space="0" w:color="auto"/>
                        <w:left w:val="none" w:sz="0" w:space="0" w:color="auto"/>
                        <w:bottom w:val="none" w:sz="0" w:space="0" w:color="auto"/>
                        <w:right w:val="none" w:sz="0" w:space="0" w:color="auto"/>
                      </w:divBdr>
                    </w:div>
                    <w:div w:id="1870944728">
                      <w:marLeft w:val="0"/>
                      <w:marRight w:val="0"/>
                      <w:marTop w:val="0"/>
                      <w:marBottom w:val="0"/>
                      <w:divBdr>
                        <w:top w:val="none" w:sz="0" w:space="0" w:color="auto"/>
                        <w:left w:val="none" w:sz="0" w:space="0" w:color="auto"/>
                        <w:bottom w:val="none" w:sz="0" w:space="0" w:color="auto"/>
                        <w:right w:val="none" w:sz="0" w:space="0" w:color="auto"/>
                      </w:divBdr>
                    </w:div>
                  </w:divsChild>
                </w:div>
                <w:div w:id="178590738">
                  <w:marLeft w:val="0"/>
                  <w:marRight w:val="0"/>
                  <w:marTop w:val="0"/>
                  <w:marBottom w:val="0"/>
                  <w:divBdr>
                    <w:top w:val="none" w:sz="0" w:space="0" w:color="auto"/>
                    <w:left w:val="none" w:sz="0" w:space="0" w:color="auto"/>
                    <w:bottom w:val="none" w:sz="0" w:space="0" w:color="auto"/>
                    <w:right w:val="none" w:sz="0" w:space="0" w:color="auto"/>
                  </w:divBdr>
                  <w:divsChild>
                    <w:div w:id="1611476982">
                      <w:marLeft w:val="0"/>
                      <w:marRight w:val="0"/>
                      <w:marTop w:val="0"/>
                      <w:marBottom w:val="0"/>
                      <w:divBdr>
                        <w:top w:val="none" w:sz="0" w:space="0" w:color="auto"/>
                        <w:left w:val="none" w:sz="0" w:space="0" w:color="auto"/>
                        <w:bottom w:val="none" w:sz="0" w:space="0" w:color="auto"/>
                        <w:right w:val="none" w:sz="0" w:space="0" w:color="auto"/>
                      </w:divBdr>
                    </w:div>
                    <w:div w:id="1936866347">
                      <w:marLeft w:val="0"/>
                      <w:marRight w:val="0"/>
                      <w:marTop w:val="0"/>
                      <w:marBottom w:val="0"/>
                      <w:divBdr>
                        <w:top w:val="none" w:sz="0" w:space="0" w:color="auto"/>
                        <w:left w:val="none" w:sz="0" w:space="0" w:color="auto"/>
                        <w:bottom w:val="none" w:sz="0" w:space="0" w:color="auto"/>
                        <w:right w:val="none" w:sz="0" w:space="0" w:color="auto"/>
                      </w:divBdr>
                    </w:div>
                  </w:divsChild>
                </w:div>
                <w:div w:id="186720815">
                  <w:marLeft w:val="0"/>
                  <w:marRight w:val="0"/>
                  <w:marTop w:val="0"/>
                  <w:marBottom w:val="0"/>
                  <w:divBdr>
                    <w:top w:val="none" w:sz="0" w:space="0" w:color="auto"/>
                    <w:left w:val="none" w:sz="0" w:space="0" w:color="auto"/>
                    <w:bottom w:val="none" w:sz="0" w:space="0" w:color="auto"/>
                    <w:right w:val="none" w:sz="0" w:space="0" w:color="auto"/>
                  </w:divBdr>
                  <w:divsChild>
                    <w:div w:id="2051758173">
                      <w:marLeft w:val="0"/>
                      <w:marRight w:val="0"/>
                      <w:marTop w:val="0"/>
                      <w:marBottom w:val="0"/>
                      <w:divBdr>
                        <w:top w:val="none" w:sz="0" w:space="0" w:color="auto"/>
                        <w:left w:val="none" w:sz="0" w:space="0" w:color="auto"/>
                        <w:bottom w:val="none" w:sz="0" w:space="0" w:color="auto"/>
                        <w:right w:val="none" w:sz="0" w:space="0" w:color="auto"/>
                      </w:divBdr>
                    </w:div>
                  </w:divsChild>
                </w:div>
                <w:div w:id="237400035">
                  <w:marLeft w:val="0"/>
                  <w:marRight w:val="0"/>
                  <w:marTop w:val="0"/>
                  <w:marBottom w:val="0"/>
                  <w:divBdr>
                    <w:top w:val="none" w:sz="0" w:space="0" w:color="auto"/>
                    <w:left w:val="none" w:sz="0" w:space="0" w:color="auto"/>
                    <w:bottom w:val="none" w:sz="0" w:space="0" w:color="auto"/>
                    <w:right w:val="none" w:sz="0" w:space="0" w:color="auto"/>
                  </w:divBdr>
                  <w:divsChild>
                    <w:div w:id="6636929">
                      <w:marLeft w:val="0"/>
                      <w:marRight w:val="0"/>
                      <w:marTop w:val="0"/>
                      <w:marBottom w:val="0"/>
                      <w:divBdr>
                        <w:top w:val="none" w:sz="0" w:space="0" w:color="auto"/>
                        <w:left w:val="none" w:sz="0" w:space="0" w:color="auto"/>
                        <w:bottom w:val="none" w:sz="0" w:space="0" w:color="auto"/>
                        <w:right w:val="none" w:sz="0" w:space="0" w:color="auto"/>
                      </w:divBdr>
                    </w:div>
                  </w:divsChild>
                </w:div>
                <w:div w:id="257913720">
                  <w:marLeft w:val="0"/>
                  <w:marRight w:val="0"/>
                  <w:marTop w:val="0"/>
                  <w:marBottom w:val="0"/>
                  <w:divBdr>
                    <w:top w:val="none" w:sz="0" w:space="0" w:color="auto"/>
                    <w:left w:val="none" w:sz="0" w:space="0" w:color="auto"/>
                    <w:bottom w:val="none" w:sz="0" w:space="0" w:color="auto"/>
                    <w:right w:val="none" w:sz="0" w:space="0" w:color="auto"/>
                  </w:divBdr>
                  <w:divsChild>
                    <w:div w:id="874345821">
                      <w:marLeft w:val="0"/>
                      <w:marRight w:val="0"/>
                      <w:marTop w:val="0"/>
                      <w:marBottom w:val="0"/>
                      <w:divBdr>
                        <w:top w:val="none" w:sz="0" w:space="0" w:color="auto"/>
                        <w:left w:val="none" w:sz="0" w:space="0" w:color="auto"/>
                        <w:bottom w:val="none" w:sz="0" w:space="0" w:color="auto"/>
                        <w:right w:val="none" w:sz="0" w:space="0" w:color="auto"/>
                      </w:divBdr>
                    </w:div>
                  </w:divsChild>
                </w:div>
                <w:div w:id="333802874">
                  <w:marLeft w:val="0"/>
                  <w:marRight w:val="0"/>
                  <w:marTop w:val="0"/>
                  <w:marBottom w:val="0"/>
                  <w:divBdr>
                    <w:top w:val="none" w:sz="0" w:space="0" w:color="auto"/>
                    <w:left w:val="none" w:sz="0" w:space="0" w:color="auto"/>
                    <w:bottom w:val="none" w:sz="0" w:space="0" w:color="auto"/>
                    <w:right w:val="none" w:sz="0" w:space="0" w:color="auto"/>
                  </w:divBdr>
                  <w:divsChild>
                    <w:div w:id="1746341289">
                      <w:marLeft w:val="0"/>
                      <w:marRight w:val="0"/>
                      <w:marTop w:val="0"/>
                      <w:marBottom w:val="0"/>
                      <w:divBdr>
                        <w:top w:val="none" w:sz="0" w:space="0" w:color="auto"/>
                        <w:left w:val="none" w:sz="0" w:space="0" w:color="auto"/>
                        <w:bottom w:val="none" w:sz="0" w:space="0" w:color="auto"/>
                        <w:right w:val="none" w:sz="0" w:space="0" w:color="auto"/>
                      </w:divBdr>
                    </w:div>
                  </w:divsChild>
                </w:div>
                <w:div w:id="456417645">
                  <w:marLeft w:val="0"/>
                  <w:marRight w:val="0"/>
                  <w:marTop w:val="0"/>
                  <w:marBottom w:val="0"/>
                  <w:divBdr>
                    <w:top w:val="none" w:sz="0" w:space="0" w:color="auto"/>
                    <w:left w:val="none" w:sz="0" w:space="0" w:color="auto"/>
                    <w:bottom w:val="none" w:sz="0" w:space="0" w:color="auto"/>
                    <w:right w:val="none" w:sz="0" w:space="0" w:color="auto"/>
                  </w:divBdr>
                  <w:divsChild>
                    <w:div w:id="1613198198">
                      <w:marLeft w:val="0"/>
                      <w:marRight w:val="0"/>
                      <w:marTop w:val="0"/>
                      <w:marBottom w:val="0"/>
                      <w:divBdr>
                        <w:top w:val="none" w:sz="0" w:space="0" w:color="auto"/>
                        <w:left w:val="none" w:sz="0" w:space="0" w:color="auto"/>
                        <w:bottom w:val="none" w:sz="0" w:space="0" w:color="auto"/>
                        <w:right w:val="none" w:sz="0" w:space="0" w:color="auto"/>
                      </w:divBdr>
                    </w:div>
                  </w:divsChild>
                </w:div>
                <w:div w:id="566838817">
                  <w:marLeft w:val="0"/>
                  <w:marRight w:val="0"/>
                  <w:marTop w:val="0"/>
                  <w:marBottom w:val="0"/>
                  <w:divBdr>
                    <w:top w:val="none" w:sz="0" w:space="0" w:color="auto"/>
                    <w:left w:val="none" w:sz="0" w:space="0" w:color="auto"/>
                    <w:bottom w:val="none" w:sz="0" w:space="0" w:color="auto"/>
                    <w:right w:val="none" w:sz="0" w:space="0" w:color="auto"/>
                  </w:divBdr>
                  <w:divsChild>
                    <w:div w:id="2103380663">
                      <w:marLeft w:val="0"/>
                      <w:marRight w:val="0"/>
                      <w:marTop w:val="0"/>
                      <w:marBottom w:val="0"/>
                      <w:divBdr>
                        <w:top w:val="none" w:sz="0" w:space="0" w:color="auto"/>
                        <w:left w:val="none" w:sz="0" w:space="0" w:color="auto"/>
                        <w:bottom w:val="none" w:sz="0" w:space="0" w:color="auto"/>
                        <w:right w:val="none" w:sz="0" w:space="0" w:color="auto"/>
                      </w:divBdr>
                    </w:div>
                  </w:divsChild>
                </w:div>
                <w:div w:id="585961688">
                  <w:marLeft w:val="0"/>
                  <w:marRight w:val="0"/>
                  <w:marTop w:val="0"/>
                  <w:marBottom w:val="0"/>
                  <w:divBdr>
                    <w:top w:val="none" w:sz="0" w:space="0" w:color="auto"/>
                    <w:left w:val="none" w:sz="0" w:space="0" w:color="auto"/>
                    <w:bottom w:val="none" w:sz="0" w:space="0" w:color="auto"/>
                    <w:right w:val="none" w:sz="0" w:space="0" w:color="auto"/>
                  </w:divBdr>
                  <w:divsChild>
                    <w:div w:id="816217074">
                      <w:marLeft w:val="0"/>
                      <w:marRight w:val="0"/>
                      <w:marTop w:val="0"/>
                      <w:marBottom w:val="0"/>
                      <w:divBdr>
                        <w:top w:val="none" w:sz="0" w:space="0" w:color="auto"/>
                        <w:left w:val="none" w:sz="0" w:space="0" w:color="auto"/>
                        <w:bottom w:val="none" w:sz="0" w:space="0" w:color="auto"/>
                        <w:right w:val="none" w:sz="0" w:space="0" w:color="auto"/>
                      </w:divBdr>
                    </w:div>
                    <w:div w:id="1394307088">
                      <w:marLeft w:val="0"/>
                      <w:marRight w:val="0"/>
                      <w:marTop w:val="0"/>
                      <w:marBottom w:val="0"/>
                      <w:divBdr>
                        <w:top w:val="none" w:sz="0" w:space="0" w:color="auto"/>
                        <w:left w:val="none" w:sz="0" w:space="0" w:color="auto"/>
                        <w:bottom w:val="none" w:sz="0" w:space="0" w:color="auto"/>
                        <w:right w:val="none" w:sz="0" w:space="0" w:color="auto"/>
                      </w:divBdr>
                    </w:div>
                  </w:divsChild>
                </w:div>
                <w:div w:id="719281708">
                  <w:marLeft w:val="0"/>
                  <w:marRight w:val="0"/>
                  <w:marTop w:val="0"/>
                  <w:marBottom w:val="0"/>
                  <w:divBdr>
                    <w:top w:val="none" w:sz="0" w:space="0" w:color="auto"/>
                    <w:left w:val="none" w:sz="0" w:space="0" w:color="auto"/>
                    <w:bottom w:val="none" w:sz="0" w:space="0" w:color="auto"/>
                    <w:right w:val="none" w:sz="0" w:space="0" w:color="auto"/>
                  </w:divBdr>
                  <w:divsChild>
                    <w:div w:id="1060252122">
                      <w:marLeft w:val="0"/>
                      <w:marRight w:val="0"/>
                      <w:marTop w:val="0"/>
                      <w:marBottom w:val="0"/>
                      <w:divBdr>
                        <w:top w:val="none" w:sz="0" w:space="0" w:color="auto"/>
                        <w:left w:val="none" w:sz="0" w:space="0" w:color="auto"/>
                        <w:bottom w:val="none" w:sz="0" w:space="0" w:color="auto"/>
                        <w:right w:val="none" w:sz="0" w:space="0" w:color="auto"/>
                      </w:divBdr>
                    </w:div>
                  </w:divsChild>
                </w:div>
                <w:div w:id="807936269">
                  <w:marLeft w:val="0"/>
                  <w:marRight w:val="0"/>
                  <w:marTop w:val="0"/>
                  <w:marBottom w:val="0"/>
                  <w:divBdr>
                    <w:top w:val="none" w:sz="0" w:space="0" w:color="auto"/>
                    <w:left w:val="none" w:sz="0" w:space="0" w:color="auto"/>
                    <w:bottom w:val="none" w:sz="0" w:space="0" w:color="auto"/>
                    <w:right w:val="none" w:sz="0" w:space="0" w:color="auto"/>
                  </w:divBdr>
                  <w:divsChild>
                    <w:div w:id="1577322187">
                      <w:marLeft w:val="0"/>
                      <w:marRight w:val="0"/>
                      <w:marTop w:val="0"/>
                      <w:marBottom w:val="0"/>
                      <w:divBdr>
                        <w:top w:val="none" w:sz="0" w:space="0" w:color="auto"/>
                        <w:left w:val="none" w:sz="0" w:space="0" w:color="auto"/>
                        <w:bottom w:val="none" w:sz="0" w:space="0" w:color="auto"/>
                        <w:right w:val="none" w:sz="0" w:space="0" w:color="auto"/>
                      </w:divBdr>
                    </w:div>
                  </w:divsChild>
                </w:div>
                <w:div w:id="1179003960">
                  <w:marLeft w:val="0"/>
                  <w:marRight w:val="0"/>
                  <w:marTop w:val="0"/>
                  <w:marBottom w:val="0"/>
                  <w:divBdr>
                    <w:top w:val="none" w:sz="0" w:space="0" w:color="auto"/>
                    <w:left w:val="none" w:sz="0" w:space="0" w:color="auto"/>
                    <w:bottom w:val="none" w:sz="0" w:space="0" w:color="auto"/>
                    <w:right w:val="none" w:sz="0" w:space="0" w:color="auto"/>
                  </w:divBdr>
                  <w:divsChild>
                    <w:div w:id="38018332">
                      <w:marLeft w:val="0"/>
                      <w:marRight w:val="0"/>
                      <w:marTop w:val="0"/>
                      <w:marBottom w:val="0"/>
                      <w:divBdr>
                        <w:top w:val="none" w:sz="0" w:space="0" w:color="auto"/>
                        <w:left w:val="none" w:sz="0" w:space="0" w:color="auto"/>
                        <w:bottom w:val="none" w:sz="0" w:space="0" w:color="auto"/>
                        <w:right w:val="none" w:sz="0" w:space="0" w:color="auto"/>
                      </w:divBdr>
                    </w:div>
                    <w:div w:id="1510440610">
                      <w:marLeft w:val="0"/>
                      <w:marRight w:val="0"/>
                      <w:marTop w:val="0"/>
                      <w:marBottom w:val="0"/>
                      <w:divBdr>
                        <w:top w:val="none" w:sz="0" w:space="0" w:color="auto"/>
                        <w:left w:val="none" w:sz="0" w:space="0" w:color="auto"/>
                        <w:bottom w:val="none" w:sz="0" w:space="0" w:color="auto"/>
                        <w:right w:val="none" w:sz="0" w:space="0" w:color="auto"/>
                      </w:divBdr>
                    </w:div>
                  </w:divsChild>
                </w:div>
                <w:div w:id="1183783428">
                  <w:marLeft w:val="0"/>
                  <w:marRight w:val="0"/>
                  <w:marTop w:val="0"/>
                  <w:marBottom w:val="0"/>
                  <w:divBdr>
                    <w:top w:val="none" w:sz="0" w:space="0" w:color="auto"/>
                    <w:left w:val="none" w:sz="0" w:space="0" w:color="auto"/>
                    <w:bottom w:val="none" w:sz="0" w:space="0" w:color="auto"/>
                    <w:right w:val="none" w:sz="0" w:space="0" w:color="auto"/>
                  </w:divBdr>
                  <w:divsChild>
                    <w:div w:id="1130127842">
                      <w:marLeft w:val="0"/>
                      <w:marRight w:val="0"/>
                      <w:marTop w:val="0"/>
                      <w:marBottom w:val="0"/>
                      <w:divBdr>
                        <w:top w:val="none" w:sz="0" w:space="0" w:color="auto"/>
                        <w:left w:val="none" w:sz="0" w:space="0" w:color="auto"/>
                        <w:bottom w:val="none" w:sz="0" w:space="0" w:color="auto"/>
                        <w:right w:val="none" w:sz="0" w:space="0" w:color="auto"/>
                      </w:divBdr>
                    </w:div>
                  </w:divsChild>
                </w:div>
                <w:div w:id="1189100381">
                  <w:marLeft w:val="0"/>
                  <w:marRight w:val="0"/>
                  <w:marTop w:val="0"/>
                  <w:marBottom w:val="0"/>
                  <w:divBdr>
                    <w:top w:val="none" w:sz="0" w:space="0" w:color="auto"/>
                    <w:left w:val="none" w:sz="0" w:space="0" w:color="auto"/>
                    <w:bottom w:val="none" w:sz="0" w:space="0" w:color="auto"/>
                    <w:right w:val="none" w:sz="0" w:space="0" w:color="auto"/>
                  </w:divBdr>
                  <w:divsChild>
                    <w:div w:id="1938174945">
                      <w:marLeft w:val="0"/>
                      <w:marRight w:val="0"/>
                      <w:marTop w:val="0"/>
                      <w:marBottom w:val="0"/>
                      <w:divBdr>
                        <w:top w:val="none" w:sz="0" w:space="0" w:color="auto"/>
                        <w:left w:val="none" w:sz="0" w:space="0" w:color="auto"/>
                        <w:bottom w:val="none" w:sz="0" w:space="0" w:color="auto"/>
                        <w:right w:val="none" w:sz="0" w:space="0" w:color="auto"/>
                      </w:divBdr>
                    </w:div>
                  </w:divsChild>
                </w:div>
                <w:div w:id="1331517522">
                  <w:marLeft w:val="0"/>
                  <w:marRight w:val="0"/>
                  <w:marTop w:val="0"/>
                  <w:marBottom w:val="0"/>
                  <w:divBdr>
                    <w:top w:val="none" w:sz="0" w:space="0" w:color="auto"/>
                    <w:left w:val="none" w:sz="0" w:space="0" w:color="auto"/>
                    <w:bottom w:val="none" w:sz="0" w:space="0" w:color="auto"/>
                    <w:right w:val="none" w:sz="0" w:space="0" w:color="auto"/>
                  </w:divBdr>
                  <w:divsChild>
                    <w:div w:id="2039159031">
                      <w:marLeft w:val="0"/>
                      <w:marRight w:val="0"/>
                      <w:marTop w:val="0"/>
                      <w:marBottom w:val="0"/>
                      <w:divBdr>
                        <w:top w:val="none" w:sz="0" w:space="0" w:color="auto"/>
                        <w:left w:val="none" w:sz="0" w:space="0" w:color="auto"/>
                        <w:bottom w:val="none" w:sz="0" w:space="0" w:color="auto"/>
                        <w:right w:val="none" w:sz="0" w:space="0" w:color="auto"/>
                      </w:divBdr>
                    </w:div>
                  </w:divsChild>
                </w:div>
                <w:div w:id="1407457110">
                  <w:marLeft w:val="0"/>
                  <w:marRight w:val="0"/>
                  <w:marTop w:val="0"/>
                  <w:marBottom w:val="0"/>
                  <w:divBdr>
                    <w:top w:val="none" w:sz="0" w:space="0" w:color="auto"/>
                    <w:left w:val="none" w:sz="0" w:space="0" w:color="auto"/>
                    <w:bottom w:val="none" w:sz="0" w:space="0" w:color="auto"/>
                    <w:right w:val="none" w:sz="0" w:space="0" w:color="auto"/>
                  </w:divBdr>
                  <w:divsChild>
                    <w:div w:id="1766028625">
                      <w:marLeft w:val="0"/>
                      <w:marRight w:val="0"/>
                      <w:marTop w:val="0"/>
                      <w:marBottom w:val="0"/>
                      <w:divBdr>
                        <w:top w:val="none" w:sz="0" w:space="0" w:color="auto"/>
                        <w:left w:val="none" w:sz="0" w:space="0" w:color="auto"/>
                        <w:bottom w:val="none" w:sz="0" w:space="0" w:color="auto"/>
                        <w:right w:val="none" w:sz="0" w:space="0" w:color="auto"/>
                      </w:divBdr>
                    </w:div>
                  </w:divsChild>
                </w:div>
                <w:div w:id="1511606188">
                  <w:marLeft w:val="0"/>
                  <w:marRight w:val="0"/>
                  <w:marTop w:val="0"/>
                  <w:marBottom w:val="0"/>
                  <w:divBdr>
                    <w:top w:val="none" w:sz="0" w:space="0" w:color="auto"/>
                    <w:left w:val="none" w:sz="0" w:space="0" w:color="auto"/>
                    <w:bottom w:val="none" w:sz="0" w:space="0" w:color="auto"/>
                    <w:right w:val="none" w:sz="0" w:space="0" w:color="auto"/>
                  </w:divBdr>
                  <w:divsChild>
                    <w:div w:id="154154524">
                      <w:marLeft w:val="0"/>
                      <w:marRight w:val="0"/>
                      <w:marTop w:val="0"/>
                      <w:marBottom w:val="0"/>
                      <w:divBdr>
                        <w:top w:val="none" w:sz="0" w:space="0" w:color="auto"/>
                        <w:left w:val="none" w:sz="0" w:space="0" w:color="auto"/>
                        <w:bottom w:val="none" w:sz="0" w:space="0" w:color="auto"/>
                        <w:right w:val="none" w:sz="0" w:space="0" w:color="auto"/>
                      </w:divBdr>
                    </w:div>
                  </w:divsChild>
                </w:div>
                <w:div w:id="1655838134">
                  <w:marLeft w:val="0"/>
                  <w:marRight w:val="0"/>
                  <w:marTop w:val="0"/>
                  <w:marBottom w:val="0"/>
                  <w:divBdr>
                    <w:top w:val="none" w:sz="0" w:space="0" w:color="auto"/>
                    <w:left w:val="none" w:sz="0" w:space="0" w:color="auto"/>
                    <w:bottom w:val="none" w:sz="0" w:space="0" w:color="auto"/>
                    <w:right w:val="none" w:sz="0" w:space="0" w:color="auto"/>
                  </w:divBdr>
                  <w:divsChild>
                    <w:div w:id="1207448669">
                      <w:marLeft w:val="0"/>
                      <w:marRight w:val="0"/>
                      <w:marTop w:val="0"/>
                      <w:marBottom w:val="0"/>
                      <w:divBdr>
                        <w:top w:val="none" w:sz="0" w:space="0" w:color="auto"/>
                        <w:left w:val="none" w:sz="0" w:space="0" w:color="auto"/>
                        <w:bottom w:val="none" w:sz="0" w:space="0" w:color="auto"/>
                        <w:right w:val="none" w:sz="0" w:space="0" w:color="auto"/>
                      </w:divBdr>
                    </w:div>
                    <w:div w:id="2118257967">
                      <w:marLeft w:val="0"/>
                      <w:marRight w:val="0"/>
                      <w:marTop w:val="0"/>
                      <w:marBottom w:val="0"/>
                      <w:divBdr>
                        <w:top w:val="none" w:sz="0" w:space="0" w:color="auto"/>
                        <w:left w:val="none" w:sz="0" w:space="0" w:color="auto"/>
                        <w:bottom w:val="none" w:sz="0" w:space="0" w:color="auto"/>
                        <w:right w:val="none" w:sz="0" w:space="0" w:color="auto"/>
                      </w:divBdr>
                    </w:div>
                  </w:divsChild>
                </w:div>
                <w:div w:id="1681930406">
                  <w:marLeft w:val="0"/>
                  <w:marRight w:val="0"/>
                  <w:marTop w:val="0"/>
                  <w:marBottom w:val="0"/>
                  <w:divBdr>
                    <w:top w:val="none" w:sz="0" w:space="0" w:color="auto"/>
                    <w:left w:val="none" w:sz="0" w:space="0" w:color="auto"/>
                    <w:bottom w:val="none" w:sz="0" w:space="0" w:color="auto"/>
                    <w:right w:val="none" w:sz="0" w:space="0" w:color="auto"/>
                  </w:divBdr>
                  <w:divsChild>
                    <w:div w:id="915358317">
                      <w:marLeft w:val="0"/>
                      <w:marRight w:val="0"/>
                      <w:marTop w:val="0"/>
                      <w:marBottom w:val="0"/>
                      <w:divBdr>
                        <w:top w:val="none" w:sz="0" w:space="0" w:color="auto"/>
                        <w:left w:val="none" w:sz="0" w:space="0" w:color="auto"/>
                        <w:bottom w:val="none" w:sz="0" w:space="0" w:color="auto"/>
                        <w:right w:val="none" w:sz="0" w:space="0" w:color="auto"/>
                      </w:divBdr>
                    </w:div>
                  </w:divsChild>
                </w:div>
                <w:div w:id="1855194120">
                  <w:marLeft w:val="0"/>
                  <w:marRight w:val="0"/>
                  <w:marTop w:val="0"/>
                  <w:marBottom w:val="0"/>
                  <w:divBdr>
                    <w:top w:val="none" w:sz="0" w:space="0" w:color="auto"/>
                    <w:left w:val="none" w:sz="0" w:space="0" w:color="auto"/>
                    <w:bottom w:val="none" w:sz="0" w:space="0" w:color="auto"/>
                    <w:right w:val="none" w:sz="0" w:space="0" w:color="auto"/>
                  </w:divBdr>
                  <w:divsChild>
                    <w:div w:id="1595479808">
                      <w:marLeft w:val="0"/>
                      <w:marRight w:val="0"/>
                      <w:marTop w:val="0"/>
                      <w:marBottom w:val="0"/>
                      <w:divBdr>
                        <w:top w:val="none" w:sz="0" w:space="0" w:color="auto"/>
                        <w:left w:val="none" w:sz="0" w:space="0" w:color="auto"/>
                        <w:bottom w:val="none" w:sz="0" w:space="0" w:color="auto"/>
                        <w:right w:val="none" w:sz="0" w:space="0" w:color="auto"/>
                      </w:divBdr>
                    </w:div>
                  </w:divsChild>
                </w:div>
                <w:div w:id="1943563899">
                  <w:marLeft w:val="0"/>
                  <w:marRight w:val="0"/>
                  <w:marTop w:val="0"/>
                  <w:marBottom w:val="0"/>
                  <w:divBdr>
                    <w:top w:val="none" w:sz="0" w:space="0" w:color="auto"/>
                    <w:left w:val="none" w:sz="0" w:space="0" w:color="auto"/>
                    <w:bottom w:val="none" w:sz="0" w:space="0" w:color="auto"/>
                    <w:right w:val="none" w:sz="0" w:space="0" w:color="auto"/>
                  </w:divBdr>
                  <w:divsChild>
                    <w:div w:id="516769153">
                      <w:marLeft w:val="0"/>
                      <w:marRight w:val="0"/>
                      <w:marTop w:val="0"/>
                      <w:marBottom w:val="0"/>
                      <w:divBdr>
                        <w:top w:val="none" w:sz="0" w:space="0" w:color="auto"/>
                        <w:left w:val="none" w:sz="0" w:space="0" w:color="auto"/>
                        <w:bottom w:val="none" w:sz="0" w:space="0" w:color="auto"/>
                        <w:right w:val="none" w:sz="0" w:space="0" w:color="auto"/>
                      </w:divBdr>
                    </w:div>
                    <w:div w:id="2031292011">
                      <w:marLeft w:val="0"/>
                      <w:marRight w:val="0"/>
                      <w:marTop w:val="0"/>
                      <w:marBottom w:val="0"/>
                      <w:divBdr>
                        <w:top w:val="none" w:sz="0" w:space="0" w:color="auto"/>
                        <w:left w:val="none" w:sz="0" w:space="0" w:color="auto"/>
                        <w:bottom w:val="none" w:sz="0" w:space="0" w:color="auto"/>
                        <w:right w:val="none" w:sz="0" w:space="0" w:color="auto"/>
                      </w:divBdr>
                    </w:div>
                  </w:divsChild>
                </w:div>
                <w:div w:id="1960450843">
                  <w:marLeft w:val="0"/>
                  <w:marRight w:val="0"/>
                  <w:marTop w:val="0"/>
                  <w:marBottom w:val="0"/>
                  <w:divBdr>
                    <w:top w:val="none" w:sz="0" w:space="0" w:color="auto"/>
                    <w:left w:val="none" w:sz="0" w:space="0" w:color="auto"/>
                    <w:bottom w:val="none" w:sz="0" w:space="0" w:color="auto"/>
                    <w:right w:val="none" w:sz="0" w:space="0" w:color="auto"/>
                  </w:divBdr>
                  <w:divsChild>
                    <w:div w:id="1808622402">
                      <w:marLeft w:val="0"/>
                      <w:marRight w:val="0"/>
                      <w:marTop w:val="0"/>
                      <w:marBottom w:val="0"/>
                      <w:divBdr>
                        <w:top w:val="none" w:sz="0" w:space="0" w:color="auto"/>
                        <w:left w:val="none" w:sz="0" w:space="0" w:color="auto"/>
                        <w:bottom w:val="none" w:sz="0" w:space="0" w:color="auto"/>
                        <w:right w:val="none" w:sz="0" w:space="0" w:color="auto"/>
                      </w:divBdr>
                    </w:div>
                  </w:divsChild>
                </w:div>
                <w:div w:id="1982925660">
                  <w:marLeft w:val="0"/>
                  <w:marRight w:val="0"/>
                  <w:marTop w:val="0"/>
                  <w:marBottom w:val="0"/>
                  <w:divBdr>
                    <w:top w:val="none" w:sz="0" w:space="0" w:color="auto"/>
                    <w:left w:val="none" w:sz="0" w:space="0" w:color="auto"/>
                    <w:bottom w:val="none" w:sz="0" w:space="0" w:color="auto"/>
                    <w:right w:val="none" w:sz="0" w:space="0" w:color="auto"/>
                  </w:divBdr>
                  <w:divsChild>
                    <w:div w:id="3014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750746">
          <w:marLeft w:val="0"/>
          <w:marRight w:val="0"/>
          <w:marTop w:val="0"/>
          <w:marBottom w:val="0"/>
          <w:divBdr>
            <w:top w:val="none" w:sz="0" w:space="0" w:color="auto"/>
            <w:left w:val="none" w:sz="0" w:space="0" w:color="auto"/>
            <w:bottom w:val="none" w:sz="0" w:space="0" w:color="auto"/>
            <w:right w:val="none" w:sz="0" w:space="0" w:color="auto"/>
          </w:divBdr>
        </w:div>
        <w:div w:id="2029335026">
          <w:marLeft w:val="0"/>
          <w:marRight w:val="0"/>
          <w:marTop w:val="0"/>
          <w:marBottom w:val="0"/>
          <w:divBdr>
            <w:top w:val="none" w:sz="0" w:space="0" w:color="auto"/>
            <w:left w:val="none" w:sz="0" w:space="0" w:color="auto"/>
            <w:bottom w:val="none" w:sz="0" w:space="0" w:color="auto"/>
            <w:right w:val="none" w:sz="0" w:space="0" w:color="auto"/>
          </w:divBdr>
        </w:div>
      </w:divsChild>
    </w:div>
    <w:div w:id="1097677230">
      <w:bodyDiv w:val="1"/>
      <w:marLeft w:val="0"/>
      <w:marRight w:val="0"/>
      <w:marTop w:val="0"/>
      <w:marBottom w:val="0"/>
      <w:divBdr>
        <w:top w:val="none" w:sz="0" w:space="0" w:color="auto"/>
        <w:left w:val="none" w:sz="0" w:space="0" w:color="auto"/>
        <w:bottom w:val="none" w:sz="0" w:space="0" w:color="auto"/>
        <w:right w:val="none" w:sz="0" w:space="0" w:color="auto"/>
      </w:divBdr>
      <w:divsChild>
        <w:div w:id="420569101">
          <w:marLeft w:val="0"/>
          <w:marRight w:val="0"/>
          <w:marTop w:val="0"/>
          <w:marBottom w:val="0"/>
          <w:divBdr>
            <w:top w:val="none" w:sz="0" w:space="0" w:color="auto"/>
            <w:left w:val="none" w:sz="0" w:space="0" w:color="auto"/>
            <w:bottom w:val="none" w:sz="0" w:space="0" w:color="auto"/>
            <w:right w:val="none" w:sz="0" w:space="0" w:color="auto"/>
          </w:divBdr>
        </w:div>
        <w:div w:id="1447584232">
          <w:marLeft w:val="-75"/>
          <w:marRight w:val="0"/>
          <w:marTop w:val="30"/>
          <w:marBottom w:val="30"/>
          <w:divBdr>
            <w:top w:val="none" w:sz="0" w:space="0" w:color="auto"/>
            <w:left w:val="none" w:sz="0" w:space="0" w:color="auto"/>
            <w:bottom w:val="none" w:sz="0" w:space="0" w:color="auto"/>
            <w:right w:val="none" w:sz="0" w:space="0" w:color="auto"/>
          </w:divBdr>
          <w:divsChild>
            <w:div w:id="357894934">
              <w:marLeft w:val="0"/>
              <w:marRight w:val="0"/>
              <w:marTop w:val="0"/>
              <w:marBottom w:val="0"/>
              <w:divBdr>
                <w:top w:val="none" w:sz="0" w:space="0" w:color="auto"/>
                <w:left w:val="none" w:sz="0" w:space="0" w:color="auto"/>
                <w:bottom w:val="none" w:sz="0" w:space="0" w:color="auto"/>
                <w:right w:val="none" w:sz="0" w:space="0" w:color="auto"/>
              </w:divBdr>
              <w:divsChild>
                <w:div w:id="1878423671">
                  <w:marLeft w:val="0"/>
                  <w:marRight w:val="0"/>
                  <w:marTop w:val="0"/>
                  <w:marBottom w:val="0"/>
                  <w:divBdr>
                    <w:top w:val="none" w:sz="0" w:space="0" w:color="auto"/>
                    <w:left w:val="none" w:sz="0" w:space="0" w:color="auto"/>
                    <w:bottom w:val="none" w:sz="0" w:space="0" w:color="auto"/>
                    <w:right w:val="none" w:sz="0" w:space="0" w:color="auto"/>
                  </w:divBdr>
                </w:div>
              </w:divsChild>
            </w:div>
            <w:div w:id="1444691329">
              <w:marLeft w:val="0"/>
              <w:marRight w:val="0"/>
              <w:marTop w:val="0"/>
              <w:marBottom w:val="0"/>
              <w:divBdr>
                <w:top w:val="none" w:sz="0" w:space="0" w:color="auto"/>
                <w:left w:val="none" w:sz="0" w:space="0" w:color="auto"/>
                <w:bottom w:val="none" w:sz="0" w:space="0" w:color="auto"/>
                <w:right w:val="none" w:sz="0" w:space="0" w:color="auto"/>
              </w:divBdr>
              <w:divsChild>
                <w:div w:id="15484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1226">
          <w:marLeft w:val="0"/>
          <w:marRight w:val="0"/>
          <w:marTop w:val="0"/>
          <w:marBottom w:val="0"/>
          <w:divBdr>
            <w:top w:val="none" w:sz="0" w:space="0" w:color="auto"/>
            <w:left w:val="none" w:sz="0" w:space="0" w:color="auto"/>
            <w:bottom w:val="none" w:sz="0" w:space="0" w:color="auto"/>
            <w:right w:val="none" w:sz="0" w:space="0" w:color="auto"/>
          </w:divBdr>
        </w:div>
        <w:div w:id="1596788382">
          <w:marLeft w:val="0"/>
          <w:marRight w:val="0"/>
          <w:marTop w:val="0"/>
          <w:marBottom w:val="0"/>
          <w:divBdr>
            <w:top w:val="none" w:sz="0" w:space="0" w:color="auto"/>
            <w:left w:val="none" w:sz="0" w:space="0" w:color="auto"/>
            <w:bottom w:val="none" w:sz="0" w:space="0" w:color="auto"/>
            <w:right w:val="none" w:sz="0" w:space="0" w:color="auto"/>
          </w:divBdr>
        </w:div>
        <w:div w:id="1831674688">
          <w:marLeft w:val="0"/>
          <w:marRight w:val="0"/>
          <w:marTop w:val="0"/>
          <w:marBottom w:val="0"/>
          <w:divBdr>
            <w:top w:val="none" w:sz="0" w:space="0" w:color="auto"/>
            <w:left w:val="none" w:sz="0" w:space="0" w:color="auto"/>
            <w:bottom w:val="none" w:sz="0" w:space="0" w:color="auto"/>
            <w:right w:val="none" w:sz="0" w:space="0" w:color="auto"/>
          </w:divBdr>
        </w:div>
      </w:divsChild>
    </w:div>
    <w:div w:id="1265110984">
      <w:bodyDiv w:val="1"/>
      <w:marLeft w:val="0"/>
      <w:marRight w:val="0"/>
      <w:marTop w:val="0"/>
      <w:marBottom w:val="0"/>
      <w:divBdr>
        <w:top w:val="none" w:sz="0" w:space="0" w:color="auto"/>
        <w:left w:val="none" w:sz="0" w:space="0" w:color="auto"/>
        <w:bottom w:val="none" w:sz="0" w:space="0" w:color="auto"/>
        <w:right w:val="none" w:sz="0" w:space="0" w:color="auto"/>
      </w:divBdr>
      <w:divsChild>
        <w:div w:id="325593521">
          <w:marLeft w:val="0"/>
          <w:marRight w:val="0"/>
          <w:marTop w:val="0"/>
          <w:marBottom w:val="0"/>
          <w:divBdr>
            <w:top w:val="none" w:sz="0" w:space="0" w:color="auto"/>
            <w:left w:val="none" w:sz="0" w:space="0" w:color="auto"/>
            <w:bottom w:val="none" w:sz="0" w:space="0" w:color="auto"/>
            <w:right w:val="none" w:sz="0" w:space="0" w:color="auto"/>
          </w:divBdr>
        </w:div>
        <w:div w:id="344748748">
          <w:marLeft w:val="0"/>
          <w:marRight w:val="0"/>
          <w:marTop w:val="0"/>
          <w:marBottom w:val="0"/>
          <w:divBdr>
            <w:top w:val="none" w:sz="0" w:space="0" w:color="auto"/>
            <w:left w:val="none" w:sz="0" w:space="0" w:color="auto"/>
            <w:bottom w:val="none" w:sz="0" w:space="0" w:color="auto"/>
            <w:right w:val="none" w:sz="0" w:space="0" w:color="auto"/>
          </w:divBdr>
        </w:div>
        <w:div w:id="542253841">
          <w:marLeft w:val="0"/>
          <w:marRight w:val="0"/>
          <w:marTop w:val="0"/>
          <w:marBottom w:val="0"/>
          <w:divBdr>
            <w:top w:val="none" w:sz="0" w:space="0" w:color="auto"/>
            <w:left w:val="none" w:sz="0" w:space="0" w:color="auto"/>
            <w:bottom w:val="none" w:sz="0" w:space="0" w:color="auto"/>
            <w:right w:val="none" w:sz="0" w:space="0" w:color="auto"/>
          </w:divBdr>
          <w:divsChild>
            <w:div w:id="1044911747">
              <w:marLeft w:val="-75"/>
              <w:marRight w:val="0"/>
              <w:marTop w:val="30"/>
              <w:marBottom w:val="30"/>
              <w:divBdr>
                <w:top w:val="none" w:sz="0" w:space="0" w:color="auto"/>
                <w:left w:val="none" w:sz="0" w:space="0" w:color="auto"/>
                <w:bottom w:val="none" w:sz="0" w:space="0" w:color="auto"/>
                <w:right w:val="none" w:sz="0" w:space="0" w:color="auto"/>
              </w:divBdr>
              <w:divsChild>
                <w:div w:id="36129323">
                  <w:marLeft w:val="0"/>
                  <w:marRight w:val="0"/>
                  <w:marTop w:val="0"/>
                  <w:marBottom w:val="0"/>
                  <w:divBdr>
                    <w:top w:val="none" w:sz="0" w:space="0" w:color="auto"/>
                    <w:left w:val="none" w:sz="0" w:space="0" w:color="auto"/>
                    <w:bottom w:val="none" w:sz="0" w:space="0" w:color="auto"/>
                    <w:right w:val="none" w:sz="0" w:space="0" w:color="auto"/>
                  </w:divBdr>
                  <w:divsChild>
                    <w:div w:id="613247123">
                      <w:marLeft w:val="0"/>
                      <w:marRight w:val="0"/>
                      <w:marTop w:val="0"/>
                      <w:marBottom w:val="0"/>
                      <w:divBdr>
                        <w:top w:val="none" w:sz="0" w:space="0" w:color="auto"/>
                        <w:left w:val="none" w:sz="0" w:space="0" w:color="auto"/>
                        <w:bottom w:val="none" w:sz="0" w:space="0" w:color="auto"/>
                        <w:right w:val="none" w:sz="0" w:space="0" w:color="auto"/>
                      </w:divBdr>
                    </w:div>
                  </w:divsChild>
                </w:div>
                <w:div w:id="125779618">
                  <w:marLeft w:val="0"/>
                  <w:marRight w:val="0"/>
                  <w:marTop w:val="0"/>
                  <w:marBottom w:val="0"/>
                  <w:divBdr>
                    <w:top w:val="none" w:sz="0" w:space="0" w:color="auto"/>
                    <w:left w:val="none" w:sz="0" w:space="0" w:color="auto"/>
                    <w:bottom w:val="none" w:sz="0" w:space="0" w:color="auto"/>
                    <w:right w:val="none" w:sz="0" w:space="0" w:color="auto"/>
                  </w:divBdr>
                  <w:divsChild>
                    <w:div w:id="1876383603">
                      <w:marLeft w:val="0"/>
                      <w:marRight w:val="0"/>
                      <w:marTop w:val="0"/>
                      <w:marBottom w:val="0"/>
                      <w:divBdr>
                        <w:top w:val="none" w:sz="0" w:space="0" w:color="auto"/>
                        <w:left w:val="none" w:sz="0" w:space="0" w:color="auto"/>
                        <w:bottom w:val="none" w:sz="0" w:space="0" w:color="auto"/>
                        <w:right w:val="none" w:sz="0" w:space="0" w:color="auto"/>
                      </w:divBdr>
                    </w:div>
                    <w:div w:id="2137480925">
                      <w:marLeft w:val="0"/>
                      <w:marRight w:val="0"/>
                      <w:marTop w:val="0"/>
                      <w:marBottom w:val="0"/>
                      <w:divBdr>
                        <w:top w:val="none" w:sz="0" w:space="0" w:color="auto"/>
                        <w:left w:val="none" w:sz="0" w:space="0" w:color="auto"/>
                        <w:bottom w:val="none" w:sz="0" w:space="0" w:color="auto"/>
                        <w:right w:val="none" w:sz="0" w:space="0" w:color="auto"/>
                      </w:divBdr>
                    </w:div>
                  </w:divsChild>
                </w:div>
                <w:div w:id="142045246">
                  <w:marLeft w:val="0"/>
                  <w:marRight w:val="0"/>
                  <w:marTop w:val="0"/>
                  <w:marBottom w:val="0"/>
                  <w:divBdr>
                    <w:top w:val="none" w:sz="0" w:space="0" w:color="auto"/>
                    <w:left w:val="none" w:sz="0" w:space="0" w:color="auto"/>
                    <w:bottom w:val="none" w:sz="0" w:space="0" w:color="auto"/>
                    <w:right w:val="none" w:sz="0" w:space="0" w:color="auto"/>
                  </w:divBdr>
                  <w:divsChild>
                    <w:div w:id="1874995720">
                      <w:marLeft w:val="0"/>
                      <w:marRight w:val="0"/>
                      <w:marTop w:val="0"/>
                      <w:marBottom w:val="0"/>
                      <w:divBdr>
                        <w:top w:val="none" w:sz="0" w:space="0" w:color="auto"/>
                        <w:left w:val="none" w:sz="0" w:space="0" w:color="auto"/>
                        <w:bottom w:val="none" w:sz="0" w:space="0" w:color="auto"/>
                        <w:right w:val="none" w:sz="0" w:space="0" w:color="auto"/>
                      </w:divBdr>
                    </w:div>
                  </w:divsChild>
                </w:div>
                <w:div w:id="175854799">
                  <w:marLeft w:val="0"/>
                  <w:marRight w:val="0"/>
                  <w:marTop w:val="0"/>
                  <w:marBottom w:val="0"/>
                  <w:divBdr>
                    <w:top w:val="none" w:sz="0" w:space="0" w:color="auto"/>
                    <w:left w:val="none" w:sz="0" w:space="0" w:color="auto"/>
                    <w:bottom w:val="none" w:sz="0" w:space="0" w:color="auto"/>
                    <w:right w:val="none" w:sz="0" w:space="0" w:color="auto"/>
                  </w:divBdr>
                  <w:divsChild>
                    <w:div w:id="441920755">
                      <w:marLeft w:val="0"/>
                      <w:marRight w:val="0"/>
                      <w:marTop w:val="0"/>
                      <w:marBottom w:val="0"/>
                      <w:divBdr>
                        <w:top w:val="none" w:sz="0" w:space="0" w:color="auto"/>
                        <w:left w:val="none" w:sz="0" w:space="0" w:color="auto"/>
                        <w:bottom w:val="none" w:sz="0" w:space="0" w:color="auto"/>
                        <w:right w:val="none" w:sz="0" w:space="0" w:color="auto"/>
                      </w:divBdr>
                    </w:div>
                  </w:divsChild>
                </w:div>
                <w:div w:id="194971024">
                  <w:marLeft w:val="0"/>
                  <w:marRight w:val="0"/>
                  <w:marTop w:val="0"/>
                  <w:marBottom w:val="0"/>
                  <w:divBdr>
                    <w:top w:val="none" w:sz="0" w:space="0" w:color="auto"/>
                    <w:left w:val="none" w:sz="0" w:space="0" w:color="auto"/>
                    <w:bottom w:val="none" w:sz="0" w:space="0" w:color="auto"/>
                    <w:right w:val="none" w:sz="0" w:space="0" w:color="auto"/>
                  </w:divBdr>
                  <w:divsChild>
                    <w:div w:id="952514708">
                      <w:marLeft w:val="0"/>
                      <w:marRight w:val="0"/>
                      <w:marTop w:val="0"/>
                      <w:marBottom w:val="0"/>
                      <w:divBdr>
                        <w:top w:val="none" w:sz="0" w:space="0" w:color="auto"/>
                        <w:left w:val="none" w:sz="0" w:space="0" w:color="auto"/>
                        <w:bottom w:val="none" w:sz="0" w:space="0" w:color="auto"/>
                        <w:right w:val="none" w:sz="0" w:space="0" w:color="auto"/>
                      </w:divBdr>
                    </w:div>
                  </w:divsChild>
                </w:div>
                <w:div w:id="268239028">
                  <w:marLeft w:val="0"/>
                  <w:marRight w:val="0"/>
                  <w:marTop w:val="0"/>
                  <w:marBottom w:val="0"/>
                  <w:divBdr>
                    <w:top w:val="none" w:sz="0" w:space="0" w:color="auto"/>
                    <w:left w:val="none" w:sz="0" w:space="0" w:color="auto"/>
                    <w:bottom w:val="none" w:sz="0" w:space="0" w:color="auto"/>
                    <w:right w:val="none" w:sz="0" w:space="0" w:color="auto"/>
                  </w:divBdr>
                  <w:divsChild>
                    <w:div w:id="679740208">
                      <w:marLeft w:val="0"/>
                      <w:marRight w:val="0"/>
                      <w:marTop w:val="0"/>
                      <w:marBottom w:val="0"/>
                      <w:divBdr>
                        <w:top w:val="none" w:sz="0" w:space="0" w:color="auto"/>
                        <w:left w:val="none" w:sz="0" w:space="0" w:color="auto"/>
                        <w:bottom w:val="none" w:sz="0" w:space="0" w:color="auto"/>
                        <w:right w:val="none" w:sz="0" w:space="0" w:color="auto"/>
                      </w:divBdr>
                    </w:div>
                    <w:div w:id="1298335141">
                      <w:marLeft w:val="0"/>
                      <w:marRight w:val="0"/>
                      <w:marTop w:val="0"/>
                      <w:marBottom w:val="0"/>
                      <w:divBdr>
                        <w:top w:val="none" w:sz="0" w:space="0" w:color="auto"/>
                        <w:left w:val="none" w:sz="0" w:space="0" w:color="auto"/>
                        <w:bottom w:val="none" w:sz="0" w:space="0" w:color="auto"/>
                        <w:right w:val="none" w:sz="0" w:space="0" w:color="auto"/>
                      </w:divBdr>
                    </w:div>
                  </w:divsChild>
                </w:div>
                <w:div w:id="367026394">
                  <w:marLeft w:val="0"/>
                  <w:marRight w:val="0"/>
                  <w:marTop w:val="0"/>
                  <w:marBottom w:val="0"/>
                  <w:divBdr>
                    <w:top w:val="none" w:sz="0" w:space="0" w:color="auto"/>
                    <w:left w:val="none" w:sz="0" w:space="0" w:color="auto"/>
                    <w:bottom w:val="none" w:sz="0" w:space="0" w:color="auto"/>
                    <w:right w:val="none" w:sz="0" w:space="0" w:color="auto"/>
                  </w:divBdr>
                  <w:divsChild>
                    <w:div w:id="966934109">
                      <w:marLeft w:val="0"/>
                      <w:marRight w:val="0"/>
                      <w:marTop w:val="0"/>
                      <w:marBottom w:val="0"/>
                      <w:divBdr>
                        <w:top w:val="none" w:sz="0" w:space="0" w:color="auto"/>
                        <w:left w:val="none" w:sz="0" w:space="0" w:color="auto"/>
                        <w:bottom w:val="none" w:sz="0" w:space="0" w:color="auto"/>
                        <w:right w:val="none" w:sz="0" w:space="0" w:color="auto"/>
                      </w:divBdr>
                    </w:div>
                  </w:divsChild>
                </w:div>
                <w:div w:id="406460423">
                  <w:marLeft w:val="0"/>
                  <w:marRight w:val="0"/>
                  <w:marTop w:val="0"/>
                  <w:marBottom w:val="0"/>
                  <w:divBdr>
                    <w:top w:val="none" w:sz="0" w:space="0" w:color="auto"/>
                    <w:left w:val="none" w:sz="0" w:space="0" w:color="auto"/>
                    <w:bottom w:val="none" w:sz="0" w:space="0" w:color="auto"/>
                    <w:right w:val="none" w:sz="0" w:space="0" w:color="auto"/>
                  </w:divBdr>
                  <w:divsChild>
                    <w:div w:id="906064127">
                      <w:marLeft w:val="0"/>
                      <w:marRight w:val="0"/>
                      <w:marTop w:val="0"/>
                      <w:marBottom w:val="0"/>
                      <w:divBdr>
                        <w:top w:val="none" w:sz="0" w:space="0" w:color="auto"/>
                        <w:left w:val="none" w:sz="0" w:space="0" w:color="auto"/>
                        <w:bottom w:val="none" w:sz="0" w:space="0" w:color="auto"/>
                        <w:right w:val="none" w:sz="0" w:space="0" w:color="auto"/>
                      </w:divBdr>
                    </w:div>
                  </w:divsChild>
                </w:div>
                <w:div w:id="424151443">
                  <w:marLeft w:val="0"/>
                  <w:marRight w:val="0"/>
                  <w:marTop w:val="0"/>
                  <w:marBottom w:val="0"/>
                  <w:divBdr>
                    <w:top w:val="none" w:sz="0" w:space="0" w:color="auto"/>
                    <w:left w:val="none" w:sz="0" w:space="0" w:color="auto"/>
                    <w:bottom w:val="none" w:sz="0" w:space="0" w:color="auto"/>
                    <w:right w:val="none" w:sz="0" w:space="0" w:color="auto"/>
                  </w:divBdr>
                  <w:divsChild>
                    <w:div w:id="85855315">
                      <w:marLeft w:val="0"/>
                      <w:marRight w:val="0"/>
                      <w:marTop w:val="0"/>
                      <w:marBottom w:val="0"/>
                      <w:divBdr>
                        <w:top w:val="none" w:sz="0" w:space="0" w:color="auto"/>
                        <w:left w:val="none" w:sz="0" w:space="0" w:color="auto"/>
                        <w:bottom w:val="none" w:sz="0" w:space="0" w:color="auto"/>
                        <w:right w:val="none" w:sz="0" w:space="0" w:color="auto"/>
                      </w:divBdr>
                    </w:div>
                    <w:div w:id="1486165711">
                      <w:marLeft w:val="0"/>
                      <w:marRight w:val="0"/>
                      <w:marTop w:val="0"/>
                      <w:marBottom w:val="0"/>
                      <w:divBdr>
                        <w:top w:val="none" w:sz="0" w:space="0" w:color="auto"/>
                        <w:left w:val="none" w:sz="0" w:space="0" w:color="auto"/>
                        <w:bottom w:val="none" w:sz="0" w:space="0" w:color="auto"/>
                        <w:right w:val="none" w:sz="0" w:space="0" w:color="auto"/>
                      </w:divBdr>
                    </w:div>
                  </w:divsChild>
                </w:div>
                <w:div w:id="436951824">
                  <w:marLeft w:val="0"/>
                  <w:marRight w:val="0"/>
                  <w:marTop w:val="0"/>
                  <w:marBottom w:val="0"/>
                  <w:divBdr>
                    <w:top w:val="none" w:sz="0" w:space="0" w:color="auto"/>
                    <w:left w:val="none" w:sz="0" w:space="0" w:color="auto"/>
                    <w:bottom w:val="none" w:sz="0" w:space="0" w:color="auto"/>
                    <w:right w:val="none" w:sz="0" w:space="0" w:color="auto"/>
                  </w:divBdr>
                  <w:divsChild>
                    <w:div w:id="1180587345">
                      <w:marLeft w:val="0"/>
                      <w:marRight w:val="0"/>
                      <w:marTop w:val="0"/>
                      <w:marBottom w:val="0"/>
                      <w:divBdr>
                        <w:top w:val="none" w:sz="0" w:space="0" w:color="auto"/>
                        <w:left w:val="none" w:sz="0" w:space="0" w:color="auto"/>
                        <w:bottom w:val="none" w:sz="0" w:space="0" w:color="auto"/>
                        <w:right w:val="none" w:sz="0" w:space="0" w:color="auto"/>
                      </w:divBdr>
                    </w:div>
                  </w:divsChild>
                </w:div>
                <w:div w:id="1066958481">
                  <w:marLeft w:val="0"/>
                  <w:marRight w:val="0"/>
                  <w:marTop w:val="0"/>
                  <w:marBottom w:val="0"/>
                  <w:divBdr>
                    <w:top w:val="none" w:sz="0" w:space="0" w:color="auto"/>
                    <w:left w:val="none" w:sz="0" w:space="0" w:color="auto"/>
                    <w:bottom w:val="none" w:sz="0" w:space="0" w:color="auto"/>
                    <w:right w:val="none" w:sz="0" w:space="0" w:color="auto"/>
                  </w:divBdr>
                  <w:divsChild>
                    <w:div w:id="1142893099">
                      <w:marLeft w:val="0"/>
                      <w:marRight w:val="0"/>
                      <w:marTop w:val="0"/>
                      <w:marBottom w:val="0"/>
                      <w:divBdr>
                        <w:top w:val="none" w:sz="0" w:space="0" w:color="auto"/>
                        <w:left w:val="none" w:sz="0" w:space="0" w:color="auto"/>
                        <w:bottom w:val="none" w:sz="0" w:space="0" w:color="auto"/>
                        <w:right w:val="none" w:sz="0" w:space="0" w:color="auto"/>
                      </w:divBdr>
                    </w:div>
                  </w:divsChild>
                </w:div>
                <w:div w:id="1212496121">
                  <w:marLeft w:val="0"/>
                  <w:marRight w:val="0"/>
                  <w:marTop w:val="0"/>
                  <w:marBottom w:val="0"/>
                  <w:divBdr>
                    <w:top w:val="none" w:sz="0" w:space="0" w:color="auto"/>
                    <w:left w:val="none" w:sz="0" w:space="0" w:color="auto"/>
                    <w:bottom w:val="none" w:sz="0" w:space="0" w:color="auto"/>
                    <w:right w:val="none" w:sz="0" w:space="0" w:color="auto"/>
                  </w:divBdr>
                  <w:divsChild>
                    <w:div w:id="2144232563">
                      <w:marLeft w:val="0"/>
                      <w:marRight w:val="0"/>
                      <w:marTop w:val="0"/>
                      <w:marBottom w:val="0"/>
                      <w:divBdr>
                        <w:top w:val="none" w:sz="0" w:space="0" w:color="auto"/>
                        <w:left w:val="none" w:sz="0" w:space="0" w:color="auto"/>
                        <w:bottom w:val="none" w:sz="0" w:space="0" w:color="auto"/>
                        <w:right w:val="none" w:sz="0" w:space="0" w:color="auto"/>
                      </w:divBdr>
                    </w:div>
                  </w:divsChild>
                </w:div>
                <w:div w:id="1303541543">
                  <w:marLeft w:val="0"/>
                  <w:marRight w:val="0"/>
                  <w:marTop w:val="0"/>
                  <w:marBottom w:val="0"/>
                  <w:divBdr>
                    <w:top w:val="none" w:sz="0" w:space="0" w:color="auto"/>
                    <w:left w:val="none" w:sz="0" w:space="0" w:color="auto"/>
                    <w:bottom w:val="none" w:sz="0" w:space="0" w:color="auto"/>
                    <w:right w:val="none" w:sz="0" w:space="0" w:color="auto"/>
                  </w:divBdr>
                  <w:divsChild>
                    <w:div w:id="215971393">
                      <w:marLeft w:val="0"/>
                      <w:marRight w:val="0"/>
                      <w:marTop w:val="0"/>
                      <w:marBottom w:val="0"/>
                      <w:divBdr>
                        <w:top w:val="none" w:sz="0" w:space="0" w:color="auto"/>
                        <w:left w:val="none" w:sz="0" w:space="0" w:color="auto"/>
                        <w:bottom w:val="none" w:sz="0" w:space="0" w:color="auto"/>
                        <w:right w:val="none" w:sz="0" w:space="0" w:color="auto"/>
                      </w:divBdr>
                    </w:div>
                    <w:div w:id="1442724036">
                      <w:marLeft w:val="0"/>
                      <w:marRight w:val="0"/>
                      <w:marTop w:val="0"/>
                      <w:marBottom w:val="0"/>
                      <w:divBdr>
                        <w:top w:val="none" w:sz="0" w:space="0" w:color="auto"/>
                        <w:left w:val="none" w:sz="0" w:space="0" w:color="auto"/>
                        <w:bottom w:val="none" w:sz="0" w:space="0" w:color="auto"/>
                        <w:right w:val="none" w:sz="0" w:space="0" w:color="auto"/>
                      </w:divBdr>
                    </w:div>
                  </w:divsChild>
                </w:div>
                <w:div w:id="1306660618">
                  <w:marLeft w:val="0"/>
                  <w:marRight w:val="0"/>
                  <w:marTop w:val="0"/>
                  <w:marBottom w:val="0"/>
                  <w:divBdr>
                    <w:top w:val="none" w:sz="0" w:space="0" w:color="auto"/>
                    <w:left w:val="none" w:sz="0" w:space="0" w:color="auto"/>
                    <w:bottom w:val="none" w:sz="0" w:space="0" w:color="auto"/>
                    <w:right w:val="none" w:sz="0" w:space="0" w:color="auto"/>
                  </w:divBdr>
                  <w:divsChild>
                    <w:div w:id="788165111">
                      <w:marLeft w:val="0"/>
                      <w:marRight w:val="0"/>
                      <w:marTop w:val="0"/>
                      <w:marBottom w:val="0"/>
                      <w:divBdr>
                        <w:top w:val="none" w:sz="0" w:space="0" w:color="auto"/>
                        <w:left w:val="none" w:sz="0" w:space="0" w:color="auto"/>
                        <w:bottom w:val="none" w:sz="0" w:space="0" w:color="auto"/>
                        <w:right w:val="none" w:sz="0" w:space="0" w:color="auto"/>
                      </w:divBdr>
                    </w:div>
                  </w:divsChild>
                </w:div>
                <w:div w:id="1343047565">
                  <w:marLeft w:val="0"/>
                  <w:marRight w:val="0"/>
                  <w:marTop w:val="0"/>
                  <w:marBottom w:val="0"/>
                  <w:divBdr>
                    <w:top w:val="none" w:sz="0" w:space="0" w:color="auto"/>
                    <w:left w:val="none" w:sz="0" w:space="0" w:color="auto"/>
                    <w:bottom w:val="none" w:sz="0" w:space="0" w:color="auto"/>
                    <w:right w:val="none" w:sz="0" w:space="0" w:color="auto"/>
                  </w:divBdr>
                  <w:divsChild>
                    <w:div w:id="1332490506">
                      <w:marLeft w:val="0"/>
                      <w:marRight w:val="0"/>
                      <w:marTop w:val="0"/>
                      <w:marBottom w:val="0"/>
                      <w:divBdr>
                        <w:top w:val="none" w:sz="0" w:space="0" w:color="auto"/>
                        <w:left w:val="none" w:sz="0" w:space="0" w:color="auto"/>
                        <w:bottom w:val="none" w:sz="0" w:space="0" w:color="auto"/>
                        <w:right w:val="none" w:sz="0" w:space="0" w:color="auto"/>
                      </w:divBdr>
                    </w:div>
                    <w:div w:id="2101952348">
                      <w:marLeft w:val="0"/>
                      <w:marRight w:val="0"/>
                      <w:marTop w:val="0"/>
                      <w:marBottom w:val="0"/>
                      <w:divBdr>
                        <w:top w:val="none" w:sz="0" w:space="0" w:color="auto"/>
                        <w:left w:val="none" w:sz="0" w:space="0" w:color="auto"/>
                        <w:bottom w:val="none" w:sz="0" w:space="0" w:color="auto"/>
                        <w:right w:val="none" w:sz="0" w:space="0" w:color="auto"/>
                      </w:divBdr>
                    </w:div>
                  </w:divsChild>
                </w:div>
                <w:div w:id="1493178324">
                  <w:marLeft w:val="0"/>
                  <w:marRight w:val="0"/>
                  <w:marTop w:val="0"/>
                  <w:marBottom w:val="0"/>
                  <w:divBdr>
                    <w:top w:val="none" w:sz="0" w:space="0" w:color="auto"/>
                    <w:left w:val="none" w:sz="0" w:space="0" w:color="auto"/>
                    <w:bottom w:val="none" w:sz="0" w:space="0" w:color="auto"/>
                    <w:right w:val="none" w:sz="0" w:space="0" w:color="auto"/>
                  </w:divBdr>
                  <w:divsChild>
                    <w:div w:id="934367053">
                      <w:marLeft w:val="0"/>
                      <w:marRight w:val="0"/>
                      <w:marTop w:val="0"/>
                      <w:marBottom w:val="0"/>
                      <w:divBdr>
                        <w:top w:val="none" w:sz="0" w:space="0" w:color="auto"/>
                        <w:left w:val="none" w:sz="0" w:space="0" w:color="auto"/>
                        <w:bottom w:val="none" w:sz="0" w:space="0" w:color="auto"/>
                        <w:right w:val="none" w:sz="0" w:space="0" w:color="auto"/>
                      </w:divBdr>
                    </w:div>
                  </w:divsChild>
                </w:div>
                <w:div w:id="1668053849">
                  <w:marLeft w:val="0"/>
                  <w:marRight w:val="0"/>
                  <w:marTop w:val="0"/>
                  <w:marBottom w:val="0"/>
                  <w:divBdr>
                    <w:top w:val="none" w:sz="0" w:space="0" w:color="auto"/>
                    <w:left w:val="none" w:sz="0" w:space="0" w:color="auto"/>
                    <w:bottom w:val="none" w:sz="0" w:space="0" w:color="auto"/>
                    <w:right w:val="none" w:sz="0" w:space="0" w:color="auto"/>
                  </w:divBdr>
                  <w:divsChild>
                    <w:div w:id="229386505">
                      <w:marLeft w:val="0"/>
                      <w:marRight w:val="0"/>
                      <w:marTop w:val="0"/>
                      <w:marBottom w:val="0"/>
                      <w:divBdr>
                        <w:top w:val="none" w:sz="0" w:space="0" w:color="auto"/>
                        <w:left w:val="none" w:sz="0" w:space="0" w:color="auto"/>
                        <w:bottom w:val="none" w:sz="0" w:space="0" w:color="auto"/>
                        <w:right w:val="none" w:sz="0" w:space="0" w:color="auto"/>
                      </w:divBdr>
                    </w:div>
                  </w:divsChild>
                </w:div>
                <w:div w:id="1690792780">
                  <w:marLeft w:val="0"/>
                  <w:marRight w:val="0"/>
                  <w:marTop w:val="0"/>
                  <w:marBottom w:val="0"/>
                  <w:divBdr>
                    <w:top w:val="none" w:sz="0" w:space="0" w:color="auto"/>
                    <w:left w:val="none" w:sz="0" w:space="0" w:color="auto"/>
                    <w:bottom w:val="none" w:sz="0" w:space="0" w:color="auto"/>
                    <w:right w:val="none" w:sz="0" w:space="0" w:color="auto"/>
                  </w:divBdr>
                  <w:divsChild>
                    <w:div w:id="1265650903">
                      <w:marLeft w:val="0"/>
                      <w:marRight w:val="0"/>
                      <w:marTop w:val="0"/>
                      <w:marBottom w:val="0"/>
                      <w:divBdr>
                        <w:top w:val="none" w:sz="0" w:space="0" w:color="auto"/>
                        <w:left w:val="none" w:sz="0" w:space="0" w:color="auto"/>
                        <w:bottom w:val="none" w:sz="0" w:space="0" w:color="auto"/>
                        <w:right w:val="none" w:sz="0" w:space="0" w:color="auto"/>
                      </w:divBdr>
                    </w:div>
                  </w:divsChild>
                </w:div>
                <w:div w:id="1698040769">
                  <w:marLeft w:val="0"/>
                  <w:marRight w:val="0"/>
                  <w:marTop w:val="0"/>
                  <w:marBottom w:val="0"/>
                  <w:divBdr>
                    <w:top w:val="none" w:sz="0" w:space="0" w:color="auto"/>
                    <w:left w:val="none" w:sz="0" w:space="0" w:color="auto"/>
                    <w:bottom w:val="none" w:sz="0" w:space="0" w:color="auto"/>
                    <w:right w:val="none" w:sz="0" w:space="0" w:color="auto"/>
                  </w:divBdr>
                  <w:divsChild>
                    <w:div w:id="753160894">
                      <w:marLeft w:val="0"/>
                      <w:marRight w:val="0"/>
                      <w:marTop w:val="0"/>
                      <w:marBottom w:val="0"/>
                      <w:divBdr>
                        <w:top w:val="none" w:sz="0" w:space="0" w:color="auto"/>
                        <w:left w:val="none" w:sz="0" w:space="0" w:color="auto"/>
                        <w:bottom w:val="none" w:sz="0" w:space="0" w:color="auto"/>
                        <w:right w:val="none" w:sz="0" w:space="0" w:color="auto"/>
                      </w:divBdr>
                    </w:div>
                    <w:div w:id="1120101995">
                      <w:marLeft w:val="0"/>
                      <w:marRight w:val="0"/>
                      <w:marTop w:val="0"/>
                      <w:marBottom w:val="0"/>
                      <w:divBdr>
                        <w:top w:val="none" w:sz="0" w:space="0" w:color="auto"/>
                        <w:left w:val="none" w:sz="0" w:space="0" w:color="auto"/>
                        <w:bottom w:val="none" w:sz="0" w:space="0" w:color="auto"/>
                        <w:right w:val="none" w:sz="0" w:space="0" w:color="auto"/>
                      </w:divBdr>
                    </w:div>
                  </w:divsChild>
                </w:div>
                <w:div w:id="1864392991">
                  <w:marLeft w:val="0"/>
                  <w:marRight w:val="0"/>
                  <w:marTop w:val="0"/>
                  <w:marBottom w:val="0"/>
                  <w:divBdr>
                    <w:top w:val="none" w:sz="0" w:space="0" w:color="auto"/>
                    <w:left w:val="none" w:sz="0" w:space="0" w:color="auto"/>
                    <w:bottom w:val="none" w:sz="0" w:space="0" w:color="auto"/>
                    <w:right w:val="none" w:sz="0" w:space="0" w:color="auto"/>
                  </w:divBdr>
                  <w:divsChild>
                    <w:div w:id="286084871">
                      <w:marLeft w:val="0"/>
                      <w:marRight w:val="0"/>
                      <w:marTop w:val="0"/>
                      <w:marBottom w:val="0"/>
                      <w:divBdr>
                        <w:top w:val="none" w:sz="0" w:space="0" w:color="auto"/>
                        <w:left w:val="none" w:sz="0" w:space="0" w:color="auto"/>
                        <w:bottom w:val="none" w:sz="0" w:space="0" w:color="auto"/>
                        <w:right w:val="none" w:sz="0" w:space="0" w:color="auto"/>
                      </w:divBdr>
                    </w:div>
                  </w:divsChild>
                </w:div>
                <w:div w:id="1897272943">
                  <w:marLeft w:val="0"/>
                  <w:marRight w:val="0"/>
                  <w:marTop w:val="0"/>
                  <w:marBottom w:val="0"/>
                  <w:divBdr>
                    <w:top w:val="none" w:sz="0" w:space="0" w:color="auto"/>
                    <w:left w:val="none" w:sz="0" w:space="0" w:color="auto"/>
                    <w:bottom w:val="none" w:sz="0" w:space="0" w:color="auto"/>
                    <w:right w:val="none" w:sz="0" w:space="0" w:color="auto"/>
                  </w:divBdr>
                  <w:divsChild>
                    <w:div w:id="181479513">
                      <w:marLeft w:val="0"/>
                      <w:marRight w:val="0"/>
                      <w:marTop w:val="0"/>
                      <w:marBottom w:val="0"/>
                      <w:divBdr>
                        <w:top w:val="none" w:sz="0" w:space="0" w:color="auto"/>
                        <w:left w:val="none" w:sz="0" w:space="0" w:color="auto"/>
                        <w:bottom w:val="none" w:sz="0" w:space="0" w:color="auto"/>
                        <w:right w:val="none" w:sz="0" w:space="0" w:color="auto"/>
                      </w:divBdr>
                    </w:div>
                  </w:divsChild>
                </w:div>
                <w:div w:id="1937325047">
                  <w:marLeft w:val="0"/>
                  <w:marRight w:val="0"/>
                  <w:marTop w:val="0"/>
                  <w:marBottom w:val="0"/>
                  <w:divBdr>
                    <w:top w:val="none" w:sz="0" w:space="0" w:color="auto"/>
                    <w:left w:val="none" w:sz="0" w:space="0" w:color="auto"/>
                    <w:bottom w:val="none" w:sz="0" w:space="0" w:color="auto"/>
                    <w:right w:val="none" w:sz="0" w:space="0" w:color="auto"/>
                  </w:divBdr>
                  <w:divsChild>
                    <w:div w:id="21975419">
                      <w:marLeft w:val="0"/>
                      <w:marRight w:val="0"/>
                      <w:marTop w:val="0"/>
                      <w:marBottom w:val="0"/>
                      <w:divBdr>
                        <w:top w:val="none" w:sz="0" w:space="0" w:color="auto"/>
                        <w:left w:val="none" w:sz="0" w:space="0" w:color="auto"/>
                        <w:bottom w:val="none" w:sz="0" w:space="0" w:color="auto"/>
                        <w:right w:val="none" w:sz="0" w:space="0" w:color="auto"/>
                      </w:divBdr>
                    </w:div>
                  </w:divsChild>
                </w:div>
                <w:div w:id="2026587853">
                  <w:marLeft w:val="0"/>
                  <w:marRight w:val="0"/>
                  <w:marTop w:val="0"/>
                  <w:marBottom w:val="0"/>
                  <w:divBdr>
                    <w:top w:val="none" w:sz="0" w:space="0" w:color="auto"/>
                    <w:left w:val="none" w:sz="0" w:space="0" w:color="auto"/>
                    <w:bottom w:val="none" w:sz="0" w:space="0" w:color="auto"/>
                    <w:right w:val="none" w:sz="0" w:space="0" w:color="auto"/>
                  </w:divBdr>
                  <w:divsChild>
                    <w:div w:id="1599634274">
                      <w:marLeft w:val="0"/>
                      <w:marRight w:val="0"/>
                      <w:marTop w:val="0"/>
                      <w:marBottom w:val="0"/>
                      <w:divBdr>
                        <w:top w:val="none" w:sz="0" w:space="0" w:color="auto"/>
                        <w:left w:val="none" w:sz="0" w:space="0" w:color="auto"/>
                        <w:bottom w:val="none" w:sz="0" w:space="0" w:color="auto"/>
                        <w:right w:val="none" w:sz="0" w:space="0" w:color="auto"/>
                      </w:divBdr>
                    </w:div>
                  </w:divsChild>
                </w:div>
                <w:div w:id="2124955108">
                  <w:marLeft w:val="0"/>
                  <w:marRight w:val="0"/>
                  <w:marTop w:val="0"/>
                  <w:marBottom w:val="0"/>
                  <w:divBdr>
                    <w:top w:val="none" w:sz="0" w:space="0" w:color="auto"/>
                    <w:left w:val="none" w:sz="0" w:space="0" w:color="auto"/>
                    <w:bottom w:val="none" w:sz="0" w:space="0" w:color="auto"/>
                    <w:right w:val="none" w:sz="0" w:space="0" w:color="auto"/>
                  </w:divBdr>
                  <w:divsChild>
                    <w:div w:id="10388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90170">
      <w:bodyDiv w:val="1"/>
      <w:marLeft w:val="0"/>
      <w:marRight w:val="0"/>
      <w:marTop w:val="0"/>
      <w:marBottom w:val="0"/>
      <w:divBdr>
        <w:top w:val="none" w:sz="0" w:space="0" w:color="auto"/>
        <w:left w:val="none" w:sz="0" w:space="0" w:color="auto"/>
        <w:bottom w:val="none" w:sz="0" w:space="0" w:color="auto"/>
        <w:right w:val="none" w:sz="0" w:space="0" w:color="auto"/>
      </w:divBdr>
    </w:div>
    <w:div w:id="1495488241">
      <w:bodyDiv w:val="1"/>
      <w:marLeft w:val="0"/>
      <w:marRight w:val="0"/>
      <w:marTop w:val="0"/>
      <w:marBottom w:val="0"/>
      <w:divBdr>
        <w:top w:val="none" w:sz="0" w:space="0" w:color="auto"/>
        <w:left w:val="none" w:sz="0" w:space="0" w:color="auto"/>
        <w:bottom w:val="none" w:sz="0" w:space="0" w:color="auto"/>
        <w:right w:val="none" w:sz="0" w:space="0" w:color="auto"/>
      </w:divBdr>
      <w:divsChild>
        <w:div w:id="661858005">
          <w:marLeft w:val="0"/>
          <w:marRight w:val="0"/>
          <w:marTop w:val="0"/>
          <w:marBottom w:val="0"/>
          <w:divBdr>
            <w:top w:val="none" w:sz="0" w:space="0" w:color="auto"/>
            <w:left w:val="none" w:sz="0" w:space="0" w:color="auto"/>
            <w:bottom w:val="none" w:sz="0" w:space="0" w:color="auto"/>
            <w:right w:val="none" w:sz="0" w:space="0" w:color="auto"/>
          </w:divBdr>
          <w:divsChild>
            <w:div w:id="857962382">
              <w:marLeft w:val="-75"/>
              <w:marRight w:val="0"/>
              <w:marTop w:val="30"/>
              <w:marBottom w:val="30"/>
              <w:divBdr>
                <w:top w:val="none" w:sz="0" w:space="0" w:color="auto"/>
                <w:left w:val="none" w:sz="0" w:space="0" w:color="auto"/>
                <w:bottom w:val="none" w:sz="0" w:space="0" w:color="auto"/>
                <w:right w:val="none" w:sz="0" w:space="0" w:color="auto"/>
              </w:divBdr>
              <w:divsChild>
                <w:div w:id="618026870">
                  <w:marLeft w:val="0"/>
                  <w:marRight w:val="0"/>
                  <w:marTop w:val="0"/>
                  <w:marBottom w:val="0"/>
                  <w:divBdr>
                    <w:top w:val="none" w:sz="0" w:space="0" w:color="auto"/>
                    <w:left w:val="none" w:sz="0" w:space="0" w:color="auto"/>
                    <w:bottom w:val="none" w:sz="0" w:space="0" w:color="auto"/>
                    <w:right w:val="none" w:sz="0" w:space="0" w:color="auto"/>
                  </w:divBdr>
                  <w:divsChild>
                    <w:div w:id="1187914285">
                      <w:marLeft w:val="0"/>
                      <w:marRight w:val="0"/>
                      <w:marTop w:val="0"/>
                      <w:marBottom w:val="0"/>
                      <w:divBdr>
                        <w:top w:val="none" w:sz="0" w:space="0" w:color="auto"/>
                        <w:left w:val="none" w:sz="0" w:space="0" w:color="auto"/>
                        <w:bottom w:val="none" w:sz="0" w:space="0" w:color="auto"/>
                        <w:right w:val="none" w:sz="0" w:space="0" w:color="auto"/>
                      </w:divBdr>
                    </w:div>
                    <w:div w:id="2021732634">
                      <w:marLeft w:val="0"/>
                      <w:marRight w:val="0"/>
                      <w:marTop w:val="0"/>
                      <w:marBottom w:val="0"/>
                      <w:divBdr>
                        <w:top w:val="none" w:sz="0" w:space="0" w:color="auto"/>
                        <w:left w:val="none" w:sz="0" w:space="0" w:color="auto"/>
                        <w:bottom w:val="none" w:sz="0" w:space="0" w:color="auto"/>
                        <w:right w:val="none" w:sz="0" w:space="0" w:color="auto"/>
                      </w:divBdr>
                    </w:div>
                  </w:divsChild>
                </w:div>
                <w:div w:id="1000692348">
                  <w:marLeft w:val="0"/>
                  <w:marRight w:val="0"/>
                  <w:marTop w:val="0"/>
                  <w:marBottom w:val="0"/>
                  <w:divBdr>
                    <w:top w:val="none" w:sz="0" w:space="0" w:color="auto"/>
                    <w:left w:val="none" w:sz="0" w:space="0" w:color="auto"/>
                    <w:bottom w:val="none" w:sz="0" w:space="0" w:color="auto"/>
                    <w:right w:val="none" w:sz="0" w:space="0" w:color="auto"/>
                  </w:divBdr>
                  <w:divsChild>
                    <w:div w:id="14858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29110">
          <w:marLeft w:val="0"/>
          <w:marRight w:val="0"/>
          <w:marTop w:val="0"/>
          <w:marBottom w:val="0"/>
          <w:divBdr>
            <w:top w:val="none" w:sz="0" w:space="0" w:color="auto"/>
            <w:left w:val="none" w:sz="0" w:space="0" w:color="auto"/>
            <w:bottom w:val="none" w:sz="0" w:space="0" w:color="auto"/>
            <w:right w:val="none" w:sz="0" w:space="0" w:color="auto"/>
          </w:divBdr>
        </w:div>
        <w:div w:id="1603032526">
          <w:marLeft w:val="0"/>
          <w:marRight w:val="0"/>
          <w:marTop w:val="0"/>
          <w:marBottom w:val="0"/>
          <w:divBdr>
            <w:top w:val="none" w:sz="0" w:space="0" w:color="auto"/>
            <w:left w:val="none" w:sz="0" w:space="0" w:color="auto"/>
            <w:bottom w:val="none" w:sz="0" w:space="0" w:color="auto"/>
            <w:right w:val="none" w:sz="0" w:space="0" w:color="auto"/>
          </w:divBdr>
        </w:div>
      </w:divsChild>
    </w:div>
    <w:div w:id="1610505601">
      <w:bodyDiv w:val="1"/>
      <w:marLeft w:val="0"/>
      <w:marRight w:val="0"/>
      <w:marTop w:val="0"/>
      <w:marBottom w:val="0"/>
      <w:divBdr>
        <w:top w:val="none" w:sz="0" w:space="0" w:color="auto"/>
        <w:left w:val="none" w:sz="0" w:space="0" w:color="auto"/>
        <w:bottom w:val="none" w:sz="0" w:space="0" w:color="auto"/>
        <w:right w:val="none" w:sz="0" w:space="0" w:color="auto"/>
      </w:divBdr>
    </w:div>
    <w:div w:id="1661931941">
      <w:bodyDiv w:val="1"/>
      <w:marLeft w:val="0"/>
      <w:marRight w:val="0"/>
      <w:marTop w:val="0"/>
      <w:marBottom w:val="0"/>
      <w:divBdr>
        <w:top w:val="none" w:sz="0" w:space="0" w:color="auto"/>
        <w:left w:val="none" w:sz="0" w:space="0" w:color="auto"/>
        <w:bottom w:val="none" w:sz="0" w:space="0" w:color="auto"/>
        <w:right w:val="none" w:sz="0" w:space="0" w:color="auto"/>
      </w:divBdr>
      <w:divsChild>
        <w:div w:id="815071381">
          <w:marLeft w:val="0"/>
          <w:marRight w:val="0"/>
          <w:marTop w:val="0"/>
          <w:marBottom w:val="0"/>
          <w:divBdr>
            <w:top w:val="none" w:sz="0" w:space="0" w:color="auto"/>
            <w:left w:val="none" w:sz="0" w:space="0" w:color="auto"/>
            <w:bottom w:val="none" w:sz="0" w:space="0" w:color="auto"/>
            <w:right w:val="none" w:sz="0" w:space="0" w:color="auto"/>
          </w:divBdr>
          <w:divsChild>
            <w:div w:id="150946715">
              <w:marLeft w:val="0"/>
              <w:marRight w:val="0"/>
              <w:marTop w:val="0"/>
              <w:marBottom w:val="0"/>
              <w:divBdr>
                <w:top w:val="none" w:sz="0" w:space="0" w:color="auto"/>
                <w:left w:val="none" w:sz="0" w:space="0" w:color="auto"/>
                <w:bottom w:val="none" w:sz="0" w:space="0" w:color="auto"/>
                <w:right w:val="none" w:sz="0" w:space="0" w:color="auto"/>
              </w:divBdr>
            </w:div>
          </w:divsChild>
        </w:div>
        <w:div w:id="1625650128">
          <w:marLeft w:val="0"/>
          <w:marRight w:val="0"/>
          <w:marTop w:val="0"/>
          <w:marBottom w:val="0"/>
          <w:divBdr>
            <w:top w:val="none" w:sz="0" w:space="0" w:color="auto"/>
            <w:left w:val="none" w:sz="0" w:space="0" w:color="auto"/>
            <w:bottom w:val="none" w:sz="0" w:space="0" w:color="auto"/>
            <w:right w:val="none" w:sz="0" w:space="0" w:color="auto"/>
          </w:divBdr>
          <w:divsChild>
            <w:div w:id="141047025">
              <w:marLeft w:val="0"/>
              <w:marRight w:val="0"/>
              <w:marTop w:val="0"/>
              <w:marBottom w:val="0"/>
              <w:divBdr>
                <w:top w:val="none" w:sz="0" w:space="0" w:color="auto"/>
                <w:left w:val="none" w:sz="0" w:space="0" w:color="auto"/>
                <w:bottom w:val="none" w:sz="0" w:space="0" w:color="auto"/>
                <w:right w:val="none" w:sz="0" w:space="0" w:color="auto"/>
              </w:divBdr>
            </w:div>
            <w:div w:id="200093502">
              <w:marLeft w:val="0"/>
              <w:marRight w:val="0"/>
              <w:marTop w:val="0"/>
              <w:marBottom w:val="0"/>
              <w:divBdr>
                <w:top w:val="none" w:sz="0" w:space="0" w:color="auto"/>
                <w:left w:val="none" w:sz="0" w:space="0" w:color="auto"/>
                <w:bottom w:val="none" w:sz="0" w:space="0" w:color="auto"/>
                <w:right w:val="none" w:sz="0" w:space="0" w:color="auto"/>
              </w:divBdr>
            </w:div>
            <w:div w:id="296574147">
              <w:marLeft w:val="0"/>
              <w:marRight w:val="0"/>
              <w:marTop w:val="0"/>
              <w:marBottom w:val="0"/>
              <w:divBdr>
                <w:top w:val="none" w:sz="0" w:space="0" w:color="auto"/>
                <w:left w:val="none" w:sz="0" w:space="0" w:color="auto"/>
                <w:bottom w:val="none" w:sz="0" w:space="0" w:color="auto"/>
                <w:right w:val="none" w:sz="0" w:space="0" w:color="auto"/>
              </w:divBdr>
            </w:div>
            <w:div w:id="345250353">
              <w:marLeft w:val="0"/>
              <w:marRight w:val="0"/>
              <w:marTop w:val="0"/>
              <w:marBottom w:val="0"/>
              <w:divBdr>
                <w:top w:val="none" w:sz="0" w:space="0" w:color="auto"/>
                <w:left w:val="none" w:sz="0" w:space="0" w:color="auto"/>
                <w:bottom w:val="none" w:sz="0" w:space="0" w:color="auto"/>
                <w:right w:val="none" w:sz="0" w:space="0" w:color="auto"/>
              </w:divBdr>
            </w:div>
            <w:div w:id="438909847">
              <w:marLeft w:val="0"/>
              <w:marRight w:val="0"/>
              <w:marTop w:val="0"/>
              <w:marBottom w:val="0"/>
              <w:divBdr>
                <w:top w:val="none" w:sz="0" w:space="0" w:color="auto"/>
                <w:left w:val="none" w:sz="0" w:space="0" w:color="auto"/>
                <w:bottom w:val="none" w:sz="0" w:space="0" w:color="auto"/>
                <w:right w:val="none" w:sz="0" w:space="0" w:color="auto"/>
              </w:divBdr>
            </w:div>
            <w:div w:id="1013803044">
              <w:marLeft w:val="0"/>
              <w:marRight w:val="0"/>
              <w:marTop w:val="0"/>
              <w:marBottom w:val="0"/>
              <w:divBdr>
                <w:top w:val="none" w:sz="0" w:space="0" w:color="auto"/>
                <w:left w:val="none" w:sz="0" w:space="0" w:color="auto"/>
                <w:bottom w:val="none" w:sz="0" w:space="0" w:color="auto"/>
                <w:right w:val="none" w:sz="0" w:space="0" w:color="auto"/>
              </w:divBdr>
            </w:div>
            <w:div w:id="1246956369">
              <w:marLeft w:val="0"/>
              <w:marRight w:val="0"/>
              <w:marTop w:val="0"/>
              <w:marBottom w:val="0"/>
              <w:divBdr>
                <w:top w:val="none" w:sz="0" w:space="0" w:color="auto"/>
                <w:left w:val="none" w:sz="0" w:space="0" w:color="auto"/>
                <w:bottom w:val="none" w:sz="0" w:space="0" w:color="auto"/>
                <w:right w:val="none" w:sz="0" w:space="0" w:color="auto"/>
              </w:divBdr>
            </w:div>
            <w:div w:id="1406949511">
              <w:marLeft w:val="0"/>
              <w:marRight w:val="0"/>
              <w:marTop w:val="0"/>
              <w:marBottom w:val="0"/>
              <w:divBdr>
                <w:top w:val="none" w:sz="0" w:space="0" w:color="auto"/>
                <w:left w:val="none" w:sz="0" w:space="0" w:color="auto"/>
                <w:bottom w:val="none" w:sz="0" w:space="0" w:color="auto"/>
                <w:right w:val="none" w:sz="0" w:space="0" w:color="auto"/>
              </w:divBdr>
            </w:div>
            <w:div w:id="1538859935">
              <w:marLeft w:val="0"/>
              <w:marRight w:val="0"/>
              <w:marTop w:val="0"/>
              <w:marBottom w:val="0"/>
              <w:divBdr>
                <w:top w:val="none" w:sz="0" w:space="0" w:color="auto"/>
                <w:left w:val="none" w:sz="0" w:space="0" w:color="auto"/>
                <w:bottom w:val="none" w:sz="0" w:space="0" w:color="auto"/>
                <w:right w:val="none" w:sz="0" w:space="0" w:color="auto"/>
              </w:divBdr>
            </w:div>
            <w:div w:id="1768427177">
              <w:marLeft w:val="0"/>
              <w:marRight w:val="0"/>
              <w:marTop w:val="0"/>
              <w:marBottom w:val="0"/>
              <w:divBdr>
                <w:top w:val="none" w:sz="0" w:space="0" w:color="auto"/>
                <w:left w:val="none" w:sz="0" w:space="0" w:color="auto"/>
                <w:bottom w:val="none" w:sz="0" w:space="0" w:color="auto"/>
                <w:right w:val="none" w:sz="0" w:space="0" w:color="auto"/>
              </w:divBdr>
            </w:div>
            <w:div w:id="20228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2876">
      <w:bodyDiv w:val="1"/>
      <w:marLeft w:val="0"/>
      <w:marRight w:val="0"/>
      <w:marTop w:val="0"/>
      <w:marBottom w:val="0"/>
      <w:divBdr>
        <w:top w:val="none" w:sz="0" w:space="0" w:color="auto"/>
        <w:left w:val="none" w:sz="0" w:space="0" w:color="auto"/>
        <w:bottom w:val="none" w:sz="0" w:space="0" w:color="auto"/>
        <w:right w:val="none" w:sz="0" w:space="0" w:color="auto"/>
      </w:divBdr>
    </w:div>
    <w:div w:id="1727609395">
      <w:bodyDiv w:val="1"/>
      <w:marLeft w:val="0"/>
      <w:marRight w:val="0"/>
      <w:marTop w:val="0"/>
      <w:marBottom w:val="0"/>
      <w:divBdr>
        <w:top w:val="none" w:sz="0" w:space="0" w:color="auto"/>
        <w:left w:val="none" w:sz="0" w:space="0" w:color="auto"/>
        <w:bottom w:val="none" w:sz="0" w:space="0" w:color="auto"/>
        <w:right w:val="none" w:sz="0" w:space="0" w:color="auto"/>
      </w:divBdr>
      <w:divsChild>
        <w:div w:id="482964521">
          <w:marLeft w:val="0"/>
          <w:marRight w:val="0"/>
          <w:marTop w:val="0"/>
          <w:marBottom w:val="0"/>
          <w:divBdr>
            <w:top w:val="none" w:sz="0" w:space="0" w:color="auto"/>
            <w:left w:val="none" w:sz="0" w:space="0" w:color="auto"/>
            <w:bottom w:val="none" w:sz="0" w:space="0" w:color="auto"/>
            <w:right w:val="none" w:sz="0" w:space="0" w:color="auto"/>
          </w:divBdr>
        </w:div>
        <w:div w:id="1239484473">
          <w:marLeft w:val="0"/>
          <w:marRight w:val="0"/>
          <w:marTop w:val="0"/>
          <w:marBottom w:val="0"/>
          <w:divBdr>
            <w:top w:val="none" w:sz="0" w:space="0" w:color="auto"/>
            <w:left w:val="none" w:sz="0" w:space="0" w:color="auto"/>
            <w:bottom w:val="none" w:sz="0" w:space="0" w:color="auto"/>
            <w:right w:val="none" w:sz="0" w:space="0" w:color="auto"/>
          </w:divBdr>
        </w:div>
        <w:div w:id="1802308296">
          <w:marLeft w:val="0"/>
          <w:marRight w:val="0"/>
          <w:marTop w:val="0"/>
          <w:marBottom w:val="0"/>
          <w:divBdr>
            <w:top w:val="none" w:sz="0" w:space="0" w:color="auto"/>
            <w:left w:val="none" w:sz="0" w:space="0" w:color="auto"/>
            <w:bottom w:val="none" w:sz="0" w:space="0" w:color="auto"/>
            <w:right w:val="none" w:sz="0" w:space="0" w:color="auto"/>
          </w:divBdr>
        </w:div>
      </w:divsChild>
    </w:div>
    <w:div w:id="1750037584">
      <w:bodyDiv w:val="1"/>
      <w:marLeft w:val="0"/>
      <w:marRight w:val="0"/>
      <w:marTop w:val="0"/>
      <w:marBottom w:val="0"/>
      <w:divBdr>
        <w:top w:val="none" w:sz="0" w:space="0" w:color="auto"/>
        <w:left w:val="none" w:sz="0" w:space="0" w:color="auto"/>
        <w:bottom w:val="none" w:sz="0" w:space="0" w:color="auto"/>
        <w:right w:val="none" w:sz="0" w:space="0" w:color="auto"/>
      </w:divBdr>
      <w:divsChild>
        <w:div w:id="42338654">
          <w:marLeft w:val="0"/>
          <w:marRight w:val="0"/>
          <w:marTop w:val="0"/>
          <w:marBottom w:val="0"/>
          <w:divBdr>
            <w:top w:val="none" w:sz="0" w:space="0" w:color="auto"/>
            <w:left w:val="none" w:sz="0" w:space="0" w:color="auto"/>
            <w:bottom w:val="none" w:sz="0" w:space="0" w:color="auto"/>
            <w:right w:val="none" w:sz="0" w:space="0" w:color="auto"/>
          </w:divBdr>
        </w:div>
        <w:div w:id="158544173">
          <w:marLeft w:val="0"/>
          <w:marRight w:val="0"/>
          <w:marTop w:val="0"/>
          <w:marBottom w:val="0"/>
          <w:divBdr>
            <w:top w:val="none" w:sz="0" w:space="0" w:color="auto"/>
            <w:left w:val="none" w:sz="0" w:space="0" w:color="auto"/>
            <w:bottom w:val="none" w:sz="0" w:space="0" w:color="auto"/>
            <w:right w:val="none" w:sz="0" w:space="0" w:color="auto"/>
          </w:divBdr>
        </w:div>
        <w:div w:id="332488403">
          <w:marLeft w:val="0"/>
          <w:marRight w:val="0"/>
          <w:marTop w:val="0"/>
          <w:marBottom w:val="0"/>
          <w:divBdr>
            <w:top w:val="none" w:sz="0" w:space="0" w:color="auto"/>
            <w:left w:val="none" w:sz="0" w:space="0" w:color="auto"/>
            <w:bottom w:val="none" w:sz="0" w:space="0" w:color="auto"/>
            <w:right w:val="none" w:sz="0" w:space="0" w:color="auto"/>
          </w:divBdr>
        </w:div>
        <w:div w:id="1299921838">
          <w:marLeft w:val="0"/>
          <w:marRight w:val="0"/>
          <w:marTop w:val="0"/>
          <w:marBottom w:val="0"/>
          <w:divBdr>
            <w:top w:val="none" w:sz="0" w:space="0" w:color="auto"/>
            <w:left w:val="none" w:sz="0" w:space="0" w:color="auto"/>
            <w:bottom w:val="none" w:sz="0" w:space="0" w:color="auto"/>
            <w:right w:val="none" w:sz="0" w:space="0" w:color="auto"/>
          </w:divBdr>
        </w:div>
        <w:div w:id="1512447118">
          <w:marLeft w:val="0"/>
          <w:marRight w:val="0"/>
          <w:marTop w:val="0"/>
          <w:marBottom w:val="0"/>
          <w:divBdr>
            <w:top w:val="none" w:sz="0" w:space="0" w:color="auto"/>
            <w:left w:val="none" w:sz="0" w:space="0" w:color="auto"/>
            <w:bottom w:val="none" w:sz="0" w:space="0" w:color="auto"/>
            <w:right w:val="none" w:sz="0" w:space="0" w:color="auto"/>
          </w:divBdr>
        </w:div>
        <w:div w:id="1995377711">
          <w:marLeft w:val="0"/>
          <w:marRight w:val="0"/>
          <w:marTop w:val="0"/>
          <w:marBottom w:val="0"/>
          <w:divBdr>
            <w:top w:val="none" w:sz="0" w:space="0" w:color="auto"/>
            <w:left w:val="none" w:sz="0" w:space="0" w:color="auto"/>
            <w:bottom w:val="none" w:sz="0" w:space="0" w:color="auto"/>
            <w:right w:val="none" w:sz="0" w:space="0" w:color="auto"/>
          </w:divBdr>
        </w:div>
        <w:div w:id="2031056456">
          <w:marLeft w:val="0"/>
          <w:marRight w:val="0"/>
          <w:marTop w:val="0"/>
          <w:marBottom w:val="0"/>
          <w:divBdr>
            <w:top w:val="none" w:sz="0" w:space="0" w:color="auto"/>
            <w:left w:val="none" w:sz="0" w:space="0" w:color="auto"/>
            <w:bottom w:val="none" w:sz="0" w:space="0" w:color="auto"/>
            <w:right w:val="none" w:sz="0" w:space="0" w:color="auto"/>
          </w:divBdr>
        </w:div>
        <w:div w:id="2075423315">
          <w:marLeft w:val="0"/>
          <w:marRight w:val="0"/>
          <w:marTop w:val="0"/>
          <w:marBottom w:val="0"/>
          <w:divBdr>
            <w:top w:val="none" w:sz="0" w:space="0" w:color="auto"/>
            <w:left w:val="none" w:sz="0" w:space="0" w:color="auto"/>
            <w:bottom w:val="none" w:sz="0" w:space="0" w:color="auto"/>
            <w:right w:val="none" w:sz="0" w:space="0" w:color="auto"/>
          </w:divBdr>
        </w:div>
      </w:divsChild>
    </w:div>
    <w:div w:id="1832452115">
      <w:bodyDiv w:val="1"/>
      <w:marLeft w:val="0"/>
      <w:marRight w:val="0"/>
      <w:marTop w:val="0"/>
      <w:marBottom w:val="0"/>
      <w:divBdr>
        <w:top w:val="none" w:sz="0" w:space="0" w:color="auto"/>
        <w:left w:val="none" w:sz="0" w:space="0" w:color="auto"/>
        <w:bottom w:val="none" w:sz="0" w:space="0" w:color="auto"/>
        <w:right w:val="none" w:sz="0" w:space="0" w:color="auto"/>
      </w:divBdr>
      <w:divsChild>
        <w:div w:id="1038629023">
          <w:marLeft w:val="0"/>
          <w:marRight w:val="0"/>
          <w:marTop w:val="0"/>
          <w:marBottom w:val="0"/>
          <w:divBdr>
            <w:top w:val="none" w:sz="0" w:space="0" w:color="auto"/>
            <w:left w:val="none" w:sz="0" w:space="0" w:color="auto"/>
            <w:bottom w:val="none" w:sz="0" w:space="0" w:color="auto"/>
            <w:right w:val="none" w:sz="0" w:space="0" w:color="auto"/>
          </w:divBdr>
        </w:div>
        <w:div w:id="1049185909">
          <w:marLeft w:val="0"/>
          <w:marRight w:val="0"/>
          <w:marTop w:val="0"/>
          <w:marBottom w:val="0"/>
          <w:divBdr>
            <w:top w:val="none" w:sz="0" w:space="0" w:color="auto"/>
            <w:left w:val="none" w:sz="0" w:space="0" w:color="auto"/>
            <w:bottom w:val="none" w:sz="0" w:space="0" w:color="auto"/>
            <w:right w:val="none" w:sz="0" w:space="0" w:color="auto"/>
          </w:divBdr>
        </w:div>
        <w:div w:id="1052075610">
          <w:marLeft w:val="0"/>
          <w:marRight w:val="0"/>
          <w:marTop w:val="0"/>
          <w:marBottom w:val="0"/>
          <w:divBdr>
            <w:top w:val="none" w:sz="0" w:space="0" w:color="auto"/>
            <w:left w:val="none" w:sz="0" w:space="0" w:color="auto"/>
            <w:bottom w:val="none" w:sz="0" w:space="0" w:color="auto"/>
            <w:right w:val="none" w:sz="0" w:space="0" w:color="auto"/>
          </w:divBdr>
        </w:div>
      </w:divsChild>
    </w:div>
    <w:div w:id="1846629535">
      <w:bodyDiv w:val="1"/>
      <w:marLeft w:val="0"/>
      <w:marRight w:val="0"/>
      <w:marTop w:val="0"/>
      <w:marBottom w:val="0"/>
      <w:divBdr>
        <w:top w:val="none" w:sz="0" w:space="0" w:color="auto"/>
        <w:left w:val="none" w:sz="0" w:space="0" w:color="auto"/>
        <w:bottom w:val="none" w:sz="0" w:space="0" w:color="auto"/>
        <w:right w:val="none" w:sz="0" w:space="0" w:color="auto"/>
      </w:divBdr>
      <w:divsChild>
        <w:div w:id="1278412646">
          <w:marLeft w:val="-75"/>
          <w:marRight w:val="0"/>
          <w:marTop w:val="30"/>
          <w:marBottom w:val="30"/>
          <w:divBdr>
            <w:top w:val="none" w:sz="0" w:space="0" w:color="auto"/>
            <w:left w:val="none" w:sz="0" w:space="0" w:color="auto"/>
            <w:bottom w:val="none" w:sz="0" w:space="0" w:color="auto"/>
            <w:right w:val="none" w:sz="0" w:space="0" w:color="auto"/>
          </w:divBdr>
          <w:divsChild>
            <w:div w:id="15277972">
              <w:marLeft w:val="0"/>
              <w:marRight w:val="0"/>
              <w:marTop w:val="0"/>
              <w:marBottom w:val="0"/>
              <w:divBdr>
                <w:top w:val="none" w:sz="0" w:space="0" w:color="auto"/>
                <w:left w:val="none" w:sz="0" w:space="0" w:color="auto"/>
                <w:bottom w:val="none" w:sz="0" w:space="0" w:color="auto"/>
                <w:right w:val="none" w:sz="0" w:space="0" w:color="auto"/>
              </w:divBdr>
              <w:divsChild>
                <w:div w:id="1978800166">
                  <w:marLeft w:val="0"/>
                  <w:marRight w:val="0"/>
                  <w:marTop w:val="0"/>
                  <w:marBottom w:val="0"/>
                  <w:divBdr>
                    <w:top w:val="none" w:sz="0" w:space="0" w:color="auto"/>
                    <w:left w:val="none" w:sz="0" w:space="0" w:color="auto"/>
                    <w:bottom w:val="none" w:sz="0" w:space="0" w:color="auto"/>
                    <w:right w:val="none" w:sz="0" w:space="0" w:color="auto"/>
                  </w:divBdr>
                </w:div>
              </w:divsChild>
            </w:div>
            <w:div w:id="30882297">
              <w:marLeft w:val="0"/>
              <w:marRight w:val="0"/>
              <w:marTop w:val="0"/>
              <w:marBottom w:val="0"/>
              <w:divBdr>
                <w:top w:val="none" w:sz="0" w:space="0" w:color="auto"/>
                <w:left w:val="none" w:sz="0" w:space="0" w:color="auto"/>
                <w:bottom w:val="none" w:sz="0" w:space="0" w:color="auto"/>
                <w:right w:val="none" w:sz="0" w:space="0" w:color="auto"/>
              </w:divBdr>
              <w:divsChild>
                <w:div w:id="1081565531">
                  <w:marLeft w:val="0"/>
                  <w:marRight w:val="0"/>
                  <w:marTop w:val="0"/>
                  <w:marBottom w:val="0"/>
                  <w:divBdr>
                    <w:top w:val="none" w:sz="0" w:space="0" w:color="auto"/>
                    <w:left w:val="none" w:sz="0" w:space="0" w:color="auto"/>
                    <w:bottom w:val="none" w:sz="0" w:space="0" w:color="auto"/>
                    <w:right w:val="none" w:sz="0" w:space="0" w:color="auto"/>
                  </w:divBdr>
                </w:div>
              </w:divsChild>
            </w:div>
            <w:div w:id="95638247">
              <w:marLeft w:val="0"/>
              <w:marRight w:val="0"/>
              <w:marTop w:val="0"/>
              <w:marBottom w:val="0"/>
              <w:divBdr>
                <w:top w:val="none" w:sz="0" w:space="0" w:color="auto"/>
                <w:left w:val="none" w:sz="0" w:space="0" w:color="auto"/>
                <w:bottom w:val="none" w:sz="0" w:space="0" w:color="auto"/>
                <w:right w:val="none" w:sz="0" w:space="0" w:color="auto"/>
              </w:divBdr>
              <w:divsChild>
                <w:div w:id="485629294">
                  <w:marLeft w:val="0"/>
                  <w:marRight w:val="0"/>
                  <w:marTop w:val="0"/>
                  <w:marBottom w:val="0"/>
                  <w:divBdr>
                    <w:top w:val="none" w:sz="0" w:space="0" w:color="auto"/>
                    <w:left w:val="none" w:sz="0" w:space="0" w:color="auto"/>
                    <w:bottom w:val="none" w:sz="0" w:space="0" w:color="auto"/>
                    <w:right w:val="none" w:sz="0" w:space="0" w:color="auto"/>
                  </w:divBdr>
                </w:div>
              </w:divsChild>
            </w:div>
            <w:div w:id="132330010">
              <w:marLeft w:val="0"/>
              <w:marRight w:val="0"/>
              <w:marTop w:val="0"/>
              <w:marBottom w:val="0"/>
              <w:divBdr>
                <w:top w:val="none" w:sz="0" w:space="0" w:color="auto"/>
                <w:left w:val="none" w:sz="0" w:space="0" w:color="auto"/>
                <w:bottom w:val="none" w:sz="0" w:space="0" w:color="auto"/>
                <w:right w:val="none" w:sz="0" w:space="0" w:color="auto"/>
              </w:divBdr>
              <w:divsChild>
                <w:div w:id="941260482">
                  <w:marLeft w:val="0"/>
                  <w:marRight w:val="0"/>
                  <w:marTop w:val="0"/>
                  <w:marBottom w:val="0"/>
                  <w:divBdr>
                    <w:top w:val="none" w:sz="0" w:space="0" w:color="auto"/>
                    <w:left w:val="none" w:sz="0" w:space="0" w:color="auto"/>
                    <w:bottom w:val="none" w:sz="0" w:space="0" w:color="auto"/>
                    <w:right w:val="none" w:sz="0" w:space="0" w:color="auto"/>
                  </w:divBdr>
                </w:div>
              </w:divsChild>
            </w:div>
            <w:div w:id="250893598">
              <w:marLeft w:val="0"/>
              <w:marRight w:val="0"/>
              <w:marTop w:val="0"/>
              <w:marBottom w:val="0"/>
              <w:divBdr>
                <w:top w:val="none" w:sz="0" w:space="0" w:color="auto"/>
                <w:left w:val="none" w:sz="0" w:space="0" w:color="auto"/>
                <w:bottom w:val="none" w:sz="0" w:space="0" w:color="auto"/>
                <w:right w:val="none" w:sz="0" w:space="0" w:color="auto"/>
              </w:divBdr>
              <w:divsChild>
                <w:div w:id="565529415">
                  <w:marLeft w:val="0"/>
                  <w:marRight w:val="0"/>
                  <w:marTop w:val="0"/>
                  <w:marBottom w:val="0"/>
                  <w:divBdr>
                    <w:top w:val="none" w:sz="0" w:space="0" w:color="auto"/>
                    <w:left w:val="none" w:sz="0" w:space="0" w:color="auto"/>
                    <w:bottom w:val="none" w:sz="0" w:space="0" w:color="auto"/>
                    <w:right w:val="none" w:sz="0" w:space="0" w:color="auto"/>
                  </w:divBdr>
                </w:div>
              </w:divsChild>
            </w:div>
            <w:div w:id="428937058">
              <w:marLeft w:val="0"/>
              <w:marRight w:val="0"/>
              <w:marTop w:val="0"/>
              <w:marBottom w:val="0"/>
              <w:divBdr>
                <w:top w:val="none" w:sz="0" w:space="0" w:color="auto"/>
                <w:left w:val="none" w:sz="0" w:space="0" w:color="auto"/>
                <w:bottom w:val="none" w:sz="0" w:space="0" w:color="auto"/>
                <w:right w:val="none" w:sz="0" w:space="0" w:color="auto"/>
              </w:divBdr>
              <w:divsChild>
                <w:div w:id="389965772">
                  <w:marLeft w:val="0"/>
                  <w:marRight w:val="0"/>
                  <w:marTop w:val="0"/>
                  <w:marBottom w:val="0"/>
                  <w:divBdr>
                    <w:top w:val="none" w:sz="0" w:space="0" w:color="auto"/>
                    <w:left w:val="none" w:sz="0" w:space="0" w:color="auto"/>
                    <w:bottom w:val="none" w:sz="0" w:space="0" w:color="auto"/>
                    <w:right w:val="none" w:sz="0" w:space="0" w:color="auto"/>
                  </w:divBdr>
                </w:div>
              </w:divsChild>
            </w:div>
            <w:div w:id="727655920">
              <w:marLeft w:val="0"/>
              <w:marRight w:val="0"/>
              <w:marTop w:val="0"/>
              <w:marBottom w:val="0"/>
              <w:divBdr>
                <w:top w:val="none" w:sz="0" w:space="0" w:color="auto"/>
                <w:left w:val="none" w:sz="0" w:space="0" w:color="auto"/>
                <w:bottom w:val="none" w:sz="0" w:space="0" w:color="auto"/>
                <w:right w:val="none" w:sz="0" w:space="0" w:color="auto"/>
              </w:divBdr>
              <w:divsChild>
                <w:div w:id="83190902">
                  <w:marLeft w:val="0"/>
                  <w:marRight w:val="0"/>
                  <w:marTop w:val="0"/>
                  <w:marBottom w:val="0"/>
                  <w:divBdr>
                    <w:top w:val="none" w:sz="0" w:space="0" w:color="auto"/>
                    <w:left w:val="none" w:sz="0" w:space="0" w:color="auto"/>
                    <w:bottom w:val="none" w:sz="0" w:space="0" w:color="auto"/>
                    <w:right w:val="none" w:sz="0" w:space="0" w:color="auto"/>
                  </w:divBdr>
                </w:div>
              </w:divsChild>
            </w:div>
            <w:div w:id="1048066803">
              <w:marLeft w:val="0"/>
              <w:marRight w:val="0"/>
              <w:marTop w:val="0"/>
              <w:marBottom w:val="0"/>
              <w:divBdr>
                <w:top w:val="none" w:sz="0" w:space="0" w:color="auto"/>
                <w:left w:val="none" w:sz="0" w:space="0" w:color="auto"/>
                <w:bottom w:val="none" w:sz="0" w:space="0" w:color="auto"/>
                <w:right w:val="none" w:sz="0" w:space="0" w:color="auto"/>
              </w:divBdr>
              <w:divsChild>
                <w:div w:id="2084256880">
                  <w:marLeft w:val="0"/>
                  <w:marRight w:val="0"/>
                  <w:marTop w:val="0"/>
                  <w:marBottom w:val="0"/>
                  <w:divBdr>
                    <w:top w:val="none" w:sz="0" w:space="0" w:color="auto"/>
                    <w:left w:val="none" w:sz="0" w:space="0" w:color="auto"/>
                    <w:bottom w:val="none" w:sz="0" w:space="0" w:color="auto"/>
                    <w:right w:val="none" w:sz="0" w:space="0" w:color="auto"/>
                  </w:divBdr>
                </w:div>
              </w:divsChild>
            </w:div>
            <w:div w:id="1099451000">
              <w:marLeft w:val="0"/>
              <w:marRight w:val="0"/>
              <w:marTop w:val="0"/>
              <w:marBottom w:val="0"/>
              <w:divBdr>
                <w:top w:val="none" w:sz="0" w:space="0" w:color="auto"/>
                <w:left w:val="none" w:sz="0" w:space="0" w:color="auto"/>
                <w:bottom w:val="none" w:sz="0" w:space="0" w:color="auto"/>
                <w:right w:val="none" w:sz="0" w:space="0" w:color="auto"/>
              </w:divBdr>
              <w:divsChild>
                <w:div w:id="2084797160">
                  <w:marLeft w:val="0"/>
                  <w:marRight w:val="0"/>
                  <w:marTop w:val="0"/>
                  <w:marBottom w:val="0"/>
                  <w:divBdr>
                    <w:top w:val="none" w:sz="0" w:space="0" w:color="auto"/>
                    <w:left w:val="none" w:sz="0" w:space="0" w:color="auto"/>
                    <w:bottom w:val="none" w:sz="0" w:space="0" w:color="auto"/>
                    <w:right w:val="none" w:sz="0" w:space="0" w:color="auto"/>
                  </w:divBdr>
                </w:div>
              </w:divsChild>
            </w:div>
            <w:div w:id="1217164403">
              <w:marLeft w:val="0"/>
              <w:marRight w:val="0"/>
              <w:marTop w:val="0"/>
              <w:marBottom w:val="0"/>
              <w:divBdr>
                <w:top w:val="none" w:sz="0" w:space="0" w:color="auto"/>
                <w:left w:val="none" w:sz="0" w:space="0" w:color="auto"/>
                <w:bottom w:val="none" w:sz="0" w:space="0" w:color="auto"/>
                <w:right w:val="none" w:sz="0" w:space="0" w:color="auto"/>
              </w:divBdr>
              <w:divsChild>
                <w:div w:id="799343795">
                  <w:marLeft w:val="0"/>
                  <w:marRight w:val="0"/>
                  <w:marTop w:val="0"/>
                  <w:marBottom w:val="0"/>
                  <w:divBdr>
                    <w:top w:val="none" w:sz="0" w:space="0" w:color="auto"/>
                    <w:left w:val="none" w:sz="0" w:space="0" w:color="auto"/>
                    <w:bottom w:val="none" w:sz="0" w:space="0" w:color="auto"/>
                    <w:right w:val="none" w:sz="0" w:space="0" w:color="auto"/>
                  </w:divBdr>
                </w:div>
              </w:divsChild>
            </w:div>
            <w:div w:id="1480728576">
              <w:marLeft w:val="0"/>
              <w:marRight w:val="0"/>
              <w:marTop w:val="0"/>
              <w:marBottom w:val="0"/>
              <w:divBdr>
                <w:top w:val="none" w:sz="0" w:space="0" w:color="auto"/>
                <w:left w:val="none" w:sz="0" w:space="0" w:color="auto"/>
                <w:bottom w:val="none" w:sz="0" w:space="0" w:color="auto"/>
                <w:right w:val="none" w:sz="0" w:space="0" w:color="auto"/>
              </w:divBdr>
              <w:divsChild>
                <w:div w:id="1375350920">
                  <w:marLeft w:val="0"/>
                  <w:marRight w:val="0"/>
                  <w:marTop w:val="0"/>
                  <w:marBottom w:val="0"/>
                  <w:divBdr>
                    <w:top w:val="none" w:sz="0" w:space="0" w:color="auto"/>
                    <w:left w:val="none" w:sz="0" w:space="0" w:color="auto"/>
                    <w:bottom w:val="none" w:sz="0" w:space="0" w:color="auto"/>
                    <w:right w:val="none" w:sz="0" w:space="0" w:color="auto"/>
                  </w:divBdr>
                </w:div>
              </w:divsChild>
            </w:div>
            <w:div w:id="1583222547">
              <w:marLeft w:val="0"/>
              <w:marRight w:val="0"/>
              <w:marTop w:val="0"/>
              <w:marBottom w:val="0"/>
              <w:divBdr>
                <w:top w:val="none" w:sz="0" w:space="0" w:color="auto"/>
                <w:left w:val="none" w:sz="0" w:space="0" w:color="auto"/>
                <w:bottom w:val="none" w:sz="0" w:space="0" w:color="auto"/>
                <w:right w:val="none" w:sz="0" w:space="0" w:color="auto"/>
              </w:divBdr>
              <w:divsChild>
                <w:div w:id="1715228810">
                  <w:marLeft w:val="0"/>
                  <w:marRight w:val="0"/>
                  <w:marTop w:val="0"/>
                  <w:marBottom w:val="0"/>
                  <w:divBdr>
                    <w:top w:val="none" w:sz="0" w:space="0" w:color="auto"/>
                    <w:left w:val="none" w:sz="0" w:space="0" w:color="auto"/>
                    <w:bottom w:val="none" w:sz="0" w:space="0" w:color="auto"/>
                    <w:right w:val="none" w:sz="0" w:space="0" w:color="auto"/>
                  </w:divBdr>
                </w:div>
              </w:divsChild>
            </w:div>
            <w:div w:id="1701513430">
              <w:marLeft w:val="0"/>
              <w:marRight w:val="0"/>
              <w:marTop w:val="0"/>
              <w:marBottom w:val="0"/>
              <w:divBdr>
                <w:top w:val="none" w:sz="0" w:space="0" w:color="auto"/>
                <w:left w:val="none" w:sz="0" w:space="0" w:color="auto"/>
                <w:bottom w:val="none" w:sz="0" w:space="0" w:color="auto"/>
                <w:right w:val="none" w:sz="0" w:space="0" w:color="auto"/>
              </w:divBdr>
              <w:divsChild>
                <w:div w:id="8871315">
                  <w:marLeft w:val="0"/>
                  <w:marRight w:val="0"/>
                  <w:marTop w:val="0"/>
                  <w:marBottom w:val="0"/>
                  <w:divBdr>
                    <w:top w:val="none" w:sz="0" w:space="0" w:color="auto"/>
                    <w:left w:val="none" w:sz="0" w:space="0" w:color="auto"/>
                    <w:bottom w:val="none" w:sz="0" w:space="0" w:color="auto"/>
                    <w:right w:val="none" w:sz="0" w:space="0" w:color="auto"/>
                  </w:divBdr>
                </w:div>
              </w:divsChild>
            </w:div>
            <w:div w:id="1797333752">
              <w:marLeft w:val="0"/>
              <w:marRight w:val="0"/>
              <w:marTop w:val="0"/>
              <w:marBottom w:val="0"/>
              <w:divBdr>
                <w:top w:val="none" w:sz="0" w:space="0" w:color="auto"/>
                <w:left w:val="none" w:sz="0" w:space="0" w:color="auto"/>
                <w:bottom w:val="none" w:sz="0" w:space="0" w:color="auto"/>
                <w:right w:val="none" w:sz="0" w:space="0" w:color="auto"/>
              </w:divBdr>
              <w:divsChild>
                <w:div w:id="78985800">
                  <w:marLeft w:val="0"/>
                  <w:marRight w:val="0"/>
                  <w:marTop w:val="0"/>
                  <w:marBottom w:val="0"/>
                  <w:divBdr>
                    <w:top w:val="none" w:sz="0" w:space="0" w:color="auto"/>
                    <w:left w:val="none" w:sz="0" w:space="0" w:color="auto"/>
                    <w:bottom w:val="none" w:sz="0" w:space="0" w:color="auto"/>
                    <w:right w:val="none" w:sz="0" w:space="0" w:color="auto"/>
                  </w:divBdr>
                </w:div>
              </w:divsChild>
            </w:div>
            <w:div w:id="2010593503">
              <w:marLeft w:val="0"/>
              <w:marRight w:val="0"/>
              <w:marTop w:val="0"/>
              <w:marBottom w:val="0"/>
              <w:divBdr>
                <w:top w:val="none" w:sz="0" w:space="0" w:color="auto"/>
                <w:left w:val="none" w:sz="0" w:space="0" w:color="auto"/>
                <w:bottom w:val="none" w:sz="0" w:space="0" w:color="auto"/>
                <w:right w:val="none" w:sz="0" w:space="0" w:color="auto"/>
              </w:divBdr>
              <w:divsChild>
                <w:div w:id="7561856">
                  <w:marLeft w:val="0"/>
                  <w:marRight w:val="0"/>
                  <w:marTop w:val="0"/>
                  <w:marBottom w:val="0"/>
                  <w:divBdr>
                    <w:top w:val="none" w:sz="0" w:space="0" w:color="auto"/>
                    <w:left w:val="none" w:sz="0" w:space="0" w:color="auto"/>
                    <w:bottom w:val="none" w:sz="0" w:space="0" w:color="auto"/>
                    <w:right w:val="none" w:sz="0" w:space="0" w:color="auto"/>
                  </w:divBdr>
                </w:div>
              </w:divsChild>
            </w:div>
            <w:div w:id="2085371784">
              <w:marLeft w:val="0"/>
              <w:marRight w:val="0"/>
              <w:marTop w:val="0"/>
              <w:marBottom w:val="0"/>
              <w:divBdr>
                <w:top w:val="none" w:sz="0" w:space="0" w:color="auto"/>
                <w:left w:val="none" w:sz="0" w:space="0" w:color="auto"/>
                <w:bottom w:val="none" w:sz="0" w:space="0" w:color="auto"/>
                <w:right w:val="none" w:sz="0" w:space="0" w:color="auto"/>
              </w:divBdr>
              <w:divsChild>
                <w:div w:id="12427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3557">
          <w:marLeft w:val="0"/>
          <w:marRight w:val="0"/>
          <w:marTop w:val="0"/>
          <w:marBottom w:val="0"/>
          <w:divBdr>
            <w:top w:val="none" w:sz="0" w:space="0" w:color="auto"/>
            <w:left w:val="none" w:sz="0" w:space="0" w:color="auto"/>
            <w:bottom w:val="none" w:sz="0" w:space="0" w:color="auto"/>
            <w:right w:val="none" w:sz="0" w:space="0" w:color="auto"/>
          </w:divBdr>
        </w:div>
        <w:div w:id="1997997957">
          <w:marLeft w:val="0"/>
          <w:marRight w:val="0"/>
          <w:marTop w:val="0"/>
          <w:marBottom w:val="0"/>
          <w:divBdr>
            <w:top w:val="none" w:sz="0" w:space="0" w:color="auto"/>
            <w:left w:val="none" w:sz="0" w:space="0" w:color="auto"/>
            <w:bottom w:val="none" w:sz="0" w:space="0" w:color="auto"/>
            <w:right w:val="none" w:sz="0" w:space="0" w:color="auto"/>
          </w:divBdr>
        </w:div>
      </w:divsChild>
    </w:div>
    <w:div w:id="1863860900">
      <w:bodyDiv w:val="1"/>
      <w:marLeft w:val="0"/>
      <w:marRight w:val="0"/>
      <w:marTop w:val="0"/>
      <w:marBottom w:val="0"/>
      <w:divBdr>
        <w:top w:val="none" w:sz="0" w:space="0" w:color="auto"/>
        <w:left w:val="none" w:sz="0" w:space="0" w:color="auto"/>
        <w:bottom w:val="none" w:sz="0" w:space="0" w:color="auto"/>
        <w:right w:val="none" w:sz="0" w:space="0" w:color="auto"/>
      </w:divBdr>
      <w:divsChild>
        <w:div w:id="356200931">
          <w:marLeft w:val="0"/>
          <w:marRight w:val="0"/>
          <w:marTop w:val="0"/>
          <w:marBottom w:val="0"/>
          <w:divBdr>
            <w:top w:val="none" w:sz="0" w:space="0" w:color="auto"/>
            <w:left w:val="none" w:sz="0" w:space="0" w:color="auto"/>
            <w:bottom w:val="none" w:sz="0" w:space="0" w:color="auto"/>
            <w:right w:val="none" w:sz="0" w:space="0" w:color="auto"/>
          </w:divBdr>
          <w:divsChild>
            <w:div w:id="667516387">
              <w:marLeft w:val="-75"/>
              <w:marRight w:val="0"/>
              <w:marTop w:val="30"/>
              <w:marBottom w:val="30"/>
              <w:divBdr>
                <w:top w:val="none" w:sz="0" w:space="0" w:color="auto"/>
                <w:left w:val="none" w:sz="0" w:space="0" w:color="auto"/>
                <w:bottom w:val="none" w:sz="0" w:space="0" w:color="auto"/>
                <w:right w:val="none" w:sz="0" w:space="0" w:color="auto"/>
              </w:divBdr>
              <w:divsChild>
                <w:div w:id="449932037">
                  <w:marLeft w:val="0"/>
                  <w:marRight w:val="0"/>
                  <w:marTop w:val="0"/>
                  <w:marBottom w:val="0"/>
                  <w:divBdr>
                    <w:top w:val="none" w:sz="0" w:space="0" w:color="auto"/>
                    <w:left w:val="none" w:sz="0" w:space="0" w:color="auto"/>
                    <w:bottom w:val="none" w:sz="0" w:space="0" w:color="auto"/>
                    <w:right w:val="none" w:sz="0" w:space="0" w:color="auto"/>
                  </w:divBdr>
                  <w:divsChild>
                    <w:div w:id="255947841">
                      <w:marLeft w:val="0"/>
                      <w:marRight w:val="0"/>
                      <w:marTop w:val="0"/>
                      <w:marBottom w:val="0"/>
                      <w:divBdr>
                        <w:top w:val="none" w:sz="0" w:space="0" w:color="auto"/>
                        <w:left w:val="none" w:sz="0" w:space="0" w:color="auto"/>
                        <w:bottom w:val="none" w:sz="0" w:space="0" w:color="auto"/>
                        <w:right w:val="none" w:sz="0" w:space="0" w:color="auto"/>
                      </w:divBdr>
                    </w:div>
                    <w:div w:id="513156843">
                      <w:marLeft w:val="0"/>
                      <w:marRight w:val="0"/>
                      <w:marTop w:val="0"/>
                      <w:marBottom w:val="0"/>
                      <w:divBdr>
                        <w:top w:val="none" w:sz="0" w:space="0" w:color="auto"/>
                        <w:left w:val="none" w:sz="0" w:space="0" w:color="auto"/>
                        <w:bottom w:val="none" w:sz="0" w:space="0" w:color="auto"/>
                        <w:right w:val="none" w:sz="0" w:space="0" w:color="auto"/>
                      </w:divBdr>
                    </w:div>
                  </w:divsChild>
                </w:div>
                <w:div w:id="695039090">
                  <w:marLeft w:val="0"/>
                  <w:marRight w:val="0"/>
                  <w:marTop w:val="0"/>
                  <w:marBottom w:val="0"/>
                  <w:divBdr>
                    <w:top w:val="none" w:sz="0" w:space="0" w:color="auto"/>
                    <w:left w:val="none" w:sz="0" w:space="0" w:color="auto"/>
                    <w:bottom w:val="none" w:sz="0" w:space="0" w:color="auto"/>
                    <w:right w:val="none" w:sz="0" w:space="0" w:color="auto"/>
                  </w:divBdr>
                  <w:divsChild>
                    <w:div w:id="73824536">
                      <w:marLeft w:val="0"/>
                      <w:marRight w:val="0"/>
                      <w:marTop w:val="0"/>
                      <w:marBottom w:val="0"/>
                      <w:divBdr>
                        <w:top w:val="none" w:sz="0" w:space="0" w:color="auto"/>
                        <w:left w:val="none" w:sz="0" w:space="0" w:color="auto"/>
                        <w:bottom w:val="none" w:sz="0" w:space="0" w:color="auto"/>
                        <w:right w:val="none" w:sz="0" w:space="0" w:color="auto"/>
                      </w:divBdr>
                    </w:div>
                    <w:div w:id="428237427">
                      <w:marLeft w:val="0"/>
                      <w:marRight w:val="0"/>
                      <w:marTop w:val="0"/>
                      <w:marBottom w:val="0"/>
                      <w:divBdr>
                        <w:top w:val="none" w:sz="0" w:space="0" w:color="auto"/>
                        <w:left w:val="none" w:sz="0" w:space="0" w:color="auto"/>
                        <w:bottom w:val="none" w:sz="0" w:space="0" w:color="auto"/>
                        <w:right w:val="none" w:sz="0" w:space="0" w:color="auto"/>
                      </w:divBdr>
                    </w:div>
                    <w:div w:id="779690204">
                      <w:marLeft w:val="0"/>
                      <w:marRight w:val="0"/>
                      <w:marTop w:val="0"/>
                      <w:marBottom w:val="0"/>
                      <w:divBdr>
                        <w:top w:val="none" w:sz="0" w:space="0" w:color="auto"/>
                        <w:left w:val="none" w:sz="0" w:space="0" w:color="auto"/>
                        <w:bottom w:val="none" w:sz="0" w:space="0" w:color="auto"/>
                        <w:right w:val="none" w:sz="0" w:space="0" w:color="auto"/>
                      </w:divBdr>
                    </w:div>
                    <w:div w:id="1043865403">
                      <w:marLeft w:val="0"/>
                      <w:marRight w:val="0"/>
                      <w:marTop w:val="0"/>
                      <w:marBottom w:val="0"/>
                      <w:divBdr>
                        <w:top w:val="none" w:sz="0" w:space="0" w:color="auto"/>
                        <w:left w:val="none" w:sz="0" w:space="0" w:color="auto"/>
                        <w:bottom w:val="none" w:sz="0" w:space="0" w:color="auto"/>
                        <w:right w:val="none" w:sz="0" w:space="0" w:color="auto"/>
                      </w:divBdr>
                    </w:div>
                  </w:divsChild>
                </w:div>
                <w:div w:id="1582522260">
                  <w:marLeft w:val="0"/>
                  <w:marRight w:val="0"/>
                  <w:marTop w:val="0"/>
                  <w:marBottom w:val="0"/>
                  <w:divBdr>
                    <w:top w:val="none" w:sz="0" w:space="0" w:color="auto"/>
                    <w:left w:val="none" w:sz="0" w:space="0" w:color="auto"/>
                    <w:bottom w:val="none" w:sz="0" w:space="0" w:color="auto"/>
                    <w:right w:val="none" w:sz="0" w:space="0" w:color="auto"/>
                  </w:divBdr>
                  <w:divsChild>
                    <w:div w:id="647325509">
                      <w:marLeft w:val="0"/>
                      <w:marRight w:val="0"/>
                      <w:marTop w:val="0"/>
                      <w:marBottom w:val="0"/>
                      <w:divBdr>
                        <w:top w:val="none" w:sz="0" w:space="0" w:color="auto"/>
                        <w:left w:val="none" w:sz="0" w:space="0" w:color="auto"/>
                        <w:bottom w:val="none" w:sz="0" w:space="0" w:color="auto"/>
                        <w:right w:val="none" w:sz="0" w:space="0" w:color="auto"/>
                      </w:divBdr>
                    </w:div>
                  </w:divsChild>
                </w:div>
                <w:div w:id="1859004927">
                  <w:marLeft w:val="0"/>
                  <w:marRight w:val="0"/>
                  <w:marTop w:val="0"/>
                  <w:marBottom w:val="0"/>
                  <w:divBdr>
                    <w:top w:val="none" w:sz="0" w:space="0" w:color="auto"/>
                    <w:left w:val="none" w:sz="0" w:space="0" w:color="auto"/>
                    <w:bottom w:val="none" w:sz="0" w:space="0" w:color="auto"/>
                    <w:right w:val="none" w:sz="0" w:space="0" w:color="auto"/>
                  </w:divBdr>
                  <w:divsChild>
                    <w:div w:id="1140851308">
                      <w:marLeft w:val="0"/>
                      <w:marRight w:val="0"/>
                      <w:marTop w:val="0"/>
                      <w:marBottom w:val="0"/>
                      <w:divBdr>
                        <w:top w:val="none" w:sz="0" w:space="0" w:color="auto"/>
                        <w:left w:val="none" w:sz="0" w:space="0" w:color="auto"/>
                        <w:bottom w:val="none" w:sz="0" w:space="0" w:color="auto"/>
                        <w:right w:val="none" w:sz="0" w:space="0" w:color="auto"/>
                      </w:divBdr>
                    </w:div>
                    <w:div w:id="13162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80026">
          <w:marLeft w:val="0"/>
          <w:marRight w:val="0"/>
          <w:marTop w:val="0"/>
          <w:marBottom w:val="0"/>
          <w:divBdr>
            <w:top w:val="none" w:sz="0" w:space="0" w:color="auto"/>
            <w:left w:val="none" w:sz="0" w:space="0" w:color="auto"/>
            <w:bottom w:val="none" w:sz="0" w:space="0" w:color="auto"/>
            <w:right w:val="none" w:sz="0" w:space="0" w:color="auto"/>
          </w:divBdr>
          <w:divsChild>
            <w:div w:id="86848243">
              <w:marLeft w:val="0"/>
              <w:marRight w:val="0"/>
              <w:marTop w:val="0"/>
              <w:marBottom w:val="0"/>
              <w:divBdr>
                <w:top w:val="none" w:sz="0" w:space="0" w:color="auto"/>
                <w:left w:val="none" w:sz="0" w:space="0" w:color="auto"/>
                <w:bottom w:val="none" w:sz="0" w:space="0" w:color="auto"/>
                <w:right w:val="none" w:sz="0" w:space="0" w:color="auto"/>
              </w:divBdr>
            </w:div>
            <w:div w:id="171797582">
              <w:marLeft w:val="0"/>
              <w:marRight w:val="0"/>
              <w:marTop w:val="0"/>
              <w:marBottom w:val="0"/>
              <w:divBdr>
                <w:top w:val="none" w:sz="0" w:space="0" w:color="auto"/>
                <w:left w:val="none" w:sz="0" w:space="0" w:color="auto"/>
                <w:bottom w:val="none" w:sz="0" w:space="0" w:color="auto"/>
                <w:right w:val="none" w:sz="0" w:space="0" w:color="auto"/>
              </w:divBdr>
            </w:div>
            <w:div w:id="1966308551">
              <w:marLeft w:val="0"/>
              <w:marRight w:val="0"/>
              <w:marTop w:val="0"/>
              <w:marBottom w:val="0"/>
              <w:divBdr>
                <w:top w:val="none" w:sz="0" w:space="0" w:color="auto"/>
                <w:left w:val="none" w:sz="0" w:space="0" w:color="auto"/>
                <w:bottom w:val="none" w:sz="0" w:space="0" w:color="auto"/>
                <w:right w:val="none" w:sz="0" w:space="0" w:color="auto"/>
              </w:divBdr>
            </w:div>
          </w:divsChild>
        </w:div>
        <w:div w:id="901872491">
          <w:marLeft w:val="0"/>
          <w:marRight w:val="0"/>
          <w:marTop w:val="0"/>
          <w:marBottom w:val="0"/>
          <w:divBdr>
            <w:top w:val="none" w:sz="0" w:space="0" w:color="auto"/>
            <w:left w:val="none" w:sz="0" w:space="0" w:color="auto"/>
            <w:bottom w:val="none" w:sz="0" w:space="0" w:color="auto"/>
            <w:right w:val="none" w:sz="0" w:space="0" w:color="auto"/>
          </w:divBdr>
        </w:div>
        <w:div w:id="1663463049">
          <w:marLeft w:val="0"/>
          <w:marRight w:val="0"/>
          <w:marTop w:val="0"/>
          <w:marBottom w:val="0"/>
          <w:divBdr>
            <w:top w:val="none" w:sz="0" w:space="0" w:color="auto"/>
            <w:left w:val="none" w:sz="0" w:space="0" w:color="auto"/>
            <w:bottom w:val="none" w:sz="0" w:space="0" w:color="auto"/>
            <w:right w:val="none" w:sz="0" w:space="0" w:color="auto"/>
          </w:divBdr>
        </w:div>
      </w:divsChild>
    </w:div>
    <w:div w:id="1867209791">
      <w:bodyDiv w:val="1"/>
      <w:marLeft w:val="0"/>
      <w:marRight w:val="0"/>
      <w:marTop w:val="0"/>
      <w:marBottom w:val="0"/>
      <w:divBdr>
        <w:top w:val="none" w:sz="0" w:space="0" w:color="auto"/>
        <w:left w:val="none" w:sz="0" w:space="0" w:color="auto"/>
        <w:bottom w:val="none" w:sz="0" w:space="0" w:color="auto"/>
        <w:right w:val="none" w:sz="0" w:space="0" w:color="auto"/>
      </w:divBdr>
      <w:divsChild>
        <w:div w:id="593049780">
          <w:marLeft w:val="-75"/>
          <w:marRight w:val="0"/>
          <w:marTop w:val="30"/>
          <w:marBottom w:val="30"/>
          <w:divBdr>
            <w:top w:val="none" w:sz="0" w:space="0" w:color="auto"/>
            <w:left w:val="none" w:sz="0" w:space="0" w:color="auto"/>
            <w:bottom w:val="none" w:sz="0" w:space="0" w:color="auto"/>
            <w:right w:val="none" w:sz="0" w:space="0" w:color="auto"/>
          </w:divBdr>
          <w:divsChild>
            <w:div w:id="27724958">
              <w:marLeft w:val="0"/>
              <w:marRight w:val="0"/>
              <w:marTop w:val="0"/>
              <w:marBottom w:val="0"/>
              <w:divBdr>
                <w:top w:val="none" w:sz="0" w:space="0" w:color="auto"/>
                <w:left w:val="none" w:sz="0" w:space="0" w:color="auto"/>
                <w:bottom w:val="none" w:sz="0" w:space="0" w:color="auto"/>
                <w:right w:val="none" w:sz="0" w:space="0" w:color="auto"/>
              </w:divBdr>
              <w:divsChild>
                <w:div w:id="546912787">
                  <w:marLeft w:val="0"/>
                  <w:marRight w:val="0"/>
                  <w:marTop w:val="0"/>
                  <w:marBottom w:val="0"/>
                  <w:divBdr>
                    <w:top w:val="none" w:sz="0" w:space="0" w:color="auto"/>
                    <w:left w:val="none" w:sz="0" w:space="0" w:color="auto"/>
                    <w:bottom w:val="none" w:sz="0" w:space="0" w:color="auto"/>
                    <w:right w:val="none" w:sz="0" w:space="0" w:color="auto"/>
                  </w:divBdr>
                </w:div>
              </w:divsChild>
            </w:div>
            <w:div w:id="37706923">
              <w:marLeft w:val="0"/>
              <w:marRight w:val="0"/>
              <w:marTop w:val="0"/>
              <w:marBottom w:val="0"/>
              <w:divBdr>
                <w:top w:val="none" w:sz="0" w:space="0" w:color="auto"/>
                <w:left w:val="none" w:sz="0" w:space="0" w:color="auto"/>
                <w:bottom w:val="none" w:sz="0" w:space="0" w:color="auto"/>
                <w:right w:val="none" w:sz="0" w:space="0" w:color="auto"/>
              </w:divBdr>
              <w:divsChild>
                <w:div w:id="729692154">
                  <w:marLeft w:val="0"/>
                  <w:marRight w:val="0"/>
                  <w:marTop w:val="0"/>
                  <w:marBottom w:val="0"/>
                  <w:divBdr>
                    <w:top w:val="none" w:sz="0" w:space="0" w:color="auto"/>
                    <w:left w:val="none" w:sz="0" w:space="0" w:color="auto"/>
                    <w:bottom w:val="none" w:sz="0" w:space="0" w:color="auto"/>
                    <w:right w:val="none" w:sz="0" w:space="0" w:color="auto"/>
                  </w:divBdr>
                </w:div>
              </w:divsChild>
            </w:div>
            <w:div w:id="163133292">
              <w:marLeft w:val="0"/>
              <w:marRight w:val="0"/>
              <w:marTop w:val="0"/>
              <w:marBottom w:val="0"/>
              <w:divBdr>
                <w:top w:val="none" w:sz="0" w:space="0" w:color="auto"/>
                <w:left w:val="none" w:sz="0" w:space="0" w:color="auto"/>
                <w:bottom w:val="none" w:sz="0" w:space="0" w:color="auto"/>
                <w:right w:val="none" w:sz="0" w:space="0" w:color="auto"/>
              </w:divBdr>
              <w:divsChild>
                <w:div w:id="626088700">
                  <w:marLeft w:val="0"/>
                  <w:marRight w:val="0"/>
                  <w:marTop w:val="0"/>
                  <w:marBottom w:val="0"/>
                  <w:divBdr>
                    <w:top w:val="none" w:sz="0" w:space="0" w:color="auto"/>
                    <w:left w:val="none" w:sz="0" w:space="0" w:color="auto"/>
                    <w:bottom w:val="none" w:sz="0" w:space="0" w:color="auto"/>
                    <w:right w:val="none" w:sz="0" w:space="0" w:color="auto"/>
                  </w:divBdr>
                </w:div>
              </w:divsChild>
            </w:div>
            <w:div w:id="259410057">
              <w:marLeft w:val="0"/>
              <w:marRight w:val="0"/>
              <w:marTop w:val="0"/>
              <w:marBottom w:val="0"/>
              <w:divBdr>
                <w:top w:val="none" w:sz="0" w:space="0" w:color="auto"/>
                <w:left w:val="none" w:sz="0" w:space="0" w:color="auto"/>
                <w:bottom w:val="none" w:sz="0" w:space="0" w:color="auto"/>
                <w:right w:val="none" w:sz="0" w:space="0" w:color="auto"/>
              </w:divBdr>
              <w:divsChild>
                <w:div w:id="925919366">
                  <w:marLeft w:val="0"/>
                  <w:marRight w:val="0"/>
                  <w:marTop w:val="0"/>
                  <w:marBottom w:val="0"/>
                  <w:divBdr>
                    <w:top w:val="none" w:sz="0" w:space="0" w:color="auto"/>
                    <w:left w:val="none" w:sz="0" w:space="0" w:color="auto"/>
                    <w:bottom w:val="none" w:sz="0" w:space="0" w:color="auto"/>
                    <w:right w:val="none" w:sz="0" w:space="0" w:color="auto"/>
                  </w:divBdr>
                </w:div>
              </w:divsChild>
            </w:div>
            <w:div w:id="385108134">
              <w:marLeft w:val="0"/>
              <w:marRight w:val="0"/>
              <w:marTop w:val="0"/>
              <w:marBottom w:val="0"/>
              <w:divBdr>
                <w:top w:val="none" w:sz="0" w:space="0" w:color="auto"/>
                <w:left w:val="none" w:sz="0" w:space="0" w:color="auto"/>
                <w:bottom w:val="none" w:sz="0" w:space="0" w:color="auto"/>
                <w:right w:val="none" w:sz="0" w:space="0" w:color="auto"/>
              </w:divBdr>
              <w:divsChild>
                <w:div w:id="768429879">
                  <w:marLeft w:val="0"/>
                  <w:marRight w:val="0"/>
                  <w:marTop w:val="0"/>
                  <w:marBottom w:val="0"/>
                  <w:divBdr>
                    <w:top w:val="none" w:sz="0" w:space="0" w:color="auto"/>
                    <w:left w:val="none" w:sz="0" w:space="0" w:color="auto"/>
                    <w:bottom w:val="none" w:sz="0" w:space="0" w:color="auto"/>
                    <w:right w:val="none" w:sz="0" w:space="0" w:color="auto"/>
                  </w:divBdr>
                </w:div>
              </w:divsChild>
            </w:div>
            <w:div w:id="419839498">
              <w:marLeft w:val="0"/>
              <w:marRight w:val="0"/>
              <w:marTop w:val="0"/>
              <w:marBottom w:val="0"/>
              <w:divBdr>
                <w:top w:val="none" w:sz="0" w:space="0" w:color="auto"/>
                <w:left w:val="none" w:sz="0" w:space="0" w:color="auto"/>
                <w:bottom w:val="none" w:sz="0" w:space="0" w:color="auto"/>
                <w:right w:val="none" w:sz="0" w:space="0" w:color="auto"/>
              </w:divBdr>
              <w:divsChild>
                <w:div w:id="321272787">
                  <w:marLeft w:val="0"/>
                  <w:marRight w:val="0"/>
                  <w:marTop w:val="0"/>
                  <w:marBottom w:val="0"/>
                  <w:divBdr>
                    <w:top w:val="none" w:sz="0" w:space="0" w:color="auto"/>
                    <w:left w:val="none" w:sz="0" w:space="0" w:color="auto"/>
                    <w:bottom w:val="none" w:sz="0" w:space="0" w:color="auto"/>
                    <w:right w:val="none" w:sz="0" w:space="0" w:color="auto"/>
                  </w:divBdr>
                </w:div>
              </w:divsChild>
            </w:div>
            <w:div w:id="528563938">
              <w:marLeft w:val="0"/>
              <w:marRight w:val="0"/>
              <w:marTop w:val="0"/>
              <w:marBottom w:val="0"/>
              <w:divBdr>
                <w:top w:val="none" w:sz="0" w:space="0" w:color="auto"/>
                <w:left w:val="none" w:sz="0" w:space="0" w:color="auto"/>
                <w:bottom w:val="none" w:sz="0" w:space="0" w:color="auto"/>
                <w:right w:val="none" w:sz="0" w:space="0" w:color="auto"/>
              </w:divBdr>
              <w:divsChild>
                <w:div w:id="749742514">
                  <w:marLeft w:val="0"/>
                  <w:marRight w:val="0"/>
                  <w:marTop w:val="0"/>
                  <w:marBottom w:val="0"/>
                  <w:divBdr>
                    <w:top w:val="none" w:sz="0" w:space="0" w:color="auto"/>
                    <w:left w:val="none" w:sz="0" w:space="0" w:color="auto"/>
                    <w:bottom w:val="none" w:sz="0" w:space="0" w:color="auto"/>
                    <w:right w:val="none" w:sz="0" w:space="0" w:color="auto"/>
                  </w:divBdr>
                </w:div>
              </w:divsChild>
            </w:div>
            <w:div w:id="834996256">
              <w:marLeft w:val="0"/>
              <w:marRight w:val="0"/>
              <w:marTop w:val="0"/>
              <w:marBottom w:val="0"/>
              <w:divBdr>
                <w:top w:val="none" w:sz="0" w:space="0" w:color="auto"/>
                <w:left w:val="none" w:sz="0" w:space="0" w:color="auto"/>
                <w:bottom w:val="none" w:sz="0" w:space="0" w:color="auto"/>
                <w:right w:val="none" w:sz="0" w:space="0" w:color="auto"/>
              </w:divBdr>
              <w:divsChild>
                <w:div w:id="156655190">
                  <w:marLeft w:val="0"/>
                  <w:marRight w:val="0"/>
                  <w:marTop w:val="0"/>
                  <w:marBottom w:val="0"/>
                  <w:divBdr>
                    <w:top w:val="none" w:sz="0" w:space="0" w:color="auto"/>
                    <w:left w:val="none" w:sz="0" w:space="0" w:color="auto"/>
                    <w:bottom w:val="none" w:sz="0" w:space="0" w:color="auto"/>
                    <w:right w:val="none" w:sz="0" w:space="0" w:color="auto"/>
                  </w:divBdr>
                </w:div>
              </w:divsChild>
            </w:div>
            <w:div w:id="900554027">
              <w:marLeft w:val="0"/>
              <w:marRight w:val="0"/>
              <w:marTop w:val="0"/>
              <w:marBottom w:val="0"/>
              <w:divBdr>
                <w:top w:val="none" w:sz="0" w:space="0" w:color="auto"/>
                <w:left w:val="none" w:sz="0" w:space="0" w:color="auto"/>
                <w:bottom w:val="none" w:sz="0" w:space="0" w:color="auto"/>
                <w:right w:val="none" w:sz="0" w:space="0" w:color="auto"/>
              </w:divBdr>
              <w:divsChild>
                <w:div w:id="1380007762">
                  <w:marLeft w:val="0"/>
                  <w:marRight w:val="0"/>
                  <w:marTop w:val="0"/>
                  <w:marBottom w:val="0"/>
                  <w:divBdr>
                    <w:top w:val="none" w:sz="0" w:space="0" w:color="auto"/>
                    <w:left w:val="none" w:sz="0" w:space="0" w:color="auto"/>
                    <w:bottom w:val="none" w:sz="0" w:space="0" w:color="auto"/>
                    <w:right w:val="none" w:sz="0" w:space="0" w:color="auto"/>
                  </w:divBdr>
                </w:div>
              </w:divsChild>
            </w:div>
            <w:div w:id="978922518">
              <w:marLeft w:val="0"/>
              <w:marRight w:val="0"/>
              <w:marTop w:val="0"/>
              <w:marBottom w:val="0"/>
              <w:divBdr>
                <w:top w:val="none" w:sz="0" w:space="0" w:color="auto"/>
                <w:left w:val="none" w:sz="0" w:space="0" w:color="auto"/>
                <w:bottom w:val="none" w:sz="0" w:space="0" w:color="auto"/>
                <w:right w:val="none" w:sz="0" w:space="0" w:color="auto"/>
              </w:divBdr>
              <w:divsChild>
                <w:div w:id="1036392388">
                  <w:marLeft w:val="0"/>
                  <w:marRight w:val="0"/>
                  <w:marTop w:val="0"/>
                  <w:marBottom w:val="0"/>
                  <w:divBdr>
                    <w:top w:val="none" w:sz="0" w:space="0" w:color="auto"/>
                    <w:left w:val="none" w:sz="0" w:space="0" w:color="auto"/>
                    <w:bottom w:val="none" w:sz="0" w:space="0" w:color="auto"/>
                    <w:right w:val="none" w:sz="0" w:space="0" w:color="auto"/>
                  </w:divBdr>
                </w:div>
              </w:divsChild>
            </w:div>
            <w:div w:id="1153596103">
              <w:marLeft w:val="0"/>
              <w:marRight w:val="0"/>
              <w:marTop w:val="0"/>
              <w:marBottom w:val="0"/>
              <w:divBdr>
                <w:top w:val="none" w:sz="0" w:space="0" w:color="auto"/>
                <w:left w:val="none" w:sz="0" w:space="0" w:color="auto"/>
                <w:bottom w:val="none" w:sz="0" w:space="0" w:color="auto"/>
                <w:right w:val="none" w:sz="0" w:space="0" w:color="auto"/>
              </w:divBdr>
              <w:divsChild>
                <w:div w:id="327363001">
                  <w:marLeft w:val="0"/>
                  <w:marRight w:val="0"/>
                  <w:marTop w:val="0"/>
                  <w:marBottom w:val="0"/>
                  <w:divBdr>
                    <w:top w:val="none" w:sz="0" w:space="0" w:color="auto"/>
                    <w:left w:val="none" w:sz="0" w:space="0" w:color="auto"/>
                    <w:bottom w:val="none" w:sz="0" w:space="0" w:color="auto"/>
                    <w:right w:val="none" w:sz="0" w:space="0" w:color="auto"/>
                  </w:divBdr>
                </w:div>
              </w:divsChild>
            </w:div>
            <w:div w:id="1264536913">
              <w:marLeft w:val="0"/>
              <w:marRight w:val="0"/>
              <w:marTop w:val="0"/>
              <w:marBottom w:val="0"/>
              <w:divBdr>
                <w:top w:val="none" w:sz="0" w:space="0" w:color="auto"/>
                <w:left w:val="none" w:sz="0" w:space="0" w:color="auto"/>
                <w:bottom w:val="none" w:sz="0" w:space="0" w:color="auto"/>
                <w:right w:val="none" w:sz="0" w:space="0" w:color="auto"/>
              </w:divBdr>
              <w:divsChild>
                <w:div w:id="1089891731">
                  <w:marLeft w:val="0"/>
                  <w:marRight w:val="0"/>
                  <w:marTop w:val="0"/>
                  <w:marBottom w:val="0"/>
                  <w:divBdr>
                    <w:top w:val="none" w:sz="0" w:space="0" w:color="auto"/>
                    <w:left w:val="none" w:sz="0" w:space="0" w:color="auto"/>
                    <w:bottom w:val="none" w:sz="0" w:space="0" w:color="auto"/>
                    <w:right w:val="none" w:sz="0" w:space="0" w:color="auto"/>
                  </w:divBdr>
                </w:div>
              </w:divsChild>
            </w:div>
            <w:div w:id="1416125367">
              <w:marLeft w:val="0"/>
              <w:marRight w:val="0"/>
              <w:marTop w:val="0"/>
              <w:marBottom w:val="0"/>
              <w:divBdr>
                <w:top w:val="none" w:sz="0" w:space="0" w:color="auto"/>
                <w:left w:val="none" w:sz="0" w:space="0" w:color="auto"/>
                <w:bottom w:val="none" w:sz="0" w:space="0" w:color="auto"/>
                <w:right w:val="none" w:sz="0" w:space="0" w:color="auto"/>
              </w:divBdr>
              <w:divsChild>
                <w:div w:id="1504196851">
                  <w:marLeft w:val="0"/>
                  <w:marRight w:val="0"/>
                  <w:marTop w:val="0"/>
                  <w:marBottom w:val="0"/>
                  <w:divBdr>
                    <w:top w:val="none" w:sz="0" w:space="0" w:color="auto"/>
                    <w:left w:val="none" w:sz="0" w:space="0" w:color="auto"/>
                    <w:bottom w:val="none" w:sz="0" w:space="0" w:color="auto"/>
                    <w:right w:val="none" w:sz="0" w:space="0" w:color="auto"/>
                  </w:divBdr>
                </w:div>
              </w:divsChild>
            </w:div>
            <w:div w:id="1587618469">
              <w:marLeft w:val="0"/>
              <w:marRight w:val="0"/>
              <w:marTop w:val="0"/>
              <w:marBottom w:val="0"/>
              <w:divBdr>
                <w:top w:val="none" w:sz="0" w:space="0" w:color="auto"/>
                <w:left w:val="none" w:sz="0" w:space="0" w:color="auto"/>
                <w:bottom w:val="none" w:sz="0" w:space="0" w:color="auto"/>
                <w:right w:val="none" w:sz="0" w:space="0" w:color="auto"/>
              </w:divBdr>
              <w:divsChild>
                <w:div w:id="1568682507">
                  <w:marLeft w:val="0"/>
                  <w:marRight w:val="0"/>
                  <w:marTop w:val="0"/>
                  <w:marBottom w:val="0"/>
                  <w:divBdr>
                    <w:top w:val="none" w:sz="0" w:space="0" w:color="auto"/>
                    <w:left w:val="none" w:sz="0" w:space="0" w:color="auto"/>
                    <w:bottom w:val="none" w:sz="0" w:space="0" w:color="auto"/>
                    <w:right w:val="none" w:sz="0" w:space="0" w:color="auto"/>
                  </w:divBdr>
                </w:div>
              </w:divsChild>
            </w:div>
            <w:div w:id="1799180748">
              <w:marLeft w:val="0"/>
              <w:marRight w:val="0"/>
              <w:marTop w:val="0"/>
              <w:marBottom w:val="0"/>
              <w:divBdr>
                <w:top w:val="none" w:sz="0" w:space="0" w:color="auto"/>
                <w:left w:val="none" w:sz="0" w:space="0" w:color="auto"/>
                <w:bottom w:val="none" w:sz="0" w:space="0" w:color="auto"/>
                <w:right w:val="none" w:sz="0" w:space="0" w:color="auto"/>
              </w:divBdr>
              <w:divsChild>
                <w:div w:id="1909340370">
                  <w:marLeft w:val="0"/>
                  <w:marRight w:val="0"/>
                  <w:marTop w:val="0"/>
                  <w:marBottom w:val="0"/>
                  <w:divBdr>
                    <w:top w:val="none" w:sz="0" w:space="0" w:color="auto"/>
                    <w:left w:val="none" w:sz="0" w:space="0" w:color="auto"/>
                    <w:bottom w:val="none" w:sz="0" w:space="0" w:color="auto"/>
                    <w:right w:val="none" w:sz="0" w:space="0" w:color="auto"/>
                  </w:divBdr>
                </w:div>
              </w:divsChild>
            </w:div>
            <w:div w:id="2066441409">
              <w:marLeft w:val="0"/>
              <w:marRight w:val="0"/>
              <w:marTop w:val="0"/>
              <w:marBottom w:val="0"/>
              <w:divBdr>
                <w:top w:val="none" w:sz="0" w:space="0" w:color="auto"/>
                <w:left w:val="none" w:sz="0" w:space="0" w:color="auto"/>
                <w:bottom w:val="none" w:sz="0" w:space="0" w:color="auto"/>
                <w:right w:val="none" w:sz="0" w:space="0" w:color="auto"/>
              </w:divBdr>
              <w:divsChild>
                <w:div w:id="7481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7662">
          <w:marLeft w:val="0"/>
          <w:marRight w:val="0"/>
          <w:marTop w:val="0"/>
          <w:marBottom w:val="0"/>
          <w:divBdr>
            <w:top w:val="none" w:sz="0" w:space="0" w:color="auto"/>
            <w:left w:val="none" w:sz="0" w:space="0" w:color="auto"/>
            <w:bottom w:val="none" w:sz="0" w:space="0" w:color="auto"/>
            <w:right w:val="none" w:sz="0" w:space="0" w:color="auto"/>
          </w:divBdr>
        </w:div>
        <w:div w:id="1763524575">
          <w:marLeft w:val="0"/>
          <w:marRight w:val="0"/>
          <w:marTop w:val="0"/>
          <w:marBottom w:val="0"/>
          <w:divBdr>
            <w:top w:val="none" w:sz="0" w:space="0" w:color="auto"/>
            <w:left w:val="none" w:sz="0" w:space="0" w:color="auto"/>
            <w:bottom w:val="none" w:sz="0" w:space="0" w:color="auto"/>
            <w:right w:val="none" w:sz="0" w:space="0" w:color="auto"/>
          </w:divBdr>
        </w:div>
      </w:divsChild>
    </w:div>
    <w:div w:id="1947880368">
      <w:bodyDiv w:val="1"/>
      <w:marLeft w:val="0"/>
      <w:marRight w:val="0"/>
      <w:marTop w:val="0"/>
      <w:marBottom w:val="0"/>
      <w:divBdr>
        <w:top w:val="none" w:sz="0" w:space="0" w:color="auto"/>
        <w:left w:val="none" w:sz="0" w:space="0" w:color="auto"/>
        <w:bottom w:val="none" w:sz="0" w:space="0" w:color="auto"/>
        <w:right w:val="none" w:sz="0" w:space="0" w:color="auto"/>
      </w:divBdr>
      <w:divsChild>
        <w:div w:id="1209075375">
          <w:marLeft w:val="0"/>
          <w:marRight w:val="0"/>
          <w:marTop w:val="0"/>
          <w:marBottom w:val="0"/>
          <w:divBdr>
            <w:top w:val="none" w:sz="0" w:space="0" w:color="auto"/>
            <w:left w:val="none" w:sz="0" w:space="0" w:color="auto"/>
            <w:bottom w:val="none" w:sz="0" w:space="0" w:color="auto"/>
            <w:right w:val="none" w:sz="0" w:space="0" w:color="auto"/>
          </w:divBdr>
          <w:divsChild>
            <w:div w:id="138151471">
              <w:marLeft w:val="0"/>
              <w:marRight w:val="0"/>
              <w:marTop w:val="0"/>
              <w:marBottom w:val="0"/>
              <w:divBdr>
                <w:top w:val="none" w:sz="0" w:space="0" w:color="auto"/>
                <w:left w:val="none" w:sz="0" w:space="0" w:color="auto"/>
                <w:bottom w:val="none" w:sz="0" w:space="0" w:color="auto"/>
                <w:right w:val="none" w:sz="0" w:space="0" w:color="auto"/>
              </w:divBdr>
            </w:div>
            <w:div w:id="1419130194">
              <w:marLeft w:val="0"/>
              <w:marRight w:val="0"/>
              <w:marTop w:val="0"/>
              <w:marBottom w:val="0"/>
              <w:divBdr>
                <w:top w:val="none" w:sz="0" w:space="0" w:color="auto"/>
                <w:left w:val="none" w:sz="0" w:space="0" w:color="auto"/>
                <w:bottom w:val="none" w:sz="0" w:space="0" w:color="auto"/>
                <w:right w:val="none" w:sz="0" w:space="0" w:color="auto"/>
              </w:divBdr>
            </w:div>
            <w:div w:id="2005236635">
              <w:marLeft w:val="0"/>
              <w:marRight w:val="0"/>
              <w:marTop w:val="0"/>
              <w:marBottom w:val="0"/>
              <w:divBdr>
                <w:top w:val="none" w:sz="0" w:space="0" w:color="auto"/>
                <w:left w:val="none" w:sz="0" w:space="0" w:color="auto"/>
                <w:bottom w:val="none" w:sz="0" w:space="0" w:color="auto"/>
                <w:right w:val="none" w:sz="0" w:space="0" w:color="auto"/>
              </w:divBdr>
            </w:div>
          </w:divsChild>
        </w:div>
        <w:div w:id="1368943687">
          <w:marLeft w:val="0"/>
          <w:marRight w:val="0"/>
          <w:marTop w:val="0"/>
          <w:marBottom w:val="0"/>
          <w:divBdr>
            <w:top w:val="none" w:sz="0" w:space="0" w:color="auto"/>
            <w:left w:val="none" w:sz="0" w:space="0" w:color="auto"/>
            <w:bottom w:val="none" w:sz="0" w:space="0" w:color="auto"/>
            <w:right w:val="none" w:sz="0" w:space="0" w:color="auto"/>
          </w:divBdr>
          <w:divsChild>
            <w:div w:id="1034497323">
              <w:marLeft w:val="-75"/>
              <w:marRight w:val="0"/>
              <w:marTop w:val="30"/>
              <w:marBottom w:val="30"/>
              <w:divBdr>
                <w:top w:val="none" w:sz="0" w:space="0" w:color="auto"/>
                <w:left w:val="none" w:sz="0" w:space="0" w:color="auto"/>
                <w:bottom w:val="none" w:sz="0" w:space="0" w:color="auto"/>
                <w:right w:val="none" w:sz="0" w:space="0" w:color="auto"/>
              </w:divBdr>
              <w:divsChild>
                <w:div w:id="36903308">
                  <w:marLeft w:val="0"/>
                  <w:marRight w:val="0"/>
                  <w:marTop w:val="0"/>
                  <w:marBottom w:val="0"/>
                  <w:divBdr>
                    <w:top w:val="none" w:sz="0" w:space="0" w:color="auto"/>
                    <w:left w:val="none" w:sz="0" w:space="0" w:color="auto"/>
                    <w:bottom w:val="none" w:sz="0" w:space="0" w:color="auto"/>
                    <w:right w:val="none" w:sz="0" w:space="0" w:color="auto"/>
                  </w:divBdr>
                  <w:divsChild>
                    <w:div w:id="580600340">
                      <w:marLeft w:val="0"/>
                      <w:marRight w:val="0"/>
                      <w:marTop w:val="0"/>
                      <w:marBottom w:val="0"/>
                      <w:divBdr>
                        <w:top w:val="none" w:sz="0" w:space="0" w:color="auto"/>
                        <w:left w:val="none" w:sz="0" w:space="0" w:color="auto"/>
                        <w:bottom w:val="none" w:sz="0" w:space="0" w:color="auto"/>
                        <w:right w:val="none" w:sz="0" w:space="0" w:color="auto"/>
                      </w:divBdr>
                    </w:div>
                    <w:div w:id="2100561554">
                      <w:marLeft w:val="0"/>
                      <w:marRight w:val="0"/>
                      <w:marTop w:val="0"/>
                      <w:marBottom w:val="0"/>
                      <w:divBdr>
                        <w:top w:val="none" w:sz="0" w:space="0" w:color="auto"/>
                        <w:left w:val="none" w:sz="0" w:space="0" w:color="auto"/>
                        <w:bottom w:val="none" w:sz="0" w:space="0" w:color="auto"/>
                        <w:right w:val="none" w:sz="0" w:space="0" w:color="auto"/>
                      </w:divBdr>
                    </w:div>
                  </w:divsChild>
                </w:div>
                <w:div w:id="447819873">
                  <w:marLeft w:val="0"/>
                  <w:marRight w:val="0"/>
                  <w:marTop w:val="0"/>
                  <w:marBottom w:val="0"/>
                  <w:divBdr>
                    <w:top w:val="none" w:sz="0" w:space="0" w:color="auto"/>
                    <w:left w:val="none" w:sz="0" w:space="0" w:color="auto"/>
                    <w:bottom w:val="none" w:sz="0" w:space="0" w:color="auto"/>
                    <w:right w:val="none" w:sz="0" w:space="0" w:color="auto"/>
                  </w:divBdr>
                  <w:divsChild>
                    <w:div w:id="2120876239">
                      <w:marLeft w:val="0"/>
                      <w:marRight w:val="0"/>
                      <w:marTop w:val="0"/>
                      <w:marBottom w:val="0"/>
                      <w:divBdr>
                        <w:top w:val="none" w:sz="0" w:space="0" w:color="auto"/>
                        <w:left w:val="none" w:sz="0" w:space="0" w:color="auto"/>
                        <w:bottom w:val="none" w:sz="0" w:space="0" w:color="auto"/>
                        <w:right w:val="none" w:sz="0" w:space="0" w:color="auto"/>
                      </w:divBdr>
                    </w:div>
                  </w:divsChild>
                </w:div>
                <w:div w:id="1685551911">
                  <w:marLeft w:val="0"/>
                  <w:marRight w:val="0"/>
                  <w:marTop w:val="0"/>
                  <w:marBottom w:val="0"/>
                  <w:divBdr>
                    <w:top w:val="none" w:sz="0" w:space="0" w:color="auto"/>
                    <w:left w:val="none" w:sz="0" w:space="0" w:color="auto"/>
                    <w:bottom w:val="none" w:sz="0" w:space="0" w:color="auto"/>
                    <w:right w:val="none" w:sz="0" w:space="0" w:color="auto"/>
                  </w:divBdr>
                  <w:divsChild>
                    <w:div w:id="617488332">
                      <w:marLeft w:val="0"/>
                      <w:marRight w:val="0"/>
                      <w:marTop w:val="0"/>
                      <w:marBottom w:val="0"/>
                      <w:divBdr>
                        <w:top w:val="none" w:sz="0" w:space="0" w:color="auto"/>
                        <w:left w:val="none" w:sz="0" w:space="0" w:color="auto"/>
                        <w:bottom w:val="none" w:sz="0" w:space="0" w:color="auto"/>
                        <w:right w:val="none" w:sz="0" w:space="0" w:color="auto"/>
                      </w:divBdr>
                    </w:div>
                    <w:div w:id="1802921897">
                      <w:marLeft w:val="0"/>
                      <w:marRight w:val="0"/>
                      <w:marTop w:val="0"/>
                      <w:marBottom w:val="0"/>
                      <w:divBdr>
                        <w:top w:val="none" w:sz="0" w:space="0" w:color="auto"/>
                        <w:left w:val="none" w:sz="0" w:space="0" w:color="auto"/>
                        <w:bottom w:val="none" w:sz="0" w:space="0" w:color="auto"/>
                        <w:right w:val="none" w:sz="0" w:space="0" w:color="auto"/>
                      </w:divBdr>
                    </w:div>
                  </w:divsChild>
                </w:div>
                <w:div w:id="1748190539">
                  <w:marLeft w:val="0"/>
                  <w:marRight w:val="0"/>
                  <w:marTop w:val="0"/>
                  <w:marBottom w:val="0"/>
                  <w:divBdr>
                    <w:top w:val="none" w:sz="0" w:space="0" w:color="auto"/>
                    <w:left w:val="none" w:sz="0" w:space="0" w:color="auto"/>
                    <w:bottom w:val="none" w:sz="0" w:space="0" w:color="auto"/>
                    <w:right w:val="none" w:sz="0" w:space="0" w:color="auto"/>
                  </w:divBdr>
                  <w:divsChild>
                    <w:div w:id="220098730">
                      <w:marLeft w:val="0"/>
                      <w:marRight w:val="0"/>
                      <w:marTop w:val="0"/>
                      <w:marBottom w:val="0"/>
                      <w:divBdr>
                        <w:top w:val="none" w:sz="0" w:space="0" w:color="auto"/>
                        <w:left w:val="none" w:sz="0" w:space="0" w:color="auto"/>
                        <w:bottom w:val="none" w:sz="0" w:space="0" w:color="auto"/>
                        <w:right w:val="none" w:sz="0" w:space="0" w:color="auto"/>
                      </w:divBdr>
                    </w:div>
                    <w:div w:id="544370398">
                      <w:marLeft w:val="0"/>
                      <w:marRight w:val="0"/>
                      <w:marTop w:val="0"/>
                      <w:marBottom w:val="0"/>
                      <w:divBdr>
                        <w:top w:val="none" w:sz="0" w:space="0" w:color="auto"/>
                        <w:left w:val="none" w:sz="0" w:space="0" w:color="auto"/>
                        <w:bottom w:val="none" w:sz="0" w:space="0" w:color="auto"/>
                        <w:right w:val="none" w:sz="0" w:space="0" w:color="auto"/>
                      </w:divBdr>
                    </w:div>
                    <w:div w:id="1128359707">
                      <w:marLeft w:val="0"/>
                      <w:marRight w:val="0"/>
                      <w:marTop w:val="0"/>
                      <w:marBottom w:val="0"/>
                      <w:divBdr>
                        <w:top w:val="none" w:sz="0" w:space="0" w:color="auto"/>
                        <w:left w:val="none" w:sz="0" w:space="0" w:color="auto"/>
                        <w:bottom w:val="none" w:sz="0" w:space="0" w:color="auto"/>
                        <w:right w:val="none" w:sz="0" w:space="0" w:color="auto"/>
                      </w:divBdr>
                    </w:div>
                    <w:div w:id="132123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01048">
          <w:marLeft w:val="0"/>
          <w:marRight w:val="0"/>
          <w:marTop w:val="0"/>
          <w:marBottom w:val="0"/>
          <w:divBdr>
            <w:top w:val="none" w:sz="0" w:space="0" w:color="auto"/>
            <w:left w:val="none" w:sz="0" w:space="0" w:color="auto"/>
            <w:bottom w:val="none" w:sz="0" w:space="0" w:color="auto"/>
            <w:right w:val="none" w:sz="0" w:space="0" w:color="auto"/>
          </w:divBdr>
        </w:div>
        <w:div w:id="2092237259">
          <w:marLeft w:val="0"/>
          <w:marRight w:val="0"/>
          <w:marTop w:val="0"/>
          <w:marBottom w:val="0"/>
          <w:divBdr>
            <w:top w:val="none" w:sz="0" w:space="0" w:color="auto"/>
            <w:left w:val="none" w:sz="0" w:space="0" w:color="auto"/>
            <w:bottom w:val="none" w:sz="0" w:space="0" w:color="auto"/>
            <w:right w:val="none" w:sz="0" w:space="0" w:color="auto"/>
          </w:divBdr>
        </w:div>
      </w:divsChild>
    </w:div>
    <w:div w:id="1975669782">
      <w:bodyDiv w:val="1"/>
      <w:marLeft w:val="0"/>
      <w:marRight w:val="0"/>
      <w:marTop w:val="0"/>
      <w:marBottom w:val="0"/>
      <w:divBdr>
        <w:top w:val="none" w:sz="0" w:space="0" w:color="auto"/>
        <w:left w:val="none" w:sz="0" w:space="0" w:color="auto"/>
        <w:bottom w:val="none" w:sz="0" w:space="0" w:color="auto"/>
        <w:right w:val="none" w:sz="0" w:space="0" w:color="auto"/>
      </w:divBdr>
      <w:divsChild>
        <w:div w:id="126364502">
          <w:marLeft w:val="0"/>
          <w:marRight w:val="0"/>
          <w:marTop w:val="0"/>
          <w:marBottom w:val="0"/>
          <w:divBdr>
            <w:top w:val="none" w:sz="0" w:space="0" w:color="auto"/>
            <w:left w:val="none" w:sz="0" w:space="0" w:color="auto"/>
            <w:bottom w:val="none" w:sz="0" w:space="0" w:color="auto"/>
            <w:right w:val="none" w:sz="0" w:space="0" w:color="auto"/>
          </w:divBdr>
          <w:divsChild>
            <w:div w:id="1710035806">
              <w:marLeft w:val="0"/>
              <w:marRight w:val="0"/>
              <w:marTop w:val="0"/>
              <w:marBottom w:val="0"/>
              <w:divBdr>
                <w:top w:val="none" w:sz="0" w:space="0" w:color="auto"/>
                <w:left w:val="none" w:sz="0" w:space="0" w:color="auto"/>
                <w:bottom w:val="none" w:sz="0" w:space="0" w:color="auto"/>
                <w:right w:val="none" w:sz="0" w:space="0" w:color="auto"/>
              </w:divBdr>
            </w:div>
          </w:divsChild>
        </w:div>
        <w:div w:id="126514887">
          <w:marLeft w:val="0"/>
          <w:marRight w:val="0"/>
          <w:marTop w:val="0"/>
          <w:marBottom w:val="0"/>
          <w:divBdr>
            <w:top w:val="none" w:sz="0" w:space="0" w:color="auto"/>
            <w:left w:val="none" w:sz="0" w:space="0" w:color="auto"/>
            <w:bottom w:val="none" w:sz="0" w:space="0" w:color="auto"/>
            <w:right w:val="none" w:sz="0" w:space="0" w:color="auto"/>
          </w:divBdr>
          <w:divsChild>
            <w:div w:id="10383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4842">
      <w:bodyDiv w:val="1"/>
      <w:marLeft w:val="0"/>
      <w:marRight w:val="0"/>
      <w:marTop w:val="0"/>
      <w:marBottom w:val="0"/>
      <w:divBdr>
        <w:top w:val="none" w:sz="0" w:space="0" w:color="auto"/>
        <w:left w:val="none" w:sz="0" w:space="0" w:color="auto"/>
        <w:bottom w:val="none" w:sz="0" w:space="0" w:color="auto"/>
        <w:right w:val="none" w:sz="0" w:space="0" w:color="auto"/>
      </w:divBdr>
      <w:divsChild>
        <w:div w:id="11761746">
          <w:marLeft w:val="0"/>
          <w:marRight w:val="0"/>
          <w:marTop w:val="0"/>
          <w:marBottom w:val="0"/>
          <w:divBdr>
            <w:top w:val="none" w:sz="0" w:space="0" w:color="auto"/>
            <w:left w:val="none" w:sz="0" w:space="0" w:color="auto"/>
            <w:bottom w:val="none" w:sz="0" w:space="0" w:color="auto"/>
            <w:right w:val="none" w:sz="0" w:space="0" w:color="auto"/>
          </w:divBdr>
          <w:divsChild>
            <w:div w:id="970131610">
              <w:marLeft w:val="0"/>
              <w:marRight w:val="0"/>
              <w:marTop w:val="0"/>
              <w:marBottom w:val="0"/>
              <w:divBdr>
                <w:top w:val="none" w:sz="0" w:space="0" w:color="auto"/>
                <w:left w:val="none" w:sz="0" w:space="0" w:color="auto"/>
                <w:bottom w:val="none" w:sz="0" w:space="0" w:color="auto"/>
                <w:right w:val="none" w:sz="0" w:space="0" w:color="auto"/>
              </w:divBdr>
            </w:div>
          </w:divsChild>
        </w:div>
        <w:div w:id="51007974">
          <w:marLeft w:val="0"/>
          <w:marRight w:val="0"/>
          <w:marTop w:val="0"/>
          <w:marBottom w:val="0"/>
          <w:divBdr>
            <w:top w:val="none" w:sz="0" w:space="0" w:color="auto"/>
            <w:left w:val="none" w:sz="0" w:space="0" w:color="auto"/>
            <w:bottom w:val="none" w:sz="0" w:space="0" w:color="auto"/>
            <w:right w:val="none" w:sz="0" w:space="0" w:color="auto"/>
          </w:divBdr>
          <w:divsChild>
            <w:div w:id="987169879">
              <w:marLeft w:val="0"/>
              <w:marRight w:val="0"/>
              <w:marTop w:val="0"/>
              <w:marBottom w:val="0"/>
              <w:divBdr>
                <w:top w:val="none" w:sz="0" w:space="0" w:color="auto"/>
                <w:left w:val="none" w:sz="0" w:space="0" w:color="auto"/>
                <w:bottom w:val="none" w:sz="0" w:space="0" w:color="auto"/>
                <w:right w:val="none" w:sz="0" w:space="0" w:color="auto"/>
              </w:divBdr>
            </w:div>
          </w:divsChild>
        </w:div>
        <w:div w:id="57826287">
          <w:marLeft w:val="0"/>
          <w:marRight w:val="0"/>
          <w:marTop w:val="0"/>
          <w:marBottom w:val="0"/>
          <w:divBdr>
            <w:top w:val="none" w:sz="0" w:space="0" w:color="auto"/>
            <w:left w:val="none" w:sz="0" w:space="0" w:color="auto"/>
            <w:bottom w:val="none" w:sz="0" w:space="0" w:color="auto"/>
            <w:right w:val="none" w:sz="0" w:space="0" w:color="auto"/>
          </w:divBdr>
          <w:divsChild>
            <w:div w:id="148718070">
              <w:marLeft w:val="0"/>
              <w:marRight w:val="0"/>
              <w:marTop w:val="0"/>
              <w:marBottom w:val="0"/>
              <w:divBdr>
                <w:top w:val="none" w:sz="0" w:space="0" w:color="auto"/>
                <w:left w:val="none" w:sz="0" w:space="0" w:color="auto"/>
                <w:bottom w:val="none" w:sz="0" w:space="0" w:color="auto"/>
                <w:right w:val="none" w:sz="0" w:space="0" w:color="auto"/>
              </w:divBdr>
            </w:div>
          </w:divsChild>
        </w:div>
        <w:div w:id="165827833">
          <w:marLeft w:val="0"/>
          <w:marRight w:val="0"/>
          <w:marTop w:val="0"/>
          <w:marBottom w:val="0"/>
          <w:divBdr>
            <w:top w:val="none" w:sz="0" w:space="0" w:color="auto"/>
            <w:left w:val="none" w:sz="0" w:space="0" w:color="auto"/>
            <w:bottom w:val="none" w:sz="0" w:space="0" w:color="auto"/>
            <w:right w:val="none" w:sz="0" w:space="0" w:color="auto"/>
          </w:divBdr>
          <w:divsChild>
            <w:div w:id="30959836">
              <w:marLeft w:val="0"/>
              <w:marRight w:val="0"/>
              <w:marTop w:val="0"/>
              <w:marBottom w:val="0"/>
              <w:divBdr>
                <w:top w:val="none" w:sz="0" w:space="0" w:color="auto"/>
                <w:left w:val="none" w:sz="0" w:space="0" w:color="auto"/>
                <w:bottom w:val="none" w:sz="0" w:space="0" w:color="auto"/>
                <w:right w:val="none" w:sz="0" w:space="0" w:color="auto"/>
              </w:divBdr>
            </w:div>
            <w:div w:id="54090859">
              <w:marLeft w:val="0"/>
              <w:marRight w:val="0"/>
              <w:marTop w:val="0"/>
              <w:marBottom w:val="0"/>
              <w:divBdr>
                <w:top w:val="none" w:sz="0" w:space="0" w:color="auto"/>
                <w:left w:val="none" w:sz="0" w:space="0" w:color="auto"/>
                <w:bottom w:val="none" w:sz="0" w:space="0" w:color="auto"/>
                <w:right w:val="none" w:sz="0" w:space="0" w:color="auto"/>
              </w:divBdr>
            </w:div>
            <w:div w:id="317851175">
              <w:marLeft w:val="0"/>
              <w:marRight w:val="0"/>
              <w:marTop w:val="0"/>
              <w:marBottom w:val="0"/>
              <w:divBdr>
                <w:top w:val="none" w:sz="0" w:space="0" w:color="auto"/>
                <w:left w:val="none" w:sz="0" w:space="0" w:color="auto"/>
                <w:bottom w:val="none" w:sz="0" w:space="0" w:color="auto"/>
                <w:right w:val="none" w:sz="0" w:space="0" w:color="auto"/>
              </w:divBdr>
            </w:div>
            <w:div w:id="387149805">
              <w:marLeft w:val="0"/>
              <w:marRight w:val="0"/>
              <w:marTop w:val="0"/>
              <w:marBottom w:val="0"/>
              <w:divBdr>
                <w:top w:val="none" w:sz="0" w:space="0" w:color="auto"/>
                <w:left w:val="none" w:sz="0" w:space="0" w:color="auto"/>
                <w:bottom w:val="none" w:sz="0" w:space="0" w:color="auto"/>
                <w:right w:val="none" w:sz="0" w:space="0" w:color="auto"/>
              </w:divBdr>
            </w:div>
            <w:div w:id="416093679">
              <w:marLeft w:val="0"/>
              <w:marRight w:val="0"/>
              <w:marTop w:val="0"/>
              <w:marBottom w:val="0"/>
              <w:divBdr>
                <w:top w:val="none" w:sz="0" w:space="0" w:color="auto"/>
                <w:left w:val="none" w:sz="0" w:space="0" w:color="auto"/>
                <w:bottom w:val="none" w:sz="0" w:space="0" w:color="auto"/>
                <w:right w:val="none" w:sz="0" w:space="0" w:color="auto"/>
              </w:divBdr>
            </w:div>
            <w:div w:id="534582521">
              <w:marLeft w:val="0"/>
              <w:marRight w:val="0"/>
              <w:marTop w:val="0"/>
              <w:marBottom w:val="0"/>
              <w:divBdr>
                <w:top w:val="none" w:sz="0" w:space="0" w:color="auto"/>
                <w:left w:val="none" w:sz="0" w:space="0" w:color="auto"/>
                <w:bottom w:val="none" w:sz="0" w:space="0" w:color="auto"/>
                <w:right w:val="none" w:sz="0" w:space="0" w:color="auto"/>
              </w:divBdr>
            </w:div>
            <w:div w:id="1597399968">
              <w:marLeft w:val="0"/>
              <w:marRight w:val="0"/>
              <w:marTop w:val="0"/>
              <w:marBottom w:val="0"/>
              <w:divBdr>
                <w:top w:val="none" w:sz="0" w:space="0" w:color="auto"/>
                <w:left w:val="none" w:sz="0" w:space="0" w:color="auto"/>
                <w:bottom w:val="none" w:sz="0" w:space="0" w:color="auto"/>
                <w:right w:val="none" w:sz="0" w:space="0" w:color="auto"/>
              </w:divBdr>
            </w:div>
            <w:div w:id="1610427634">
              <w:marLeft w:val="0"/>
              <w:marRight w:val="0"/>
              <w:marTop w:val="0"/>
              <w:marBottom w:val="0"/>
              <w:divBdr>
                <w:top w:val="none" w:sz="0" w:space="0" w:color="auto"/>
                <w:left w:val="none" w:sz="0" w:space="0" w:color="auto"/>
                <w:bottom w:val="none" w:sz="0" w:space="0" w:color="auto"/>
                <w:right w:val="none" w:sz="0" w:space="0" w:color="auto"/>
              </w:divBdr>
            </w:div>
            <w:div w:id="1617055893">
              <w:marLeft w:val="0"/>
              <w:marRight w:val="0"/>
              <w:marTop w:val="0"/>
              <w:marBottom w:val="0"/>
              <w:divBdr>
                <w:top w:val="none" w:sz="0" w:space="0" w:color="auto"/>
                <w:left w:val="none" w:sz="0" w:space="0" w:color="auto"/>
                <w:bottom w:val="none" w:sz="0" w:space="0" w:color="auto"/>
                <w:right w:val="none" w:sz="0" w:space="0" w:color="auto"/>
              </w:divBdr>
            </w:div>
            <w:div w:id="1910652078">
              <w:marLeft w:val="0"/>
              <w:marRight w:val="0"/>
              <w:marTop w:val="0"/>
              <w:marBottom w:val="0"/>
              <w:divBdr>
                <w:top w:val="none" w:sz="0" w:space="0" w:color="auto"/>
                <w:left w:val="none" w:sz="0" w:space="0" w:color="auto"/>
                <w:bottom w:val="none" w:sz="0" w:space="0" w:color="auto"/>
                <w:right w:val="none" w:sz="0" w:space="0" w:color="auto"/>
              </w:divBdr>
            </w:div>
          </w:divsChild>
        </w:div>
        <w:div w:id="276716987">
          <w:marLeft w:val="0"/>
          <w:marRight w:val="0"/>
          <w:marTop w:val="0"/>
          <w:marBottom w:val="0"/>
          <w:divBdr>
            <w:top w:val="none" w:sz="0" w:space="0" w:color="auto"/>
            <w:left w:val="none" w:sz="0" w:space="0" w:color="auto"/>
            <w:bottom w:val="none" w:sz="0" w:space="0" w:color="auto"/>
            <w:right w:val="none" w:sz="0" w:space="0" w:color="auto"/>
          </w:divBdr>
          <w:divsChild>
            <w:div w:id="1537892436">
              <w:marLeft w:val="0"/>
              <w:marRight w:val="0"/>
              <w:marTop w:val="0"/>
              <w:marBottom w:val="0"/>
              <w:divBdr>
                <w:top w:val="none" w:sz="0" w:space="0" w:color="auto"/>
                <w:left w:val="none" w:sz="0" w:space="0" w:color="auto"/>
                <w:bottom w:val="none" w:sz="0" w:space="0" w:color="auto"/>
                <w:right w:val="none" w:sz="0" w:space="0" w:color="auto"/>
              </w:divBdr>
            </w:div>
          </w:divsChild>
        </w:div>
        <w:div w:id="389695999">
          <w:marLeft w:val="0"/>
          <w:marRight w:val="0"/>
          <w:marTop w:val="0"/>
          <w:marBottom w:val="0"/>
          <w:divBdr>
            <w:top w:val="none" w:sz="0" w:space="0" w:color="auto"/>
            <w:left w:val="none" w:sz="0" w:space="0" w:color="auto"/>
            <w:bottom w:val="none" w:sz="0" w:space="0" w:color="auto"/>
            <w:right w:val="none" w:sz="0" w:space="0" w:color="auto"/>
          </w:divBdr>
          <w:divsChild>
            <w:div w:id="1371415278">
              <w:marLeft w:val="0"/>
              <w:marRight w:val="0"/>
              <w:marTop w:val="0"/>
              <w:marBottom w:val="0"/>
              <w:divBdr>
                <w:top w:val="none" w:sz="0" w:space="0" w:color="auto"/>
                <w:left w:val="none" w:sz="0" w:space="0" w:color="auto"/>
                <w:bottom w:val="none" w:sz="0" w:space="0" w:color="auto"/>
                <w:right w:val="none" w:sz="0" w:space="0" w:color="auto"/>
              </w:divBdr>
            </w:div>
          </w:divsChild>
        </w:div>
        <w:div w:id="471947934">
          <w:marLeft w:val="0"/>
          <w:marRight w:val="0"/>
          <w:marTop w:val="0"/>
          <w:marBottom w:val="0"/>
          <w:divBdr>
            <w:top w:val="none" w:sz="0" w:space="0" w:color="auto"/>
            <w:left w:val="none" w:sz="0" w:space="0" w:color="auto"/>
            <w:bottom w:val="none" w:sz="0" w:space="0" w:color="auto"/>
            <w:right w:val="none" w:sz="0" w:space="0" w:color="auto"/>
          </w:divBdr>
          <w:divsChild>
            <w:div w:id="283123097">
              <w:marLeft w:val="0"/>
              <w:marRight w:val="0"/>
              <w:marTop w:val="0"/>
              <w:marBottom w:val="0"/>
              <w:divBdr>
                <w:top w:val="none" w:sz="0" w:space="0" w:color="auto"/>
                <w:left w:val="none" w:sz="0" w:space="0" w:color="auto"/>
                <w:bottom w:val="none" w:sz="0" w:space="0" w:color="auto"/>
                <w:right w:val="none" w:sz="0" w:space="0" w:color="auto"/>
              </w:divBdr>
            </w:div>
            <w:div w:id="938026082">
              <w:marLeft w:val="0"/>
              <w:marRight w:val="0"/>
              <w:marTop w:val="0"/>
              <w:marBottom w:val="0"/>
              <w:divBdr>
                <w:top w:val="none" w:sz="0" w:space="0" w:color="auto"/>
                <w:left w:val="none" w:sz="0" w:space="0" w:color="auto"/>
                <w:bottom w:val="none" w:sz="0" w:space="0" w:color="auto"/>
                <w:right w:val="none" w:sz="0" w:space="0" w:color="auto"/>
              </w:divBdr>
            </w:div>
            <w:div w:id="1128401659">
              <w:marLeft w:val="0"/>
              <w:marRight w:val="0"/>
              <w:marTop w:val="0"/>
              <w:marBottom w:val="0"/>
              <w:divBdr>
                <w:top w:val="none" w:sz="0" w:space="0" w:color="auto"/>
                <w:left w:val="none" w:sz="0" w:space="0" w:color="auto"/>
                <w:bottom w:val="none" w:sz="0" w:space="0" w:color="auto"/>
                <w:right w:val="none" w:sz="0" w:space="0" w:color="auto"/>
              </w:divBdr>
            </w:div>
            <w:div w:id="1269003106">
              <w:marLeft w:val="0"/>
              <w:marRight w:val="0"/>
              <w:marTop w:val="0"/>
              <w:marBottom w:val="0"/>
              <w:divBdr>
                <w:top w:val="none" w:sz="0" w:space="0" w:color="auto"/>
                <w:left w:val="none" w:sz="0" w:space="0" w:color="auto"/>
                <w:bottom w:val="none" w:sz="0" w:space="0" w:color="auto"/>
                <w:right w:val="none" w:sz="0" w:space="0" w:color="auto"/>
              </w:divBdr>
            </w:div>
            <w:div w:id="1283000211">
              <w:marLeft w:val="0"/>
              <w:marRight w:val="0"/>
              <w:marTop w:val="0"/>
              <w:marBottom w:val="0"/>
              <w:divBdr>
                <w:top w:val="none" w:sz="0" w:space="0" w:color="auto"/>
                <w:left w:val="none" w:sz="0" w:space="0" w:color="auto"/>
                <w:bottom w:val="none" w:sz="0" w:space="0" w:color="auto"/>
                <w:right w:val="none" w:sz="0" w:space="0" w:color="auto"/>
              </w:divBdr>
            </w:div>
            <w:div w:id="2138909297">
              <w:marLeft w:val="0"/>
              <w:marRight w:val="0"/>
              <w:marTop w:val="0"/>
              <w:marBottom w:val="0"/>
              <w:divBdr>
                <w:top w:val="none" w:sz="0" w:space="0" w:color="auto"/>
                <w:left w:val="none" w:sz="0" w:space="0" w:color="auto"/>
                <w:bottom w:val="none" w:sz="0" w:space="0" w:color="auto"/>
                <w:right w:val="none" w:sz="0" w:space="0" w:color="auto"/>
              </w:divBdr>
            </w:div>
          </w:divsChild>
        </w:div>
        <w:div w:id="947084428">
          <w:marLeft w:val="0"/>
          <w:marRight w:val="0"/>
          <w:marTop w:val="0"/>
          <w:marBottom w:val="0"/>
          <w:divBdr>
            <w:top w:val="none" w:sz="0" w:space="0" w:color="auto"/>
            <w:left w:val="none" w:sz="0" w:space="0" w:color="auto"/>
            <w:bottom w:val="none" w:sz="0" w:space="0" w:color="auto"/>
            <w:right w:val="none" w:sz="0" w:space="0" w:color="auto"/>
          </w:divBdr>
          <w:divsChild>
            <w:div w:id="472794305">
              <w:marLeft w:val="0"/>
              <w:marRight w:val="0"/>
              <w:marTop w:val="0"/>
              <w:marBottom w:val="0"/>
              <w:divBdr>
                <w:top w:val="none" w:sz="0" w:space="0" w:color="auto"/>
                <w:left w:val="none" w:sz="0" w:space="0" w:color="auto"/>
                <w:bottom w:val="none" w:sz="0" w:space="0" w:color="auto"/>
                <w:right w:val="none" w:sz="0" w:space="0" w:color="auto"/>
              </w:divBdr>
            </w:div>
          </w:divsChild>
        </w:div>
        <w:div w:id="1051265246">
          <w:marLeft w:val="0"/>
          <w:marRight w:val="0"/>
          <w:marTop w:val="0"/>
          <w:marBottom w:val="0"/>
          <w:divBdr>
            <w:top w:val="none" w:sz="0" w:space="0" w:color="auto"/>
            <w:left w:val="none" w:sz="0" w:space="0" w:color="auto"/>
            <w:bottom w:val="none" w:sz="0" w:space="0" w:color="auto"/>
            <w:right w:val="none" w:sz="0" w:space="0" w:color="auto"/>
          </w:divBdr>
          <w:divsChild>
            <w:div w:id="902300650">
              <w:marLeft w:val="0"/>
              <w:marRight w:val="0"/>
              <w:marTop w:val="0"/>
              <w:marBottom w:val="0"/>
              <w:divBdr>
                <w:top w:val="none" w:sz="0" w:space="0" w:color="auto"/>
                <w:left w:val="none" w:sz="0" w:space="0" w:color="auto"/>
                <w:bottom w:val="none" w:sz="0" w:space="0" w:color="auto"/>
                <w:right w:val="none" w:sz="0" w:space="0" w:color="auto"/>
              </w:divBdr>
            </w:div>
          </w:divsChild>
        </w:div>
        <w:div w:id="1070614363">
          <w:marLeft w:val="0"/>
          <w:marRight w:val="0"/>
          <w:marTop w:val="0"/>
          <w:marBottom w:val="0"/>
          <w:divBdr>
            <w:top w:val="none" w:sz="0" w:space="0" w:color="auto"/>
            <w:left w:val="none" w:sz="0" w:space="0" w:color="auto"/>
            <w:bottom w:val="none" w:sz="0" w:space="0" w:color="auto"/>
            <w:right w:val="none" w:sz="0" w:space="0" w:color="auto"/>
          </w:divBdr>
          <w:divsChild>
            <w:div w:id="1939559391">
              <w:marLeft w:val="0"/>
              <w:marRight w:val="0"/>
              <w:marTop w:val="0"/>
              <w:marBottom w:val="0"/>
              <w:divBdr>
                <w:top w:val="none" w:sz="0" w:space="0" w:color="auto"/>
                <w:left w:val="none" w:sz="0" w:space="0" w:color="auto"/>
                <w:bottom w:val="none" w:sz="0" w:space="0" w:color="auto"/>
                <w:right w:val="none" w:sz="0" w:space="0" w:color="auto"/>
              </w:divBdr>
            </w:div>
          </w:divsChild>
        </w:div>
        <w:div w:id="1202936667">
          <w:marLeft w:val="0"/>
          <w:marRight w:val="0"/>
          <w:marTop w:val="0"/>
          <w:marBottom w:val="0"/>
          <w:divBdr>
            <w:top w:val="none" w:sz="0" w:space="0" w:color="auto"/>
            <w:left w:val="none" w:sz="0" w:space="0" w:color="auto"/>
            <w:bottom w:val="none" w:sz="0" w:space="0" w:color="auto"/>
            <w:right w:val="none" w:sz="0" w:space="0" w:color="auto"/>
          </w:divBdr>
          <w:divsChild>
            <w:div w:id="432747355">
              <w:marLeft w:val="0"/>
              <w:marRight w:val="0"/>
              <w:marTop w:val="0"/>
              <w:marBottom w:val="0"/>
              <w:divBdr>
                <w:top w:val="none" w:sz="0" w:space="0" w:color="auto"/>
                <w:left w:val="none" w:sz="0" w:space="0" w:color="auto"/>
                <w:bottom w:val="none" w:sz="0" w:space="0" w:color="auto"/>
                <w:right w:val="none" w:sz="0" w:space="0" w:color="auto"/>
              </w:divBdr>
            </w:div>
          </w:divsChild>
        </w:div>
        <w:div w:id="1243563313">
          <w:marLeft w:val="0"/>
          <w:marRight w:val="0"/>
          <w:marTop w:val="0"/>
          <w:marBottom w:val="0"/>
          <w:divBdr>
            <w:top w:val="none" w:sz="0" w:space="0" w:color="auto"/>
            <w:left w:val="none" w:sz="0" w:space="0" w:color="auto"/>
            <w:bottom w:val="none" w:sz="0" w:space="0" w:color="auto"/>
            <w:right w:val="none" w:sz="0" w:space="0" w:color="auto"/>
          </w:divBdr>
          <w:divsChild>
            <w:div w:id="993410358">
              <w:marLeft w:val="0"/>
              <w:marRight w:val="0"/>
              <w:marTop w:val="0"/>
              <w:marBottom w:val="0"/>
              <w:divBdr>
                <w:top w:val="none" w:sz="0" w:space="0" w:color="auto"/>
                <w:left w:val="none" w:sz="0" w:space="0" w:color="auto"/>
                <w:bottom w:val="none" w:sz="0" w:space="0" w:color="auto"/>
                <w:right w:val="none" w:sz="0" w:space="0" w:color="auto"/>
              </w:divBdr>
            </w:div>
            <w:div w:id="1357149530">
              <w:marLeft w:val="0"/>
              <w:marRight w:val="0"/>
              <w:marTop w:val="0"/>
              <w:marBottom w:val="0"/>
              <w:divBdr>
                <w:top w:val="none" w:sz="0" w:space="0" w:color="auto"/>
                <w:left w:val="none" w:sz="0" w:space="0" w:color="auto"/>
                <w:bottom w:val="none" w:sz="0" w:space="0" w:color="auto"/>
                <w:right w:val="none" w:sz="0" w:space="0" w:color="auto"/>
              </w:divBdr>
            </w:div>
            <w:div w:id="2026010101">
              <w:marLeft w:val="0"/>
              <w:marRight w:val="0"/>
              <w:marTop w:val="0"/>
              <w:marBottom w:val="0"/>
              <w:divBdr>
                <w:top w:val="none" w:sz="0" w:space="0" w:color="auto"/>
                <w:left w:val="none" w:sz="0" w:space="0" w:color="auto"/>
                <w:bottom w:val="none" w:sz="0" w:space="0" w:color="auto"/>
                <w:right w:val="none" w:sz="0" w:space="0" w:color="auto"/>
              </w:divBdr>
            </w:div>
          </w:divsChild>
        </w:div>
        <w:div w:id="1340350078">
          <w:marLeft w:val="0"/>
          <w:marRight w:val="0"/>
          <w:marTop w:val="0"/>
          <w:marBottom w:val="0"/>
          <w:divBdr>
            <w:top w:val="none" w:sz="0" w:space="0" w:color="auto"/>
            <w:left w:val="none" w:sz="0" w:space="0" w:color="auto"/>
            <w:bottom w:val="none" w:sz="0" w:space="0" w:color="auto"/>
            <w:right w:val="none" w:sz="0" w:space="0" w:color="auto"/>
          </w:divBdr>
          <w:divsChild>
            <w:div w:id="56824760">
              <w:marLeft w:val="0"/>
              <w:marRight w:val="0"/>
              <w:marTop w:val="0"/>
              <w:marBottom w:val="0"/>
              <w:divBdr>
                <w:top w:val="none" w:sz="0" w:space="0" w:color="auto"/>
                <w:left w:val="none" w:sz="0" w:space="0" w:color="auto"/>
                <w:bottom w:val="none" w:sz="0" w:space="0" w:color="auto"/>
                <w:right w:val="none" w:sz="0" w:space="0" w:color="auto"/>
              </w:divBdr>
            </w:div>
            <w:div w:id="181747380">
              <w:marLeft w:val="0"/>
              <w:marRight w:val="0"/>
              <w:marTop w:val="0"/>
              <w:marBottom w:val="0"/>
              <w:divBdr>
                <w:top w:val="none" w:sz="0" w:space="0" w:color="auto"/>
                <w:left w:val="none" w:sz="0" w:space="0" w:color="auto"/>
                <w:bottom w:val="none" w:sz="0" w:space="0" w:color="auto"/>
                <w:right w:val="none" w:sz="0" w:space="0" w:color="auto"/>
              </w:divBdr>
            </w:div>
            <w:div w:id="533731288">
              <w:marLeft w:val="0"/>
              <w:marRight w:val="0"/>
              <w:marTop w:val="0"/>
              <w:marBottom w:val="0"/>
              <w:divBdr>
                <w:top w:val="none" w:sz="0" w:space="0" w:color="auto"/>
                <w:left w:val="none" w:sz="0" w:space="0" w:color="auto"/>
                <w:bottom w:val="none" w:sz="0" w:space="0" w:color="auto"/>
                <w:right w:val="none" w:sz="0" w:space="0" w:color="auto"/>
              </w:divBdr>
            </w:div>
            <w:div w:id="745539007">
              <w:marLeft w:val="0"/>
              <w:marRight w:val="0"/>
              <w:marTop w:val="0"/>
              <w:marBottom w:val="0"/>
              <w:divBdr>
                <w:top w:val="none" w:sz="0" w:space="0" w:color="auto"/>
                <w:left w:val="none" w:sz="0" w:space="0" w:color="auto"/>
                <w:bottom w:val="none" w:sz="0" w:space="0" w:color="auto"/>
                <w:right w:val="none" w:sz="0" w:space="0" w:color="auto"/>
              </w:divBdr>
            </w:div>
            <w:div w:id="967052928">
              <w:marLeft w:val="0"/>
              <w:marRight w:val="0"/>
              <w:marTop w:val="0"/>
              <w:marBottom w:val="0"/>
              <w:divBdr>
                <w:top w:val="none" w:sz="0" w:space="0" w:color="auto"/>
                <w:left w:val="none" w:sz="0" w:space="0" w:color="auto"/>
                <w:bottom w:val="none" w:sz="0" w:space="0" w:color="auto"/>
                <w:right w:val="none" w:sz="0" w:space="0" w:color="auto"/>
              </w:divBdr>
            </w:div>
            <w:div w:id="978002374">
              <w:marLeft w:val="0"/>
              <w:marRight w:val="0"/>
              <w:marTop w:val="0"/>
              <w:marBottom w:val="0"/>
              <w:divBdr>
                <w:top w:val="none" w:sz="0" w:space="0" w:color="auto"/>
                <w:left w:val="none" w:sz="0" w:space="0" w:color="auto"/>
                <w:bottom w:val="none" w:sz="0" w:space="0" w:color="auto"/>
                <w:right w:val="none" w:sz="0" w:space="0" w:color="auto"/>
              </w:divBdr>
            </w:div>
            <w:div w:id="1018502008">
              <w:marLeft w:val="0"/>
              <w:marRight w:val="0"/>
              <w:marTop w:val="0"/>
              <w:marBottom w:val="0"/>
              <w:divBdr>
                <w:top w:val="none" w:sz="0" w:space="0" w:color="auto"/>
                <w:left w:val="none" w:sz="0" w:space="0" w:color="auto"/>
                <w:bottom w:val="none" w:sz="0" w:space="0" w:color="auto"/>
                <w:right w:val="none" w:sz="0" w:space="0" w:color="auto"/>
              </w:divBdr>
            </w:div>
            <w:div w:id="1051997192">
              <w:marLeft w:val="0"/>
              <w:marRight w:val="0"/>
              <w:marTop w:val="0"/>
              <w:marBottom w:val="0"/>
              <w:divBdr>
                <w:top w:val="none" w:sz="0" w:space="0" w:color="auto"/>
                <w:left w:val="none" w:sz="0" w:space="0" w:color="auto"/>
                <w:bottom w:val="none" w:sz="0" w:space="0" w:color="auto"/>
                <w:right w:val="none" w:sz="0" w:space="0" w:color="auto"/>
              </w:divBdr>
            </w:div>
            <w:div w:id="1082723451">
              <w:marLeft w:val="0"/>
              <w:marRight w:val="0"/>
              <w:marTop w:val="0"/>
              <w:marBottom w:val="0"/>
              <w:divBdr>
                <w:top w:val="none" w:sz="0" w:space="0" w:color="auto"/>
                <w:left w:val="none" w:sz="0" w:space="0" w:color="auto"/>
                <w:bottom w:val="none" w:sz="0" w:space="0" w:color="auto"/>
                <w:right w:val="none" w:sz="0" w:space="0" w:color="auto"/>
              </w:divBdr>
            </w:div>
            <w:div w:id="1667517121">
              <w:marLeft w:val="0"/>
              <w:marRight w:val="0"/>
              <w:marTop w:val="0"/>
              <w:marBottom w:val="0"/>
              <w:divBdr>
                <w:top w:val="none" w:sz="0" w:space="0" w:color="auto"/>
                <w:left w:val="none" w:sz="0" w:space="0" w:color="auto"/>
                <w:bottom w:val="none" w:sz="0" w:space="0" w:color="auto"/>
                <w:right w:val="none" w:sz="0" w:space="0" w:color="auto"/>
              </w:divBdr>
            </w:div>
            <w:div w:id="1954703869">
              <w:marLeft w:val="0"/>
              <w:marRight w:val="0"/>
              <w:marTop w:val="0"/>
              <w:marBottom w:val="0"/>
              <w:divBdr>
                <w:top w:val="none" w:sz="0" w:space="0" w:color="auto"/>
                <w:left w:val="none" w:sz="0" w:space="0" w:color="auto"/>
                <w:bottom w:val="none" w:sz="0" w:space="0" w:color="auto"/>
                <w:right w:val="none" w:sz="0" w:space="0" w:color="auto"/>
              </w:divBdr>
            </w:div>
            <w:div w:id="2101632695">
              <w:marLeft w:val="0"/>
              <w:marRight w:val="0"/>
              <w:marTop w:val="0"/>
              <w:marBottom w:val="0"/>
              <w:divBdr>
                <w:top w:val="none" w:sz="0" w:space="0" w:color="auto"/>
                <w:left w:val="none" w:sz="0" w:space="0" w:color="auto"/>
                <w:bottom w:val="none" w:sz="0" w:space="0" w:color="auto"/>
                <w:right w:val="none" w:sz="0" w:space="0" w:color="auto"/>
              </w:divBdr>
            </w:div>
          </w:divsChild>
        </w:div>
        <w:div w:id="1427070567">
          <w:marLeft w:val="0"/>
          <w:marRight w:val="0"/>
          <w:marTop w:val="0"/>
          <w:marBottom w:val="0"/>
          <w:divBdr>
            <w:top w:val="none" w:sz="0" w:space="0" w:color="auto"/>
            <w:left w:val="none" w:sz="0" w:space="0" w:color="auto"/>
            <w:bottom w:val="none" w:sz="0" w:space="0" w:color="auto"/>
            <w:right w:val="none" w:sz="0" w:space="0" w:color="auto"/>
          </w:divBdr>
          <w:divsChild>
            <w:div w:id="1898275305">
              <w:marLeft w:val="0"/>
              <w:marRight w:val="0"/>
              <w:marTop w:val="0"/>
              <w:marBottom w:val="0"/>
              <w:divBdr>
                <w:top w:val="none" w:sz="0" w:space="0" w:color="auto"/>
                <w:left w:val="none" w:sz="0" w:space="0" w:color="auto"/>
                <w:bottom w:val="none" w:sz="0" w:space="0" w:color="auto"/>
                <w:right w:val="none" w:sz="0" w:space="0" w:color="auto"/>
              </w:divBdr>
            </w:div>
          </w:divsChild>
        </w:div>
        <w:div w:id="1792940471">
          <w:marLeft w:val="0"/>
          <w:marRight w:val="0"/>
          <w:marTop w:val="0"/>
          <w:marBottom w:val="0"/>
          <w:divBdr>
            <w:top w:val="none" w:sz="0" w:space="0" w:color="auto"/>
            <w:left w:val="none" w:sz="0" w:space="0" w:color="auto"/>
            <w:bottom w:val="none" w:sz="0" w:space="0" w:color="auto"/>
            <w:right w:val="none" w:sz="0" w:space="0" w:color="auto"/>
          </w:divBdr>
          <w:divsChild>
            <w:div w:id="1123618593">
              <w:marLeft w:val="0"/>
              <w:marRight w:val="0"/>
              <w:marTop w:val="0"/>
              <w:marBottom w:val="0"/>
              <w:divBdr>
                <w:top w:val="none" w:sz="0" w:space="0" w:color="auto"/>
                <w:left w:val="none" w:sz="0" w:space="0" w:color="auto"/>
                <w:bottom w:val="none" w:sz="0" w:space="0" w:color="auto"/>
                <w:right w:val="none" w:sz="0" w:space="0" w:color="auto"/>
              </w:divBdr>
            </w:div>
          </w:divsChild>
        </w:div>
        <w:div w:id="1962807509">
          <w:marLeft w:val="0"/>
          <w:marRight w:val="0"/>
          <w:marTop w:val="0"/>
          <w:marBottom w:val="0"/>
          <w:divBdr>
            <w:top w:val="none" w:sz="0" w:space="0" w:color="auto"/>
            <w:left w:val="none" w:sz="0" w:space="0" w:color="auto"/>
            <w:bottom w:val="none" w:sz="0" w:space="0" w:color="auto"/>
            <w:right w:val="none" w:sz="0" w:space="0" w:color="auto"/>
          </w:divBdr>
          <w:divsChild>
            <w:div w:id="4349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55786">
      <w:bodyDiv w:val="1"/>
      <w:marLeft w:val="0"/>
      <w:marRight w:val="0"/>
      <w:marTop w:val="0"/>
      <w:marBottom w:val="0"/>
      <w:divBdr>
        <w:top w:val="none" w:sz="0" w:space="0" w:color="auto"/>
        <w:left w:val="none" w:sz="0" w:space="0" w:color="auto"/>
        <w:bottom w:val="none" w:sz="0" w:space="0" w:color="auto"/>
        <w:right w:val="none" w:sz="0" w:space="0" w:color="auto"/>
      </w:divBdr>
    </w:div>
    <w:div w:id="2084335492">
      <w:bodyDiv w:val="1"/>
      <w:marLeft w:val="0"/>
      <w:marRight w:val="0"/>
      <w:marTop w:val="0"/>
      <w:marBottom w:val="0"/>
      <w:divBdr>
        <w:top w:val="none" w:sz="0" w:space="0" w:color="auto"/>
        <w:left w:val="none" w:sz="0" w:space="0" w:color="auto"/>
        <w:bottom w:val="none" w:sz="0" w:space="0" w:color="auto"/>
        <w:right w:val="none" w:sz="0" w:space="0" w:color="auto"/>
      </w:divBdr>
      <w:divsChild>
        <w:div w:id="42560497">
          <w:marLeft w:val="0"/>
          <w:marRight w:val="0"/>
          <w:marTop w:val="0"/>
          <w:marBottom w:val="0"/>
          <w:divBdr>
            <w:top w:val="none" w:sz="0" w:space="0" w:color="auto"/>
            <w:left w:val="none" w:sz="0" w:space="0" w:color="auto"/>
            <w:bottom w:val="none" w:sz="0" w:space="0" w:color="auto"/>
            <w:right w:val="none" w:sz="0" w:space="0" w:color="auto"/>
          </w:divBdr>
        </w:div>
        <w:div w:id="130758528">
          <w:marLeft w:val="0"/>
          <w:marRight w:val="0"/>
          <w:marTop w:val="0"/>
          <w:marBottom w:val="0"/>
          <w:divBdr>
            <w:top w:val="none" w:sz="0" w:space="0" w:color="auto"/>
            <w:left w:val="none" w:sz="0" w:space="0" w:color="auto"/>
            <w:bottom w:val="none" w:sz="0" w:space="0" w:color="auto"/>
            <w:right w:val="none" w:sz="0" w:space="0" w:color="auto"/>
          </w:divBdr>
        </w:div>
        <w:div w:id="432097629">
          <w:marLeft w:val="0"/>
          <w:marRight w:val="0"/>
          <w:marTop w:val="0"/>
          <w:marBottom w:val="0"/>
          <w:divBdr>
            <w:top w:val="none" w:sz="0" w:space="0" w:color="auto"/>
            <w:left w:val="none" w:sz="0" w:space="0" w:color="auto"/>
            <w:bottom w:val="none" w:sz="0" w:space="0" w:color="auto"/>
            <w:right w:val="none" w:sz="0" w:space="0" w:color="auto"/>
          </w:divBdr>
        </w:div>
        <w:div w:id="595939528">
          <w:marLeft w:val="0"/>
          <w:marRight w:val="0"/>
          <w:marTop w:val="0"/>
          <w:marBottom w:val="0"/>
          <w:divBdr>
            <w:top w:val="none" w:sz="0" w:space="0" w:color="auto"/>
            <w:left w:val="none" w:sz="0" w:space="0" w:color="auto"/>
            <w:bottom w:val="none" w:sz="0" w:space="0" w:color="auto"/>
            <w:right w:val="none" w:sz="0" w:space="0" w:color="auto"/>
          </w:divBdr>
        </w:div>
        <w:div w:id="608511292">
          <w:marLeft w:val="0"/>
          <w:marRight w:val="0"/>
          <w:marTop w:val="0"/>
          <w:marBottom w:val="0"/>
          <w:divBdr>
            <w:top w:val="none" w:sz="0" w:space="0" w:color="auto"/>
            <w:left w:val="none" w:sz="0" w:space="0" w:color="auto"/>
            <w:bottom w:val="none" w:sz="0" w:space="0" w:color="auto"/>
            <w:right w:val="none" w:sz="0" w:space="0" w:color="auto"/>
          </w:divBdr>
        </w:div>
        <w:div w:id="798646743">
          <w:marLeft w:val="0"/>
          <w:marRight w:val="0"/>
          <w:marTop w:val="0"/>
          <w:marBottom w:val="0"/>
          <w:divBdr>
            <w:top w:val="none" w:sz="0" w:space="0" w:color="auto"/>
            <w:left w:val="none" w:sz="0" w:space="0" w:color="auto"/>
            <w:bottom w:val="none" w:sz="0" w:space="0" w:color="auto"/>
            <w:right w:val="none" w:sz="0" w:space="0" w:color="auto"/>
          </w:divBdr>
        </w:div>
        <w:div w:id="1063793162">
          <w:marLeft w:val="0"/>
          <w:marRight w:val="0"/>
          <w:marTop w:val="0"/>
          <w:marBottom w:val="0"/>
          <w:divBdr>
            <w:top w:val="none" w:sz="0" w:space="0" w:color="auto"/>
            <w:left w:val="none" w:sz="0" w:space="0" w:color="auto"/>
            <w:bottom w:val="none" w:sz="0" w:space="0" w:color="auto"/>
            <w:right w:val="none" w:sz="0" w:space="0" w:color="auto"/>
          </w:divBdr>
        </w:div>
        <w:div w:id="1298103526">
          <w:marLeft w:val="0"/>
          <w:marRight w:val="0"/>
          <w:marTop w:val="0"/>
          <w:marBottom w:val="0"/>
          <w:divBdr>
            <w:top w:val="none" w:sz="0" w:space="0" w:color="auto"/>
            <w:left w:val="none" w:sz="0" w:space="0" w:color="auto"/>
            <w:bottom w:val="none" w:sz="0" w:space="0" w:color="auto"/>
            <w:right w:val="none" w:sz="0" w:space="0" w:color="auto"/>
          </w:divBdr>
        </w:div>
        <w:div w:id="1322583069">
          <w:marLeft w:val="0"/>
          <w:marRight w:val="0"/>
          <w:marTop w:val="0"/>
          <w:marBottom w:val="0"/>
          <w:divBdr>
            <w:top w:val="none" w:sz="0" w:space="0" w:color="auto"/>
            <w:left w:val="none" w:sz="0" w:space="0" w:color="auto"/>
            <w:bottom w:val="none" w:sz="0" w:space="0" w:color="auto"/>
            <w:right w:val="none" w:sz="0" w:space="0" w:color="auto"/>
          </w:divBdr>
        </w:div>
      </w:divsChild>
    </w:div>
    <w:div w:id="2102679533">
      <w:bodyDiv w:val="1"/>
      <w:marLeft w:val="0"/>
      <w:marRight w:val="0"/>
      <w:marTop w:val="0"/>
      <w:marBottom w:val="0"/>
      <w:divBdr>
        <w:top w:val="none" w:sz="0" w:space="0" w:color="auto"/>
        <w:left w:val="none" w:sz="0" w:space="0" w:color="auto"/>
        <w:bottom w:val="none" w:sz="0" w:space="0" w:color="auto"/>
        <w:right w:val="none" w:sz="0" w:space="0" w:color="auto"/>
      </w:divBdr>
    </w:div>
    <w:div w:id="2103992792">
      <w:bodyDiv w:val="1"/>
      <w:marLeft w:val="0"/>
      <w:marRight w:val="0"/>
      <w:marTop w:val="0"/>
      <w:marBottom w:val="0"/>
      <w:divBdr>
        <w:top w:val="none" w:sz="0" w:space="0" w:color="auto"/>
        <w:left w:val="none" w:sz="0" w:space="0" w:color="auto"/>
        <w:bottom w:val="none" w:sz="0" w:space="0" w:color="auto"/>
        <w:right w:val="none" w:sz="0" w:space="0" w:color="auto"/>
      </w:divBdr>
      <w:divsChild>
        <w:div w:id="67851814">
          <w:marLeft w:val="0"/>
          <w:marRight w:val="0"/>
          <w:marTop w:val="0"/>
          <w:marBottom w:val="0"/>
          <w:divBdr>
            <w:top w:val="none" w:sz="0" w:space="0" w:color="auto"/>
            <w:left w:val="none" w:sz="0" w:space="0" w:color="auto"/>
            <w:bottom w:val="none" w:sz="0" w:space="0" w:color="auto"/>
            <w:right w:val="none" w:sz="0" w:space="0" w:color="auto"/>
          </w:divBdr>
        </w:div>
        <w:div w:id="239141551">
          <w:marLeft w:val="0"/>
          <w:marRight w:val="0"/>
          <w:marTop w:val="0"/>
          <w:marBottom w:val="0"/>
          <w:divBdr>
            <w:top w:val="none" w:sz="0" w:space="0" w:color="auto"/>
            <w:left w:val="none" w:sz="0" w:space="0" w:color="auto"/>
            <w:bottom w:val="none" w:sz="0" w:space="0" w:color="auto"/>
            <w:right w:val="none" w:sz="0" w:space="0" w:color="auto"/>
          </w:divBdr>
        </w:div>
        <w:div w:id="2105958200">
          <w:marLeft w:val="-75"/>
          <w:marRight w:val="0"/>
          <w:marTop w:val="30"/>
          <w:marBottom w:val="30"/>
          <w:divBdr>
            <w:top w:val="none" w:sz="0" w:space="0" w:color="auto"/>
            <w:left w:val="none" w:sz="0" w:space="0" w:color="auto"/>
            <w:bottom w:val="none" w:sz="0" w:space="0" w:color="auto"/>
            <w:right w:val="none" w:sz="0" w:space="0" w:color="auto"/>
          </w:divBdr>
          <w:divsChild>
            <w:div w:id="9068846">
              <w:marLeft w:val="0"/>
              <w:marRight w:val="0"/>
              <w:marTop w:val="0"/>
              <w:marBottom w:val="0"/>
              <w:divBdr>
                <w:top w:val="none" w:sz="0" w:space="0" w:color="auto"/>
                <w:left w:val="none" w:sz="0" w:space="0" w:color="auto"/>
                <w:bottom w:val="none" w:sz="0" w:space="0" w:color="auto"/>
                <w:right w:val="none" w:sz="0" w:space="0" w:color="auto"/>
              </w:divBdr>
              <w:divsChild>
                <w:div w:id="1821311069">
                  <w:marLeft w:val="0"/>
                  <w:marRight w:val="0"/>
                  <w:marTop w:val="0"/>
                  <w:marBottom w:val="0"/>
                  <w:divBdr>
                    <w:top w:val="none" w:sz="0" w:space="0" w:color="auto"/>
                    <w:left w:val="none" w:sz="0" w:space="0" w:color="auto"/>
                    <w:bottom w:val="none" w:sz="0" w:space="0" w:color="auto"/>
                    <w:right w:val="none" w:sz="0" w:space="0" w:color="auto"/>
                  </w:divBdr>
                </w:div>
              </w:divsChild>
            </w:div>
            <w:div w:id="183519961">
              <w:marLeft w:val="0"/>
              <w:marRight w:val="0"/>
              <w:marTop w:val="0"/>
              <w:marBottom w:val="0"/>
              <w:divBdr>
                <w:top w:val="none" w:sz="0" w:space="0" w:color="auto"/>
                <w:left w:val="none" w:sz="0" w:space="0" w:color="auto"/>
                <w:bottom w:val="none" w:sz="0" w:space="0" w:color="auto"/>
                <w:right w:val="none" w:sz="0" w:space="0" w:color="auto"/>
              </w:divBdr>
              <w:divsChild>
                <w:div w:id="162748002">
                  <w:marLeft w:val="0"/>
                  <w:marRight w:val="0"/>
                  <w:marTop w:val="0"/>
                  <w:marBottom w:val="0"/>
                  <w:divBdr>
                    <w:top w:val="none" w:sz="0" w:space="0" w:color="auto"/>
                    <w:left w:val="none" w:sz="0" w:space="0" w:color="auto"/>
                    <w:bottom w:val="none" w:sz="0" w:space="0" w:color="auto"/>
                    <w:right w:val="none" w:sz="0" w:space="0" w:color="auto"/>
                  </w:divBdr>
                </w:div>
              </w:divsChild>
            </w:div>
            <w:div w:id="187110514">
              <w:marLeft w:val="0"/>
              <w:marRight w:val="0"/>
              <w:marTop w:val="0"/>
              <w:marBottom w:val="0"/>
              <w:divBdr>
                <w:top w:val="none" w:sz="0" w:space="0" w:color="auto"/>
                <w:left w:val="none" w:sz="0" w:space="0" w:color="auto"/>
                <w:bottom w:val="none" w:sz="0" w:space="0" w:color="auto"/>
                <w:right w:val="none" w:sz="0" w:space="0" w:color="auto"/>
              </w:divBdr>
              <w:divsChild>
                <w:div w:id="1755467311">
                  <w:marLeft w:val="0"/>
                  <w:marRight w:val="0"/>
                  <w:marTop w:val="0"/>
                  <w:marBottom w:val="0"/>
                  <w:divBdr>
                    <w:top w:val="none" w:sz="0" w:space="0" w:color="auto"/>
                    <w:left w:val="none" w:sz="0" w:space="0" w:color="auto"/>
                    <w:bottom w:val="none" w:sz="0" w:space="0" w:color="auto"/>
                    <w:right w:val="none" w:sz="0" w:space="0" w:color="auto"/>
                  </w:divBdr>
                </w:div>
              </w:divsChild>
            </w:div>
            <w:div w:id="275337398">
              <w:marLeft w:val="0"/>
              <w:marRight w:val="0"/>
              <w:marTop w:val="0"/>
              <w:marBottom w:val="0"/>
              <w:divBdr>
                <w:top w:val="none" w:sz="0" w:space="0" w:color="auto"/>
                <w:left w:val="none" w:sz="0" w:space="0" w:color="auto"/>
                <w:bottom w:val="none" w:sz="0" w:space="0" w:color="auto"/>
                <w:right w:val="none" w:sz="0" w:space="0" w:color="auto"/>
              </w:divBdr>
              <w:divsChild>
                <w:div w:id="1946306375">
                  <w:marLeft w:val="0"/>
                  <w:marRight w:val="0"/>
                  <w:marTop w:val="0"/>
                  <w:marBottom w:val="0"/>
                  <w:divBdr>
                    <w:top w:val="none" w:sz="0" w:space="0" w:color="auto"/>
                    <w:left w:val="none" w:sz="0" w:space="0" w:color="auto"/>
                    <w:bottom w:val="none" w:sz="0" w:space="0" w:color="auto"/>
                    <w:right w:val="none" w:sz="0" w:space="0" w:color="auto"/>
                  </w:divBdr>
                </w:div>
              </w:divsChild>
            </w:div>
            <w:div w:id="327557616">
              <w:marLeft w:val="0"/>
              <w:marRight w:val="0"/>
              <w:marTop w:val="0"/>
              <w:marBottom w:val="0"/>
              <w:divBdr>
                <w:top w:val="none" w:sz="0" w:space="0" w:color="auto"/>
                <w:left w:val="none" w:sz="0" w:space="0" w:color="auto"/>
                <w:bottom w:val="none" w:sz="0" w:space="0" w:color="auto"/>
                <w:right w:val="none" w:sz="0" w:space="0" w:color="auto"/>
              </w:divBdr>
              <w:divsChild>
                <w:div w:id="449589976">
                  <w:marLeft w:val="0"/>
                  <w:marRight w:val="0"/>
                  <w:marTop w:val="0"/>
                  <w:marBottom w:val="0"/>
                  <w:divBdr>
                    <w:top w:val="none" w:sz="0" w:space="0" w:color="auto"/>
                    <w:left w:val="none" w:sz="0" w:space="0" w:color="auto"/>
                    <w:bottom w:val="none" w:sz="0" w:space="0" w:color="auto"/>
                    <w:right w:val="none" w:sz="0" w:space="0" w:color="auto"/>
                  </w:divBdr>
                </w:div>
              </w:divsChild>
            </w:div>
            <w:div w:id="390154905">
              <w:marLeft w:val="0"/>
              <w:marRight w:val="0"/>
              <w:marTop w:val="0"/>
              <w:marBottom w:val="0"/>
              <w:divBdr>
                <w:top w:val="none" w:sz="0" w:space="0" w:color="auto"/>
                <w:left w:val="none" w:sz="0" w:space="0" w:color="auto"/>
                <w:bottom w:val="none" w:sz="0" w:space="0" w:color="auto"/>
                <w:right w:val="none" w:sz="0" w:space="0" w:color="auto"/>
              </w:divBdr>
              <w:divsChild>
                <w:div w:id="213471408">
                  <w:marLeft w:val="0"/>
                  <w:marRight w:val="0"/>
                  <w:marTop w:val="0"/>
                  <w:marBottom w:val="0"/>
                  <w:divBdr>
                    <w:top w:val="none" w:sz="0" w:space="0" w:color="auto"/>
                    <w:left w:val="none" w:sz="0" w:space="0" w:color="auto"/>
                    <w:bottom w:val="none" w:sz="0" w:space="0" w:color="auto"/>
                    <w:right w:val="none" w:sz="0" w:space="0" w:color="auto"/>
                  </w:divBdr>
                </w:div>
              </w:divsChild>
            </w:div>
            <w:div w:id="419256003">
              <w:marLeft w:val="0"/>
              <w:marRight w:val="0"/>
              <w:marTop w:val="0"/>
              <w:marBottom w:val="0"/>
              <w:divBdr>
                <w:top w:val="none" w:sz="0" w:space="0" w:color="auto"/>
                <w:left w:val="none" w:sz="0" w:space="0" w:color="auto"/>
                <w:bottom w:val="none" w:sz="0" w:space="0" w:color="auto"/>
                <w:right w:val="none" w:sz="0" w:space="0" w:color="auto"/>
              </w:divBdr>
              <w:divsChild>
                <w:div w:id="1204059182">
                  <w:marLeft w:val="0"/>
                  <w:marRight w:val="0"/>
                  <w:marTop w:val="0"/>
                  <w:marBottom w:val="0"/>
                  <w:divBdr>
                    <w:top w:val="none" w:sz="0" w:space="0" w:color="auto"/>
                    <w:left w:val="none" w:sz="0" w:space="0" w:color="auto"/>
                    <w:bottom w:val="none" w:sz="0" w:space="0" w:color="auto"/>
                    <w:right w:val="none" w:sz="0" w:space="0" w:color="auto"/>
                  </w:divBdr>
                </w:div>
              </w:divsChild>
            </w:div>
            <w:div w:id="461264237">
              <w:marLeft w:val="0"/>
              <w:marRight w:val="0"/>
              <w:marTop w:val="0"/>
              <w:marBottom w:val="0"/>
              <w:divBdr>
                <w:top w:val="none" w:sz="0" w:space="0" w:color="auto"/>
                <w:left w:val="none" w:sz="0" w:space="0" w:color="auto"/>
                <w:bottom w:val="none" w:sz="0" w:space="0" w:color="auto"/>
                <w:right w:val="none" w:sz="0" w:space="0" w:color="auto"/>
              </w:divBdr>
              <w:divsChild>
                <w:div w:id="1362975741">
                  <w:marLeft w:val="0"/>
                  <w:marRight w:val="0"/>
                  <w:marTop w:val="0"/>
                  <w:marBottom w:val="0"/>
                  <w:divBdr>
                    <w:top w:val="none" w:sz="0" w:space="0" w:color="auto"/>
                    <w:left w:val="none" w:sz="0" w:space="0" w:color="auto"/>
                    <w:bottom w:val="none" w:sz="0" w:space="0" w:color="auto"/>
                    <w:right w:val="none" w:sz="0" w:space="0" w:color="auto"/>
                  </w:divBdr>
                </w:div>
              </w:divsChild>
            </w:div>
            <w:div w:id="891424455">
              <w:marLeft w:val="0"/>
              <w:marRight w:val="0"/>
              <w:marTop w:val="0"/>
              <w:marBottom w:val="0"/>
              <w:divBdr>
                <w:top w:val="none" w:sz="0" w:space="0" w:color="auto"/>
                <w:left w:val="none" w:sz="0" w:space="0" w:color="auto"/>
                <w:bottom w:val="none" w:sz="0" w:space="0" w:color="auto"/>
                <w:right w:val="none" w:sz="0" w:space="0" w:color="auto"/>
              </w:divBdr>
              <w:divsChild>
                <w:div w:id="1506166570">
                  <w:marLeft w:val="0"/>
                  <w:marRight w:val="0"/>
                  <w:marTop w:val="0"/>
                  <w:marBottom w:val="0"/>
                  <w:divBdr>
                    <w:top w:val="none" w:sz="0" w:space="0" w:color="auto"/>
                    <w:left w:val="none" w:sz="0" w:space="0" w:color="auto"/>
                    <w:bottom w:val="none" w:sz="0" w:space="0" w:color="auto"/>
                    <w:right w:val="none" w:sz="0" w:space="0" w:color="auto"/>
                  </w:divBdr>
                </w:div>
              </w:divsChild>
            </w:div>
            <w:div w:id="1095519835">
              <w:marLeft w:val="0"/>
              <w:marRight w:val="0"/>
              <w:marTop w:val="0"/>
              <w:marBottom w:val="0"/>
              <w:divBdr>
                <w:top w:val="none" w:sz="0" w:space="0" w:color="auto"/>
                <w:left w:val="none" w:sz="0" w:space="0" w:color="auto"/>
                <w:bottom w:val="none" w:sz="0" w:space="0" w:color="auto"/>
                <w:right w:val="none" w:sz="0" w:space="0" w:color="auto"/>
              </w:divBdr>
              <w:divsChild>
                <w:div w:id="1072579851">
                  <w:marLeft w:val="0"/>
                  <w:marRight w:val="0"/>
                  <w:marTop w:val="0"/>
                  <w:marBottom w:val="0"/>
                  <w:divBdr>
                    <w:top w:val="none" w:sz="0" w:space="0" w:color="auto"/>
                    <w:left w:val="none" w:sz="0" w:space="0" w:color="auto"/>
                    <w:bottom w:val="none" w:sz="0" w:space="0" w:color="auto"/>
                    <w:right w:val="none" w:sz="0" w:space="0" w:color="auto"/>
                  </w:divBdr>
                </w:div>
              </w:divsChild>
            </w:div>
            <w:div w:id="1423065291">
              <w:marLeft w:val="0"/>
              <w:marRight w:val="0"/>
              <w:marTop w:val="0"/>
              <w:marBottom w:val="0"/>
              <w:divBdr>
                <w:top w:val="none" w:sz="0" w:space="0" w:color="auto"/>
                <w:left w:val="none" w:sz="0" w:space="0" w:color="auto"/>
                <w:bottom w:val="none" w:sz="0" w:space="0" w:color="auto"/>
                <w:right w:val="none" w:sz="0" w:space="0" w:color="auto"/>
              </w:divBdr>
              <w:divsChild>
                <w:div w:id="1184708814">
                  <w:marLeft w:val="0"/>
                  <w:marRight w:val="0"/>
                  <w:marTop w:val="0"/>
                  <w:marBottom w:val="0"/>
                  <w:divBdr>
                    <w:top w:val="none" w:sz="0" w:space="0" w:color="auto"/>
                    <w:left w:val="none" w:sz="0" w:space="0" w:color="auto"/>
                    <w:bottom w:val="none" w:sz="0" w:space="0" w:color="auto"/>
                    <w:right w:val="none" w:sz="0" w:space="0" w:color="auto"/>
                  </w:divBdr>
                </w:div>
              </w:divsChild>
            </w:div>
            <w:div w:id="1437293056">
              <w:marLeft w:val="0"/>
              <w:marRight w:val="0"/>
              <w:marTop w:val="0"/>
              <w:marBottom w:val="0"/>
              <w:divBdr>
                <w:top w:val="none" w:sz="0" w:space="0" w:color="auto"/>
                <w:left w:val="none" w:sz="0" w:space="0" w:color="auto"/>
                <w:bottom w:val="none" w:sz="0" w:space="0" w:color="auto"/>
                <w:right w:val="none" w:sz="0" w:space="0" w:color="auto"/>
              </w:divBdr>
              <w:divsChild>
                <w:div w:id="433866035">
                  <w:marLeft w:val="0"/>
                  <w:marRight w:val="0"/>
                  <w:marTop w:val="0"/>
                  <w:marBottom w:val="0"/>
                  <w:divBdr>
                    <w:top w:val="none" w:sz="0" w:space="0" w:color="auto"/>
                    <w:left w:val="none" w:sz="0" w:space="0" w:color="auto"/>
                    <w:bottom w:val="none" w:sz="0" w:space="0" w:color="auto"/>
                    <w:right w:val="none" w:sz="0" w:space="0" w:color="auto"/>
                  </w:divBdr>
                </w:div>
              </w:divsChild>
            </w:div>
            <w:div w:id="1507861806">
              <w:marLeft w:val="0"/>
              <w:marRight w:val="0"/>
              <w:marTop w:val="0"/>
              <w:marBottom w:val="0"/>
              <w:divBdr>
                <w:top w:val="none" w:sz="0" w:space="0" w:color="auto"/>
                <w:left w:val="none" w:sz="0" w:space="0" w:color="auto"/>
                <w:bottom w:val="none" w:sz="0" w:space="0" w:color="auto"/>
                <w:right w:val="none" w:sz="0" w:space="0" w:color="auto"/>
              </w:divBdr>
              <w:divsChild>
                <w:div w:id="359211870">
                  <w:marLeft w:val="0"/>
                  <w:marRight w:val="0"/>
                  <w:marTop w:val="0"/>
                  <w:marBottom w:val="0"/>
                  <w:divBdr>
                    <w:top w:val="none" w:sz="0" w:space="0" w:color="auto"/>
                    <w:left w:val="none" w:sz="0" w:space="0" w:color="auto"/>
                    <w:bottom w:val="none" w:sz="0" w:space="0" w:color="auto"/>
                    <w:right w:val="none" w:sz="0" w:space="0" w:color="auto"/>
                  </w:divBdr>
                </w:div>
              </w:divsChild>
            </w:div>
            <w:div w:id="1692756719">
              <w:marLeft w:val="0"/>
              <w:marRight w:val="0"/>
              <w:marTop w:val="0"/>
              <w:marBottom w:val="0"/>
              <w:divBdr>
                <w:top w:val="none" w:sz="0" w:space="0" w:color="auto"/>
                <w:left w:val="none" w:sz="0" w:space="0" w:color="auto"/>
                <w:bottom w:val="none" w:sz="0" w:space="0" w:color="auto"/>
                <w:right w:val="none" w:sz="0" w:space="0" w:color="auto"/>
              </w:divBdr>
              <w:divsChild>
                <w:div w:id="1717464087">
                  <w:marLeft w:val="0"/>
                  <w:marRight w:val="0"/>
                  <w:marTop w:val="0"/>
                  <w:marBottom w:val="0"/>
                  <w:divBdr>
                    <w:top w:val="none" w:sz="0" w:space="0" w:color="auto"/>
                    <w:left w:val="none" w:sz="0" w:space="0" w:color="auto"/>
                    <w:bottom w:val="none" w:sz="0" w:space="0" w:color="auto"/>
                    <w:right w:val="none" w:sz="0" w:space="0" w:color="auto"/>
                  </w:divBdr>
                </w:div>
              </w:divsChild>
            </w:div>
            <w:div w:id="1802647888">
              <w:marLeft w:val="0"/>
              <w:marRight w:val="0"/>
              <w:marTop w:val="0"/>
              <w:marBottom w:val="0"/>
              <w:divBdr>
                <w:top w:val="none" w:sz="0" w:space="0" w:color="auto"/>
                <w:left w:val="none" w:sz="0" w:space="0" w:color="auto"/>
                <w:bottom w:val="none" w:sz="0" w:space="0" w:color="auto"/>
                <w:right w:val="none" w:sz="0" w:space="0" w:color="auto"/>
              </w:divBdr>
              <w:divsChild>
                <w:div w:id="2121801780">
                  <w:marLeft w:val="0"/>
                  <w:marRight w:val="0"/>
                  <w:marTop w:val="0"/>
                  <w:marBottom w:val="0"/>
                  <w:divBdr>
                    <w:top w:val="none" w:sz="0" w:space="0" w:color="auto"/>
                    <w:left w:val="none" w:sz="0" w:space="0" w:color="auto"/>
                    <w:bottom w:val="none" w:sz="0" w:space="0" w:color="auto"/>
                    <w:right w:val="none" w:sz="0" w:space="0" w:color="auto"/>
                  </w:divBdr>
                </w:div>
              </w:divsChild>
            </w:div>
            <w:div w:id="1978874211">
              <w:marLeft w:val="0"/>
              <w:marRight w:val="0"/>
              <w:marTop w:val="0"/>
              <w:marBottom w:val="0"/>
              <w:divBdr>
                <w:top w:val="none" w:sz="0" w:space="0" w:color="auto"/>
                <w:left w:val="none" w:sz="0" w:space="0" w:color="auto"/>
                <w:bottom w:val="none" w:sz="0" w:space="0" w:color="auto"/>
                <w:right w:val="none" w:sz="0" w:space="0" w:color="auto"/>
              </w:divBdr>
              <w:divsChild>
                <w:div w:id="89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header" Target="header1.xml"/><Relationship Id="rId23" Type="http://schemas.microsoft.com/office/2018/08/relationships/commentsExtensible" Target="commentsExtensible.xml"/><Relationship Id="rId28" Type="http://schemas.microsoft.com/office/2019/05/relationships/documenttasks" Target="documenttasks/documenttasks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microsoft.com/office/2016/09/relationships/commentsIds" Target="commentsIds.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35375AB4-0755-444E-83BD-643916878AB4}">
    <t:Anchor>
      <t:Comment id="585769353"/>
    </t:Anchor>
    <t:History>
      <t:Event id="{495F5F2D-4C07-44E1-BED4-20C180A092B2}" time="2025-08-19T13:02:19.491Z">
        <t:Attribution userId="S::cnogier@gavi.org::d856e783-39a3-430d-bf28-0fc86b435d02" userProvider="AD" userName="Cyril Nogier"/>
        <t:Anchor>
          <t:Comment id="585769353"/>
        </t:Anchor>
        <t:Create/>
      </t:Event>
      <t:Event id="{C6EF685A-40B0-479B-B4B1-ABBDD732191E}" time="2025-08-19T13:02:19.491Z">
        <t:Attribution userId="S::cnogier@gavi.org::d856e783-39a3-430d-bf28-0fc86b435d02" userProvider="AD" userName="Cyril Nogier"/>
        <t:Anchor>
          <t:Comment id="585769353"/>
        </t:Anchor>
        <t:Assign userId="S::lnoonan@gavi.org::ae58915b-9fae-4254-8c0e-c48f9314703c" userProvider="AD" userName="Lizzie Noonan"/>
      </t:Event>
      <t:Event id="{8DAE3B76-EE35-492A-98C4-7199CF202DFE}" time="2025-08-19T13:02:19.491Z">
        <t:Attribution userId="S::cnogier@gavi.org::d856e783-39a3-430d-bf28-0fc86b435d02" userProvider="AD" userName="Cyril Nogier"/>
        <t:Anchor>
          <t:Comment id="585769353"/>
        </t:Anchor>
        <t:SetTitle title="@Lizzie Noonan : we need MOF signature too which we have not yet received for the FPP"/>
      </t:Event>
    </t:History>
  </t:Task>
  <t:Task id="{97E68AAA-C893-4E9E-AB2D-EB46E6EC0FE2}">
    <t:Anchor>
      <t:Comment id="1776519755"/>
    </t:Anchor>
    <t:History>
      <t:Event id="{C6A09515-A566-452A-89BD-8BF94E954EFB}" time="2025-08-19T08:33:10.751Z">
        <t:Attribution userId="S::cnogier@gavi.org::d856e783-39a3-430d-bf28-0fc86b435d02" userProvider="AD" userName="Cyril Nogier"/>
        <t:Anchor>
          <t:Comment id="1776519755"/>
        </t:Anchor>
        <t:Create/>
      </t:Event>
      <t:Event id="{82E969B1-922B-4252-93E5-DD4740EBCF40}" time="2025-08-19T08:33:10.751Z">
        <t:Attribution userId="S::cnogier@gavi.org::d856e783-39a3-430d-bf28-0fc86b435d02" userProvider="AD" userName="Cyril Nogier"/>
        <t:Anchor>
          <t:Comment id="1776519755"/>
        </t:Anchor>
        <t:Assign userId="S::ckemp@Gavi.org::a2955cb2-7715-4721-abc3-c3a7f876f069" userProvider="AD" userName="Cameron Kemp"/>
      </t:Event>
      <t:Event id="{16EF8CDF-8B13-45F5-B4AC-4F6A44BD2B3D}" time="2025-08-19T08:33:10.751Z">
        <t:Attribution userId="S::cnogier@gavi.org::d856e783-39a3-430d-bf28-0fc86b435d02" userProvider="AD" userName="Cyril Nogier"/>
        <t:Anchor>
          <t:Comment id="1776519755"/>
        </t:Anchor>
        <t:SetTitle title="@Cameron Kemp ; we mix transition and extension here.."/>
      </t:Event>
    </t:History>
  </t:Task>
  <t:Task id="{EE81AB45-8CF5-48FE-A3C7-C35AD96D6CF5}">
    <t:Anchor>
      <t:Comment id="430700169"/>
    </t:Anchor>
    <t:History>
      <t:Event id="{FE0A5AA0-902D-4E1A-B140-6CA1AEF70A90}" time="2025-08-13T08:05:56.079Z">
        <t:Attribution userId="S::cnogier@gavi.org::d856e783-39a3-430d-bf28-0fc86b435d02" userProvider="AD" userName="Cyril Nogier"/>
        <t:Anchor>
          <t:Comment id="430700169"/>
        </t:Anchor>
        <t:Create/>
      </t:Event>
      <t:Event id="{81BD6F8B-832A-43C7-9BFE-D29C4CB95490}" time="2025-08-13T08:05:56.079Z">
        <t:Attribution userId="S::cnogier@gavi.org::d856e783-39a3-430d-bf28-0fc86b435d02" userProvider="AD" userName="Cyril Nogier"/>
        <t:Anchor>
          <t:Comment id="430700169"/>
        </t:Anchor>
        <t:Assign userId="S::lnoonan@gavi.org::ae58915b-9fae-4254-8c0e-c48f9314703c" userProvider="AD" userName="Lizzie Noonan"/>
      </t:Event>
      <t:Event id="{E49A0F41-F655-490E-B66F-9B52E9C6169C}" time="2025-08-13T08:05:56.079Z">
        <t:Attribution userId="S::cnogier@gavi.org::d856e783-39a3-430d-bf28-0fc86b435d02" userProvider="AD" userName="Cyril Nogier"/>
        <t:Anchor>
          <t:Comment id="430700169"/>
        </t:Anchor>
        <t:SetTitle title="@Lizzie Noonan we expect the transition of the EAF will be included in the transition grant (1 single budget) along with HSS4. EAF ends 12-2025"/>
      </t:Event>
    </t:History>
  </t:Task>
  <t:Task id="{AE2181F5-719D-4F63-9886-27C863D63F8A}">
    <t:Anchor>
      <t:Comment id="86771916"/>
    </t:Anchor>
    <t:History>
      <t:Event id="{16A09D20-8AA2-4EC9-8D57-4CCFD496D12C}" time="2025-08-13T08:19:18.482Z">
        <t:Attribution userId="S::cnogier@gavi.org::d856e783-39a3-430d-bf28-0fc86b435d02" userProvider="AD" userName="Cyril Nogier"/>
        <t:Anchor>
          <t:Comment id="86771916"/>
        </t:Anchor>
        <t:Create/>
      </t:Event>
      <t:Event id="{D02D8B58-D836-4587-BC93-B21C16BC3878}" time="2025-08-13T08:19:18.482Z">
        <t:Attribution userId="S::cnogier@gavi.org::d856e783-39a3-430d-bf28-0fc86b435d02" userProvider="AD" userName="Cyril Nogier"/>
        <t:Anchor>
          <t:Comment id="86771916"/>
        </t:Anchor>
        <t:Assign userId="S::lnoonan@gavi.org::ae58915b-9fae-4254-8c0e-c48f9314703c" userProvider="AD" userName="Lizzie Noonan"/>
      </t:Event>
      <t:Event id="{F7265F09-DC25-4E69-B85A-392CE03752B1}" time="2025-08-13T08:19:18.482Z">
        <t:Attribution userId="S::cnogier@gavi.org::d856e783-39a3-430d-bf28-0fc86b435d02" userProvider="AD" userName="Cyril Nogier"/>
        <t:Anchor>
          <t:Comment id="86771916"/>
        </t:Anchor>
        <t:SetTitle title="@Lizzie Noonan and CCEOP?"/>
      </t:Event>
    </t:History>
  </t:Task>
</t:Tasks>
</file>

<file path=word/theme/theme1.xml><?xml version="1.0" encoding="utf-8"?>
<a:theme xmlns:a="http://schemas.openxmlformats.org/drawingml/2006/main" name="Office Theme">
  <a:themeElements>
    <a:clrScheme name="Gavi Palette 1">
      <a:dk1>
        <a:srgbClr val="000000"/>
      </a:dk1>
      <a:lt1>
        <a:srgbClr val="FFFFFF"/>
      </a:lt1>
      <a:dk2>
        <a:srgbClr val="005CB9"/>
      </a:dk2>
      <a:lt2>
        <a:srgbClr val="00A1DF"/>
      </a:lt2>
      <a:accent1>
        <a:srgbClr val="83BD00"/>
      </a:accent1>
      <a:accent2>
        <a:srgbClr val="3E9B6E"/>
      </a:accent2>
      <a:accent3>
        <a:srgbClr val="E24A3F"/>
      </a:accent3>
      <a:accent4>
        <a:srgbClr val="FA7650"/>
      </a:accent4>
      <a:accent5>
        <a:srgbClr val="F8A623"/>
      </a:accent5>
      <a:accent6>
        <a:srgbClr val="FED141"/>
      </a:accent6>
      <a:hlink>
        <a:srgbClr val="00A1DF"/>
      </a:hlink>
      <a:folHlink>
        <a:srgbClr val="005CB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93cb0222-e980-4273-ad97-85dba3159c09" ContentTypeId="0x0101009954897F3EE3CC4ABB9FB9EDAC9CDEBC"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Gavi Document" ma:contentTypeID="0x0101009954897F3EE3CC4ABB9FB9EDAC9CDEBC00829077562E4B4F4F98F681ADDADB1D0F" ma:contentTypeVersion="173" ma:contentTypeDescription="Gavi Document content type " ma:contentTypeScope="" ma:versionID="b2d9d90aa227ed912085c3a83acd0bb2">
  <xsd:schema xmlns:xsd="http://www.w3.org/2001/XMLSchema" xmlns:xs="http://www.w3.org/2001/XMLSchema" xmlns:p="http://schemas.microsoft.com/office/2006/metadata/properties" xmlns:ns2="700359ba-e36c-422a-9925-ddada98091a9" xmlns:ns3="d0706217-df7c-4bf4-936d-b09aa3b837af" xmlns:ns4="a0d399e1-4586-4335-9383-7d9098bfc9ba" targetNamespace="http://schemas.microsoft.com/office/2006/metadata/properties" ma:root="true" ma:fieldsID="281607299a37e4bf8730b6c31e79abf1" ns2:_="" ns3:_="" ns4:_="">
    <xsd:import namespace="700359ba-e36c-422a-9925-ddada98091a9"/>
    <xsd:import namespace="d0706217-df7c-4bf4-936d-b09aa3b837af"/>
    <xsd:import namespace="a0d399e1-4586-4335-9383-7d9098bfc9ba"/>
    <xsd:element name="properties">
      <xsd:complexType>
        <xsd:sequence>
          <xsd:element name="documentManagement">
            <xsd:complexType>
              <xsd:all>
                <xsd:element ref="ns2:_dlc_DocId" minOccurs="0"/>
                <xsd:element ref="ns2:_dlc_DocIdUrl" minOccurs="0"/>
                <xsd:element ref="ns2:_dlc_DocIdPersistId" minOccurs="0"/>
                <xsd:element ref="ns3:TaxCatchAll" minOccurs="0"/>
                <xsd:element ref="ns3:TaxCatchAllLabel" minOccurs="0"/>
                <xsd:element ref="ns4:MediaServiceAutoKeyPoints" minOccurs="0"/>
                <xsd:element ref="ns4:MediaServiceKeyPoints" minOccurs="0"/>
                <xsd:element ref="ns4:_Flow_SignoffStatus" minOccurs="0"/>
                <xsd:element ref="ns4:MediaLengthInSeconds" minOccurs="0"/>
                <xsd:element ref="ns4:lcf76f155ced4ddcb4097134ff3c332f"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359ba-e36c-422a-9925-ddada98091a9" elementFormDefault="qualified">
    <xsd:import namespace="http://schemas.microsoft.com/office/2006/documentManagement/types"/>
    <xsd:import namespace="http://schemas.microsoft.com/office/infopath/2007/PartnerControls"/>
    <xsd:element name="_dlc_DocId" ma:index="3" nillable="true" ma:displayName="Document ID Value" ma:description="The value of the document ID assigned to this item." ma:indexed="true" ma:internalName="_dlc_DocId" ma:readOnly="true">
      <xsd:simpleType>
        <xsd:restriction base="dms:Text"/>
      </xsd:simpleType>
    </xsd:element>
    <xsd:element name="_dlc_DocIdUrl" ma:index="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0706217-df7c-4bf4-936d-b09aa3b837af" elementFormDefault="qualified">
    <xsd:import namespace="http://schemas.microsoft.com/office/2006/documentManagement/types"/>
    <xsd:import namespace="http://schemas.microsoft.com/office/infopath/2007/PartnerControls"/>
    <xsd:element name="TaxCatchAll" ma:index="10" nillable="true" ma:displayName="Taxonomy Catch All Column" ma:description="" ma:hidden="true" ma:list="{be8d0b83-5287-4986-bb7f-bce56a97355c}" ma:internalName="TaxCatchAll" ma:showField="CatchAllData" ma:web="700359ba-e36c-422a-9925-ddada98091a9">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description="" ma:hidden="true" ma:list="{be8d0b83-5287-4986-bb7f-bce56a97355c}" ma:internalName="TaxCatchAllLabel" ma:readOnly="true" ma:showField="CatchAllDataLabel" ma:web="700359ba-e36c-422a-9925-ddada98091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d399e1-4586-4335-9383-7d9098bfc9ba" elementFormDefault="qualified">
    <xsd:import namespace="http://schemas.microsoft.com/office/2006/documentManagement/types"/>
    <xsd:import namespace="http://schemas.microsoft.com/office/infopath/2007/PartnerControls"/>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3cb0222-e980-4273-ad97-85dba3159c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d0706217-df7c-4bf4-936d-b09aa3b837af" xsi:nil="true"/>
    <_dlc_DocId xmlns="700359ba-e36c-422a-9925-ddada98091a9">GAVI-1412322964-1351521</_dlc_DocId>
    <_dlc_DocIdUrl xmlns="700359ba-e36c-422a-9925-ddada98091a9">
      <Url>https://gavinet.sharepoint.com/teams/COP/_layouts/15/DocIdRedir.aspx?ID=GAVI-1412322964-1351521</Url>
      <Description>GAVI-1412322964-1351521</Description>
    </_dlc_DocIdUrl>
    <lcf76f155ced4ddcb4097134ff3c332f xmlns="a0d399e1-4586-4335-9383-7d9098bfc9ba">
      <Terms xmlns="http://schemas.microsoft.com/office/infopath/2007/PartnerControls"/>
    </lcf76f155ced4ddcb4097134ff3c332f>
    <_Flow_SignoffStatus xmlns="a0d399e1-4586-4335-9383-7d9098bfc9ba" xsi:nil="true"/>
  </documentManagement>
</p:properties>
</file>

<file path=customXml/itemProps1.xml><?xml version="1.0" encoding="utf-8"?>
<ds:datastoreItem xmlns:ds="http://schemas.openxmlformats.org/officeDocument/2006/customXml" ds:itemID="{33B60683-2463-4A38-B43C-1434CC74387C}">
  <ds:schemaRefs>
    <ds:schemaRef ds:uri="Microsoft.SharePoint.Taxonomy.ContentTypeSync"/>
  </ds:schemaRefs>
</ds:datastoreItem>
</file>

<file path=customXml/itemProps2.xml><?xml version="1.0" encoding="utf-8"?>
<ds:datastoreItem xmlns:ds="http://schemas.openxmlformats.org/officeDocument/2006/customXml" ds:itemID="{DEABE388-FB69-42FC-9260-1802F7A870DB}">
  <ds:schemaRefs>
    <ds:schemaRef ds:uri="http://schemas.microsoft.com/sharepoint/v3/contenttype/forms"/>
  </ds:schemaRefs>
</ds:datastoreItem>
</file>

<file path=customXml/itemProps3.xml><?xml version="1.0" encoding="utf-8"?>
<ds:datastoreItem xmlns:ds="http://schemas.openxmlformats.org/officeDocument/2006/customXml" ds:itemID="{C692728C-C47C-2648-BA32-B1AA71AB72E2}">
  <ds:schemaRefs>
    <ds:schemaRef ds:uri="http://schemas.openxmlformats.org/officeDocument/2006/bibliography"/>
  </ds:schemaRefs>
</ds:datastoreItem>
</file>

<file path=customXml/itemProps4.xml><?xml version="1.0" encoding="utf-8"?>
<ds:datastoreItem xmlns:ds="http://schemas.openxmlformats.org/officeDocument/2006/customXml" ds:itemID="{727C13CE-D790-4F65-AFE5-0C782EA1A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359ba-e36c-422a-9925-ddada98091a9"/>
    <ds:schemaRef ds:uri="d0706217-df7c-4bf4-936d-b09aa3b837af"/>
    <ds:schemaRef ds:uri="a0d399e1-4586-4335-9383-7d9098bfc9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65121DD-2A92-4F86-B5FC-984FCF3BA8D0}">
  <ds:schemaRefs>
    <ds:schemaRef ds:uri="http://schemas.microsoft.com/sharepoint/events"/>
  </ds:schemaRefs>
</ds:datastoreItem>
</file>

<file path=customXml/itemProps6.xml><?xml version="1.0" encoding="utf-8"?>
<ds:datastoreItem xmlns:ds="http://schemas.openxmlformats.org/officeDocument/2006/customXml" ds:itemID="{046E96EB-A544-4FC9-B31D-F116AF07F47F}">
  <ds:schemaRefs>
    <ds:schemaRef ds:uri="http://schemas.microsoft.com/office/2006/metadata/properties"/>
    <ds:schemaRef ds:uri="http://schemas.microsoft.com/office/infopath/2007/PartnerControls"/>
    <ds:schemaRef ds:uri="d0706217-df7c-4bf4-936d-b09aa3b837af"/>
    <ds:schemaRef ds:uri="700359ba-e36c-422a-9925-ddada98091a9"/>
    <ds:schemaRef ds:uri="a0d399e1-4586-4335-9383-7d9098bfc9ba"/>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30</Pages>
  <Words>10865</Words>
  <Characters>60522</Characters>
  <Application>Microsoft Office Word</Application>
  <DocSecurity>0</DocSecurity>
  <Lines>2161</Lines>
  <Paragraphs>939</Paragraphs>
  <ScaleCrop>false</ScaleCrop>
  <Company/>
  <LinksUpToDate>false</LinksUpToDate>
  <CharactersWithSpaces>70448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Hofmans</dc:creator>
  <cp:keywords/>
  <dc:description/>
  <cp:lastModifiedBy>Jean Serge NGAIMA</cp:lastModifiedBy>
  <cp:revision>60</cp:revision>
  <dcterms:created xsi:type="dcterms:W3CDTF">2025-10-17T18:36:00Z</dcterms:created>
  <dcterms:modified xsi:type="dcterms:W3CDTF">2025-10-17T21:22:00Z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5e72d3-b6ef-4c9c-b371-eb3c79f627ee_Enabled">
    <vt:lpwstr>true</vt:lpwstr>
  </property>
  <property fmtid="{D5CDD505-2E9C-101B-9397-08002B2CF9AE}" pid="3" name="MSIP_Label_8f5e72d3-b6ef-4c9c-b371-eb3c79f627ee_SetDate">
    <vt:lpwstr>2020-12-16T16:29:08Z</vt:lpwstr>
  </property>
  <property fmtid="{D5CDD505-2E9C-101B-9397-08002B2CF9AE}" pid="4" name="MSIP_Label_8f5e72d3-b6ef-4c9c-b371-eb3c79f627ee_Method">
    <vt:lpwstr>Privileged</vt:lpwstr>
  </property>
  <property fmtid="{D5CDD505-2E9C-101B-9397-08002B2CF9AE}" pid="5" name="MSIP_Label_8f5e72d3-b6ef-4c9c-b371-eb3c79f627ee_Name">
    <vt:lpwstr>8f5e72d3-b6ef-4c9c-b371-eb3c79f627ee</vt:lpwstr>
  </property>
  <property fmtid="{D5CDD505-2E9C-101B-9397-08002B2CF9AE}" pid="6" name="MSIP_Label_8f5e72d3-b6ef-4c9c-b371-eb3c79f627ee_SiteId">
    <vt:lpwstr>1de6d9f3-0daf-4df6-b9d6-5959f16f6118</vt:lpwstr>
  </property>
  <property fmtid="{D5CDD505-2E9C-101B-9397-08002B2CF9AE}" pid="7" name="MSIP_Label_8f5e72d3-b6ef-4c9c-b371-eb3c79f627ee_ActionId">
    <vt:lpwstr>d52d6a62-e6de-470c-ac5b-000005312ac2</vt:lpwstr>
  </property>
  <property fmtid="{D5CDD505-2E9C-101B-9397-08002B2CF9AE}" pid="8" name="MSIP_Label_8f5e72d3-b6ef-4c9c-b371-eb3c79f627ee_ContentBits">
    <vt:lpwstr>1</vt:lpwstr>
  </property>
  <property fmtid="{D5CDD505-2E9C-101B-9397-08002B2CF9AE}" pid="9" name="ContentTypeId">
    <vt:lpwstr>0x0101009954897F3EE3CC4ABB9FB9EDAC9CDEBC00829077562E4B4F4F98F681ADDADB1D0F</vt:lpwstr>
  </property>
  <property fmtid="{D5CDD505-2E9C-101B-9397-08002B2CF9AE}" pid="10" name="MediaServiceImageTags">
    <vt:lpwstr/>
  </property>
  <property fmtid="{D5CDD505-2E9C-101B-9397-08002B2CF9AE}" pid="11" name="kfa83adfad8641678ddaedda80d7e126">
    <vt:lpwstr/>
  </property>
  <property fmtid="{D5CDD505-2E9C-101B-9397-08002B2CF9AE}" pid="12" name="Test">
    <vt:lpwstr/>
  </property>
  <property fmtid="{D5CDD505-2E9C-101B-9397-08002B2CF9AE}" pid="13" name="_dlc_DocIdItemGuid">
    <vt:lpwstr>f4971b2d-772b-4971-8a4d-a8733a6cbd18</vt:lpwstr>
  </property>
  <property fmtid="{D5CDD505-2E9C-101B-9397-08002B2CF9AE}" pid="14" name="Strategy_x0020_and_x0020_Policy">
    <vt:lpwstr/>
  </property>
  <property fmtid="{D5CDD505-2E9C-101B-9397-08002B2CF9AE}" pid="15" name="Donors_x0020_and_x0020_Partners">
    <vt:lpwstr/>
  </property>
  <property fmtid="{D5CDD505-2E9C-101B-9397-08002B2CF9AE}" pid="16" name="Risk">
    <vt:lpwstr/>
  </property>
  <property fmtid="{D5CDD505-2E9C-101B-9397-08002B2CF9AE}" pid="17" name="Language">
    <vt:lpwstr/>
  </property>
  <property fmtid="{D5CDD505-2E9C-101B-9397-08002B2CF9AE}" pid="18" name="Document_x0020_Type">
    <vt:lpwstr/>
  </property>
  <property fmtid="{D5CDD505-2E9C-101B-9397-08002B2CF9AE}" pid="19" name="Location1">
    <vt:lpwstr/>
  </property>
  <property fmtid="{D5CDD505-2E9C-101B-9397-08002B2CF9AE}" pid="20" name="IT Systems">
    <vt:lpwstr/>
  </property>
  <property fmtid="{D5CDD505-2E9C-101B-9397-08002B2CF9AE}" pid="21" name="Health">
    <vt:lpwstr/>
  </property>
  <property fmtid="{D5CDD505-2E9C-101B-9397-08002B2CF9AE}" pid="22" name="Vaccine">
    <vt:lpwstr/>
  </property>
  <property fmtid="{D5CDD505-2E9C-101B-9397-08002B2CF9AE}" pid="23" name="Donors and Partners">
    <vt:lpwstr/>
  </property>
  <property fmtid="{D5CDD505-2E9C-101B-9397-08002B2CF9AE}" pid="24" name="International_x0020_Development">
    <vt:lpwstr/>
  </property>
  <property fmtid="{D5CDD505-2E9C-101B-9397-08002B2CF9AE}" pid="25" name="Depto">
    <vt:lpwstr>1890;#Health Systems and Immunization Strengthening|317fd45e-5f94-413a-aa1a-58c6cf1eaf9b</vt:lpwstr>
  </property>
  <property fmtid="{D5CDD505-2E9C-101B-9397-08002B2CF9AE}" pid="26" name="Governance">
    <vt:lpwstr/>
  </property>
  <property fmtid="{D5CDD505-2E9C-101B-9397-08002B2CF9AE}" pid="27" name="Country">
    <vt:lpwstr/>
  </property>
  <property fmtid="{D5CDD505-2E9C-101B-9397-08002B2CF9AE}" pid="28" name="Country_x0020_Type">
    <vt:lpwstr/>
  </property>
  <property fmtid="{D5CDD505-2E9C-101B-9397-08002B2CF9AE}" pid="29" name="International Development">
    <vt:lpwstr/>
  </property>
  <property fmtid="{D5CDD505-2E9C-101B-9397-08002B2CF9AE}" pid="30" name="Market Shaping">
    <vt:lpwstr/>
  </property>
  <property fmtid="{D5CDD505-2E9C-101B-9397-08002B2CF9AE}" pid="31" name="Health_x0020_System_x0020_Strengthening">
    <vt:lpwstr/>
  </property>
  <property fmtid="{D5CDD505-2E9C-101B-9397-08002B2CF9AE}" pid="32" name="Programme and project management">
    <vt:lpwstr/>
  </property>
  <property fmtid="{D5CDD505-2E9C-101B-9397-08002B2CF9AE}" pid="33" name="Programme_x0020_and_x0020_project_x0020_management">
    <vt:lpwstr/>
  </property>
  <property fmtid="{D5CDD505-2E9C-101B-9397-08002B2CF9AE}" pid="34" name="Market_x0020_Shaping">
    <vt:lpwstr/>
  </property>
  <property fmtid="{D5CDD505-2E9C-101B-9397-08002B2CF9AE}" pid="35" name="Strategy and Policy">
    <vt:lpwstr/>
  </property>
  <property fmtid="{D5CDD505-2E9C-101B-9397-08002B2CF9AE}" pid="36" name="Document Type">
    <vt:lpwstr/>
  </property>
  <property fmtid="{D5CDD505-2E9C-101B-9397-08002B2CF9AE}" pid="37" name="Finance">
    <vt:lpwstr/>
  </property>
  <property fmtid="{D5CDD505-2E9C-101B-9397-08002B2CF9AE}" pid="38" name="IT_x0020_Systems">
    <vt:lpwstr/>
  </property>
  <property fmtid="{D5CDD505-2E9C-101B-9397-08002B2CF9AE}" pid="39" name="Country Type">
    <vt:lpwstr/>
  </property>
  <property fmtid="{D5CDD505-2E9C-101B-9397-08002B2CF9AE}" pid="40" name="Health System Strengthening">
    <vt:lpwstr/>
  </property>
</Properties>
</file>