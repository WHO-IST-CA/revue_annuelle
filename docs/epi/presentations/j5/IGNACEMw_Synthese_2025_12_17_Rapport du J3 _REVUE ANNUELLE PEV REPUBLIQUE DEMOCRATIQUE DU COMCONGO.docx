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DBF6EE" w14:textId="77777777" w:rsidR="00AC6283" w:rsidRDefault="00AC6283" w:rsidP="00F6394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9C08948" w14:textId="7B77B90A" w:rsidR="008A2269" w:rsidRPr="00A55BAA" w:rsidRDefault="008A2269" w:rsidP="00AC628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REVUE ANNUELLE PEV </w:t>
      </w:r>
      <w:ins w:id="0" w:author="Compte Microsoft" w:date="2025-12-19T06:29:00Z">
        <w:r w:rsidR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2025 </w:t>
        </w:r>
      </w:ins>
      <w:ins w:id="1" w:author="Compte Microsoft" w:date="2025-12-19T06:28:00Z">
        <w:r w:rsidR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RD CONGO </w:t>
        </w:r>
      </w:ins>
      <w:del w:id="2" w:author="Compte Microsoft" w:date="2025-12-19T06:28:00Z">
        <w:r w:rsidR="004109D3" w:rsidRPr="00A55BAA" w:rsidDel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R</w:delText>
        </w:r>
        <w:r w:rsidR="006147CE" w:rsidRPr="00A55BAA" w:rsidDel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DR </w:delText>
        </w:r>
      </w:del>
    </w:p>
    <w:p w14:paraId="49DECC8E" w14:textId="51C61FC1" w:rsidR="008A2269" w:rsidRPr="00A55BAA" w:rsidRDefault="004109D3" w:rsidP="00AC628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RAPPORT </w:t>
      </w:r>
      <w:r w:rsidR="008A226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D</w:t>
      </w:r>
      <w:r w:rsidR="006147CE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U </w:t>
      </w:r>
      <w:r w:rsidR="008A226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J3 </w:t>
      </w:r>
      <w:del w:id="3" w:author="Compte Microsoft" w:date="2025-12-19T06:29:00Z">
        <w:r w:rsidR="008A2269" w:rsidRPr="00A55BAA" w:rsidDel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– </w:delText>
        </w:r>
        <w:r w:rsidR="006147CE" w:rsidRPr="00A55BAA" w:rsidDel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DE LA REVUE - </w:delText>
        </w:r>
        <w:r w:rsidR="008A2269" w:rsidRPr="00A55BAA" w:rsidDel="000066E5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17 décembre 2025</w:delText>
        </w:r>
      </w:del>
    </w:p>
    <w:p w14:paraId="74137D1D" w14:textId="77777777" w:rsidR="004109D3" w:rsidRPr="00A55BAA" w:rsidRDefault="004109D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B1AD350" w14:textId="364BD46D" w:rsidR="005F5D23" w:rsidRPr="00A55BAA" w:rsidRDefault="00BE496F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Le</w:t>
      </w:r>
      <w:ins w:id="4" w:author="Compte Microsoft" w:date="2025-12-19T06:27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>s trava</w:t>
        </w:r>
      </w:ins>
      <w:ins w:id="5" w:author="Compte Microsoft" w:date="2025-12-19T06:28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ux de la </w:t>
        </w:r>
      </w:ins>
      <w:del w:id="6" w:author="Compte Microsoft" w:date="2025-12-19T06:27:00Z"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3</w:t>
      </w:r>
      <w:r w:rsidRPr="00A55BAA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èm</w:t>
      </w:r>
      <w:ins w:id="7" w:author="Compte Microsoft" w:date="2025-12-19T06:27:00Z">
        <w:r w:rsidR="000066E5">
          <w:rPr>
            <w:rFonts w:ascii="Times New Roman" w:hAnsi="Times New Roman" w:cs="Times New Roman"/>
            <w:sz w:val="24"/>
            <w:szCs w:val="24"/>
            <w:vertAlign w:val="superscript"/>
            <w:lang w:val="fr-FR"/>
          </w:rPr>
          <w:t>e</w:t>
        </w:r>
      </w:ins>
      <w:del w:id="8" w:author="Compte Microsoft" w:date="2025-12-19T06:27:00Z">
        <w:r w:rsidRPr="00A55BAA" w:rsidDel="000066E5">
          <w:rPr>
            <w:rFonts w:ascii="Times New Roman" w:hAnsi="Times New Roman" w:cs="Times New Roman"/>
            <w:sz w:val="24"/>
            <w:szCs w:val="24"/>
            <w:vertAlign w:val="superscript"/>
            <w:lang w:val="fr-FR"/>
          </w:rPr>
          <w:delText>e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jour</w:t>
      </w:r>
      <w:ins w:id="9" w:author="Compte Microsoft" w:date="2025-12-19T06:28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>née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la revue annuelle PEV </w:t>
      </w:r>
      <w:ins w:id="10" w:author="Compte Microsoft" w:date="2025-12-19T06:28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ont </w:t>
        </w:r>
      </w:ins>
      <w:del w:id="11" w:author="Compte Microsoft" w:date="2025-12-19T06:28:00Z"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RD Congo </w:delText>
        </w:r>
        <w:r w:rsidR="00AC6283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du 17 décembre 2025 </w:delText>
        </w:r>
      </w:del>
      <w:del w:id="12" w:author="Compte Microsoft" w:date="2025-12-19T06:32:00Z"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débuté à </w:t>
      </w:r>
      <w:r w:rsidR="008A2269" w:rsidRPr="00A55BAA">
        <w:rPr>
          <w:rFonts w:ascii="Times New Roman" w:hAnsi="Times New Roman" w:cs="Times New Roman"/>
          <w:sz w:val="24"/>
          <w:szCs w:val="24"/>
          <w:lang w:val="fr-FR"/>
        </w:rPr>
        <w:t>8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heures 10 minutes et s’était déroulé selon les étapes suivantes : </w:t>
      </w:r>
    </w:p>
    <w:p w14:paraId="26082EB5" w14:textId="77777777" w:rsidR="00D26699" w:rsidRPr="00A55BAA" w:rsidRDefault="00D26699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11FB189" w14:textId="77777777" w:rsidR="00CC2EBB" w:rsidRDefault="00BE496F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L’arrivée et l’installation des participants suivi des o</w:t>
      </w:r>
      <w:r w:rsidR="008A2269" w:rsidRPr="00A55BAA">
        <w:rPr>
          <w:rFonts w:ascii="Times New Roman" w:hAnsi="Times New Roman" w:cs="Times New Roman"/>
          <w:sz w:val="24"/>
          <w:szCs w:val="24"/>
          <w:lang w:val="fr-FR"/>
        </w:rPr>
        <w:t>rientations générales par le Modérateur</w:t>
      </w:r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(Unicef)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et des commentaires apportés par </w:t>
      </w:r>
      <w:r w:rsidR="00CC2EBB">
        <w:rPr>
          <w:rFonts w:ascii="Times New Roman" w:hAnsi="Times New Roman" w:cs="Times New Roman"/>
          <w:sz w:val="24"/>
          <w:szCs w:val="24"/>
          <w:lang w:val="fr-FR"/>
        </w:rPr>
        <w:t>ces derniers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sur le déroulement du J2 </w:t>
      </w:r>
      <w:r w:rsidR="00CC2EBB">
        <w:rPr>
          <w:rFonts w:ascii="Times New Roman" w:hAnsi="Times New Roman" w:cs="Times New Roman"/>
          <w:sz w:val="24"/>
          <w:szCs w:val="24"/>
          <w:lang w:val="fr-FR"/>
        </w:rPr>
        <w:t xml:space="preserve">en rapport avec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la restauration, la facilitation, la participation. </w:t>
      </w:r>
    </w:p>
    <w:p w14:paraId="0EA4046A" w14:textId="3B02A1BB" w:rsidR="00946BB1" w:rsidRPr="00A55BAA" w:rsidRDefault="00AE2803" w:rsidP="00CC2EBB">
      <w:pPr>
        <w:pStyle w:val="Paragraphedeliste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Deux </w:t>
      </w:r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commentaires avaient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retenu l’attention de </w:t>
      </w:r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>l’auditoire </w:t>
      </w:r>
      <w:r w:rsidR="006147CE" w:rsidRPr="00A55BAA">
        <w:rPr>
          <w:rFonts w:ascii="Times New Roman" w:hAnsi="Times New Roman" w:cs="Times New Roman"/>
          <w:sz w:val="24"/>
          <w:szCs w:val="24"/>
          <w:lang w:val="fr-FR"/>
        </w:rPr>
        <w:t>sur l’évaluation du J2 de la revue</w:t>
      </w:r>
      <w:r w:rsidR="00CC2EBB">
        <w:rPr>
          <w:rFonts w:ascii="Times New Roman" w:hAnsi="Times New Roman" w:cs="Times New Roman"/>
          <w:sz w:val="24"/>
          <w:szCs w:val="24"/>
          <w:lang w:val="fr-FR"/>
        </w:rPr>
        <w:t>,</w:t>
      </w:r>
      <w:ins w:id="13" w:author="Compte Microsoft" w:date="2025-12-19T06:30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r w:rsidR="00CC2EBB">
        <w:rPr>
          <w:rFonts w:ascii="Times New Roman" w:hAnsi="Times New Roman" w:cs="Times New Roman"/>
          <w:sz w:val="24"/>
          <w:szCs w:val="24"/>
          <w:lang w:val="fr-FR"/>
        </w:rPr>
        <w:t xml:space="preserve">il </w:t>
      </w:r>
      <w:proofErr w:type="gramStart"/>
      <w:r w:rsidR="00CC2EBB">
        <w:rPr>
          <w:rFonts w:ascii="Times New Roman" w:hAnsi="Times New Roman" w:cs="Times New Roman"/>
          <w:sz w:val="24"/>
          <w:szCs w:val="24"/>
          <w:lang w:val="fr-FR"/>
        </w:rPr>
        <w:t xml:space="preserve">s’agit </w:t>
      </w:r>
      <w:r w:rsidR="006147C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09599B8" w14:textId="77777777" w:rsidR="00D73FB2" w:rsidRPr="00A55BAA" w:rsidRDefault="00D73FB2" w:rsidP="00AC6283">
      <w:pPr>
        <w:pStyle w:val="Paragraphedeliste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342CB4E" w14:textId="7E4E1FBB" w:rsidR="00AE2803" w:rsidRPr="00A55BAA" w:rsidRDefault="00CC2EBB" w:rsidP="00AC6283">
      <w:pPr>
        <w:pStyle w:val="Paragraphedeliste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D’</w:t>
      </w:r>
      <w:del w:id="14" w:author="Compte Microsoft" w:date="2025-12-19T06:30:00Z">
        <w:r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  <w:r>
        <w:rPr>
          <w:rFonts w:ascii="Times New Roman" w:hAnsi="Times New Roman" w:cs="Times New Roman"/>
          <w:sz w:val="24"/>
          <w:szCs w:val="24"/>
          <w:lang w:val="fr-FR"/>
        </w:rPr>
        <w:t>une journée constructive avec une</w:t>
      </w:r>
      <w:r w:rsidR="006147C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participation </w:t>
      </w:r>
      <w:ins w:id="15" w:author="Compte Microsoft" w:date="2025-12-19T06:30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une </w:t>
        </w:r>
      </w:ins>
      <w:r w:rsidR="006147CE" w:rsidRPr="00A55BAA">
        <w:rPr>
          <w:rFonts w:ascii="Times New Roman" w:hAnsi="Times New Roman" w:cs="Times New Roman"/>
          <w:sz w:val="24"/>
          <w:szCs w:val="24"/>
          <w:lang w:val="fr-FR"/>
        </w:rPr>
        <w:t>active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</w:t>
      </w:r>
      <w:ins w:id="16" w:author="Compte Microsoft" w:date="2025-12-19T06:31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 une</w:t>
        </w:r>
      </w:ins>
      <w:r>
        <w:rPr>
          <w:rFonts w:ascii="Times New Roman" w:hAnsi="Times New Roman" w:cs="Times New Roman"/>
          <w:sz w:val="24"/>
          <w:szCs w:val="24"/>
          <w:lang w:val="fr-FR"/>
        </w:rPr>
        <w:t xml:space="preserve"> facilitation à sa hauteur qui </w:t>
      </w:r>
      <w:ins w:id="17" w:author="Compte Microsoft" w:date="2025-12-19T06:31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>ont</w:t>
        </w:r>
      </w:ins>
      <w:del w:id="18" w:author="Compte Microsoft" w:date="2025-12-19T06:31:00Z">
        <w:r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r>
        <w:rPr>
          <w:rFonts w:ascii="Times New Roman" w:hAnsi="Times New Roman" w:cs="Times New Roman"/>
          <w:sz w:val="24"/>
          <w:szCs w:val="24"/>
          <w:lang w:val="fr-FR"/>
        </w:rPr>
        <w:t xml:space="preserve"> permis de partager certaines expériences</w:t>
      </w:r>
      <w:ins w:id="19" w:author="Compte Microsoft" w:date="2025-12-19T06:31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 pertinentes</w:t>
        </w:r>
      </w:ins>
      <w:r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C34D6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47E4F52" w14:textId="06CF0FA5" w:rsidR="00AE2803" w:rsidRPr="00A55BAA" w:rsidRDefault="006147CE" w:rsidP="00AC6283">
      <w:pPr>
        <w:pStyle w:val="Paragraphedeliste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participants ont recommandé que la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journée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se termine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à temps pour permettre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à l’équipe des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rapporteurs </w:t>
      </w:r>
      <w:r w:rsidR="00745400" w:rsidRPr="00A55BAA">
        <w:rPr>
          <w:rFonts w:ascii="Times New Roman" w:hAnsi="Times New Roman" w:cs="Times New Roman"/>
          <w:sz w:val="24"/>
          <w:szCs w:val="24"/>
          <w:lang w:val="fr-FR"/>
        </w:rPr>
        <w:t>de finaliser le r</w:t>
      </w:r>
      <w:r w:rsidR="00CC2EBB">
        <w:rPr>
          <w:rFonts w:ascii="Times New Roman" w:hAnsi="Times New Roman" w:cs="Times New Roman"/>
          <w:sz w:val="24"/>
          <w:szCs w:val="24"/>
          <w:lang w:val="fr-FR"/>
        </w:rPr>
        <w:t>apport</w:t>
      </w:r>
      <w:r w:rsidR="0074540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>avant la fin de la journ</w:t>
      </w:r>
      <w:r w:rsidR="00745400" w:rsidRPr="00A55BAA">
        <w:rPr>
          <w:rFonts w:ascii="Times New Roman" w:hAnsi="Times New Roman" w:cs="Times New Roman"/>
          <w:sz w:val="24"/>
          <w:szCs w:val="24"/>
          <w:lang w:val="fr-FR"/>
        </w:rPr>
        <w:t>ée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pour éviter qu’ils ne continue</w:t>
      </w:r>
      <w:ins w:id="20" w:author="Compte Microsoft" w:date="2025-12-19T06:31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>nt</w:t>
        </w:r>
      </w:ins>
      <w:del w:id="21" w:author="Compte Microsoft" w:date="2025-12-19T06:31:00Z">
        <w:r w:rsidR="00AE2803"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r</w:delText>
        </w:r>
      </w:del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travailler </w:t>
      </w:r>
      <w:r w:rsidR="00CC2EBB">
        <w:rPr>
          <w:rFonts w:ascii="Times New Roman" w:hAnsi="Times New Roman" w:cs="Times New Roman"/>
          <w:sz w:val="24"/>
          <w:szCs w:val="24"/>
          <w:lang w:val="fr-FR"/>
        </w:rPr>
        <w:t xml:space="preserve">jusque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tard dans la nuit. </w:t>
      </w:r>
    </w:p>
    <w:p w14:paraId="5CACA489" w14:textId="7E88A172" w:rsidR="008A2269" w:rsidRPr="00A55BAA" w:rsidRDefault="008A2269" w:rsidP="00AC6283">
      <w:pPr>
        <w:pStyle w:val="Paragraphedeliste"/>
        <w:spacing w:after="0" w:line="276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F8BE0C2" w14:textId="73DC4533" w:rsidR="005F5D23" w:rsidRPr="00A55BAA" w:rsidRDefault="00CC2EBB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</w:t>
      </w:r>
      <w:r w:rsidR="00AE2803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a p</w:t>
      </w:r>
      <w:r w:rsidR="008A226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résentation d</w:t>
      </w:r>
      <w:r w:rsidR="0074540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 </w:t>
      </w:r>
      <w:r w:rsidR="008A226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rapport </w:t>
      </w:r>
      <w:r w:rsidR="0074540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du </w:t>
      </w:r>
      <w:r w:rsidR="008A226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J2 par l’équipe de </w:t>
      </w:r>
      <w:r w:rsidR="00A2643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rapporteurs</w:t>
      </w:r>
      <w:r w:rsidR="0074540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désignés </w:t>
      </w:r>
      <w:r w:rsidR="00A2643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:</w:t>
      </w:r>
    </w:p>
    <w:p w14:paraId="41C05C62" w14:textId="1F295418" w:rsidR="00A26430" w:rsidRPr="00A55BAA" w:rsidRDefault="00A26430" w:rsidP="00AC6283">
      <w:pPr>
        <w:pStyle w:val="Paragraphedeliste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</w:p>
    <w:p w14:paraId="6B526318" w14:textId="12ADFB2F" w:rsidR="00A26430" w:rsidRPr="00A55BAA" w:rsidRDefault="00CC2EBB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été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>noté la participation de</w:t>
      </w:r>
      <w:r w:rsidR="0074540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201 personnes dont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2643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178 hommes et 23 femmes. </w:t>
      </w:r>
      <w:r w:rsidR="0029185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 message clés </w:t>
      </w:r>
      <w:proofErr w:type="gramStart"/>
      <w:r w:rsidR="00291859" w:rsidRPr="00A55BAA">
        <w:rPr>
          <w:rFonts w:ascii="Times New Roman" w:hAnsi="Times New Roman" w:cs="Times New Roman"/>
          <w:sz w:val="24"/>
          <w:szCs w:val="24"/>
          <w:lang w:val="fr-FR"/>
        </w:rPr>
        <w:t>qui</w:t>
      </w:r>
      <w:proofErr w:type="gramEnd"/>
      <w:r w:rsidR="0029185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avait dominé les amendements du rapport du J1 était de parler terrain.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Il a été conseillé aux participants de </w:t>
      </w:r>
      <w:r w:rsidR="00A26430" w:rsidRPr="00A55BAA">
        <w:rPr>
          <w:rFonts w:ascii="Times New Roman" w:hAnsi="Times New Roman" w:cs="Times New Roman"/>
          <w:sz w:val="24"/>
          <w:szCs w:val="24"/>
          <w:lang w:val="fr-FR"/>
        </w:rPr>
        <w:t>vers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>er au secrétariat</w:t>
      </w:r>
      <w:del w:id="22" w:author="Compte Microsoft" w:date="2025-12-19T06:33:00Z">
        <w:r w:rsidR="00AE2803"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,</w:delText>
        </w:r>
      </w:del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les amendements </w:t>
      </w:r>
      <w:r w:rsidR="0029185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au rapport 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par écrit pour 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leur intégration </w:t>
      </w:r>
      <w:r w:rsidR="0029185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>ar l’équipe de rapporteurs du J2</w:t>
      </w:r>
      <w:r w:rsidR="00AE280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456757F8" w14:textId="77777777" w:rsidR="005F5D23" w:rsidRPr="00A55BAA" w:rsidRDefault="005F5D2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1050935" w14:textId="28A69964" w:rsidR="004109D3" w:rsidRPr="000066E5" w:rsidRDefault="00291859" w:rsidP="00AC6283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23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r w:rsidRPr="000066E5">
        <w:rPr>
          <w:rFonts w:ascii="Times New Roman" w:hAnsi="Times New Roman" w:cs="Times New Roman"/>
          <w:bCs/>
          <w:sz w:val="24"/>
          <w:szCs w:val="24"/>
          <w:lang w:val="fr-FR"/>
          <w:rPrChange w:id="24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Globalement, l</w:t>
      </w:r>
      <w:r w:rsidR="00A76740" w:rsidRPr="000066E5">
        <w:rPr>
          <w:rFonts w:ascii="Times New Roman" w:hAnsi="Times New Roman" w:cs="Times New Roman"/>
          <w:bCs/>
          <w:sz w:val="24"/>
          <w:szCs w:val="24"/>
          <w:lang w:val="fr-FR"/>
          <w:rPrChange w:id="25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e rapport du J2 a été adopté par les participants moyennant les amendements </w:t>
      </w:r>
      <w:r w:rsidRPr="000066E5">
        <w:rPr>
          <w:rFonts w:ascii="Times New Roman" w:hAnsi="Times New Roman" w:cs="Times New Roman"/>
          <w:bCs/>
          <w:sz w:val="24"/>
          <w:szCs w:val="24"/>
          <w:lang w:val="fr-FR"/>
          <w:rPrChange w:id="26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et des commentaires ci – après </w:t>
      </w:r>
      <w:r w:rsidR="00A76740" w:rsidRPr="000066E5">
        <w:rPr>
          <w:rFonts w:ascii="Times New Roman" w:hAnsi="Times New Roman" w:cs="Times New Roman"/>
          <w:bCs/>
          <w:sz w:val="24"/>
          <w:szCs w:val="24"/>
          <w:lang w:val="fr-FR"/>
          <w:rPrChange w:id="27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: </w:t>
      </w:r>
      <w:r w:rsidR="00946BB1" w:rsidRPr="000066E5">
        <w:rPr>
          <w:rFonts w:ascii="Times New Roman" w:hAnsi="Times New Roman" w:cs="Times New Roman"/>
          <w:bCs/>
          <w:sz w:val="24"/>
          <w:szCs w:val="24"/>
          <w:lang w:val="fr-FR"/>
          <w:rPrChange w:id="28" w:author="Compte Microsoft" w:date="2025-12-19T06:34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</w:t>
      </w:r>
    </w:p>
    <w:p w14:paraId="1A575212" w14:textId="77777777" w:rsidR="005F5D23" w:rsidRPr="00A55BAA" w:rsidRDefault="005F5D2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96B7334" w14:textId="4AB4AD92" w:rsidR="00745400" w:rsidRPr="00A55BAA" w:rsidRDefault="00745400" w:rsidP="00AC6283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Intégrer l</w:t>
      </w:r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’accompagnement de la province du Tanganyika sur le </w:t>
      </w:r>
      <w:proofErr w:type="spellStart"/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>MoU</w:t>
      </w:r>
      <w:proofErr w:type="spellEnd"/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>parmi l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es </w:t>
      </w:r>
      <w:r w:rsidR="001B41B8" w:rsidRPr="00A55BAA">
        <w:rPr>
          <w:rFonts w:ascii="Times New Roman" w:hAnsi="Times New Roman" w:cs="Times New Roman"/>
          <w:sz w:val="24"/>
          <w:szCs w:val="24"/>
          <w:lang w:val="fr-FR"/>
        </w:rPr>
        <w:t>recommandations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 retenues afin que cette province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maint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ienne ses </w:t>
      </w:r>
      <w:proofErr w:type="gramStart"/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acquis </w:t>
      </w:r>
      <w:proofErr w:type="gramEnd"/>
      <w:del w:id="29" w:author="Compte Microsoft" w:date="2025-12-19T06:34:00Z">
        <w:r w:rsidR="00C17A07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ou </w:delText>
        </w:r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cap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BF51B75" w14:textId="381C83B2" w:rsidR="00946BB1" w:rsidRPr="00A55BAA" w:rsidRDefault="00745400" w:rsidP="00AC6283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Intégrer la recommandation sur la </w:t>
      </w:r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réunion au tour du Ministre, le SG et l’IGS pour des questions de gestion de fonds </w:t>
      </w:r>
      <w:ins w:id="30" w:author="Compte Microsoft" w:date="2025-12-19T06:35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GAVI à travers </w:t>
        </w:r>
      </w:ins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>CAGF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 / GFA</w:t>
      </w:r>
      <w:r w:rsidR="00946B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E6858FD" w14:textId="55E96A55" w:rsidR="00A76740" w:rsidRPr="00A55BAA" w:rsidRDefault="001B41B8" w:rsidP="00AC6283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Être réaliste dans le délai pour la c</w:t>
      </w:r>
      <w:r w:rsidR="00A76740" w:rsidRPr="00A55BAA">
        <w:rPr>
          <w:rFonts w:ascii="Times New Roman" w:hAnsi="Times New Roman" w:cs="Times New Roman"/>
          <w:sz w:val="24"/>
          <w:szCs w:val="24"/>
          <w:lang w:val="fr-FR"/>
        </w:rPr>
        <w:t>onception d’un modèle de dépôt des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intrants</w:t>
      </w:r>
      <w:r w:rsidR="00A7674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76740" w:rsidRPr="00A55BAA">
        <w:rPr>
          <w:rFonts w:ascii="Times New Roman" w:hAnsi="Times New Roman" w:cs="Times New Roman"/>
          <w:sz w:val="24"/>
          <w:szCs w:val="24"/>
          <w:lang w:val="fr-FR"/>
        </w:rPr>
        <w:t>secs</w:t>
      </w:r>
      <w:del w:id="31" w:author="Compte Microsoft" w:date="2025-12-19T06:35:00Z">
        <w:r w:rsidR="00C17A07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. </w:delText>
        </w:r>
      </w:del>
      <w:ins w:id="32" w:author="Compte Microsoft" w:date="2025-12-19T06:36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>au</w:t>
        </w:r>
      </w:ins>
      <w:proofErr w:type="spellEnd"/>
      <w:del w:id="33" w:author="Compte Microsoft" w:date="2025-12-19T06:36:00Z">
        <w:r w:rsidR="00C17A07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Au</w:delText>
        </w:r>
      </w:del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 lieu de le fixer en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fin décembre </w:t>
      </w:r>
      <w:proofErr w:type="gramStart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2025 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>,</w:t>
      </w:r>
      <w:proofErr w:type="gramEnd"/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 l’amener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à </w:t>
      </w:r>
      <w:ins w:id="34" w:author="Compte Microsoft" w:date="2025-12-19T06:36:00Z">
        <w:r w:rsidR="000066E5">
          <w:rPr>
            <w:rFonts w:ascii="Times New Roman" w:hAnsi="Times New Roman" w:cs="Times New Roman"/>
            <w:sz w:val="24"/>
            <w:szCs w:val="24"/>
            <w:lang w:val="fr-FR"/>
          </w:rPr>
          <w:t xml:space="preserve">au </w:t>
        </w:r>
      </w:ins>
      <w:proofErr w:type="spellStart"/>
      <w:r w:rsidRPr="00A55BAA">
        <w:rPr>
          <w:rFonts w:ascii="Times New Roman" w:hAnsi="Times New Roman" w:cs="Times New Roman"/>
          <w:sz w:val="24"/>
          <w:szCs w:val="24"/>
          <w:lang w:val="fr-FR"/>
        </w:rPr>
        <w:t>plus</w:t>
      </w:r>
      <w:del w:id="35" w:author="Compte Microsoft" w:date="2025-12-19T06:36:00Z"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tard</w:t>
      </w:r>
      <w:proofErr w:type="spell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au T1 2026</w:t>
      </w:r>
      <w:r w:rsidR="00A76740"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3C1039" w14:textId="4E0C6A4D" w:rsidR="00A76740" w:rsidRPr="00A55BAA" w:rsidRDefault="001B41B8" w:rsidP="00AC6283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Faire un point avec les partenaires pour dégager le reliquat des fonds </w:t>
      </w:r>
      <w:del w:id="36" w:author="Compte Microsoft" w:date="2025-12-19T06:37:00Z">
        <w:r w:rsidRPr="00A55BAA" w:rsidDel="000066E5">
          <w:rPr>
            <w:rFonts w:ascii="Times New Roman" w:hAnsi="Times New Roman" w:cs="Times New Roman"/>
            <w:sz w:val="24"/>
            <w:szCs w:val="24"/>
            <w:lang w:val="fr-FR"/>
          </w:rPr>
          <w:delText>et favoriser la prise en compte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pour encour</w:t>
      </w:r>
      <w:r w:rsidR="009C1E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ager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9C1E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 processus de routinisation du grand rattrapage.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="00A7674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</w:p>
    <w:p w14:paraId="0C86DF44" w14:textId="77777777" w:rsidR="005F5D23" w:rsidRPr="00A55BAA" w:rsidRDefault="005F5D23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A19A04E" w14:textId="374C4167" w:rsidR="00FE5BD1" w:rsidRDefault="009C1E7D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S’agissant des activités du J3, l’objectif principal était de </w:t>
      </w:r>
      <w:r w:rsidRPr="002A464E">
        <w:rPr>
          <w:rFonts w:ascii="Times New Roman" w:hAnsi="Times New Roman" w:cs="Times New Roman"/>
          <w:sz w:val="24"/>
          <w:szCs w:val="24"/>
          <w:lang w:val="fr-FR"/>
          <w:rPrChange w:id="37" w:author="Compte Microsoft" w:date="2025-12-19T06:37:00Z">
            <w:rPr>
              <w:rFonts w:ascii="Times New Roman" w:hAnsi="Times New Roman" w:cs="Times New Roman"/>
              <w:b/>
              <w:i/>
              <w:sz w:val="24"/>
              <w:szCs w:val="24"/>
              <w:lang w:val="fr-FR"/>
            </w:rPr>
          </w:rPrChange>
        </w:rPr>
        <w:t>donner les orientations stratégiques pour la planification des activités/interventions du PEV pour l’année 2026</w:t>
      </w:r>
      <w:r w:rsidRPr="00FE0EC8">
        <w:rPr>
          <w:rFonts w:ascii="Times New Roman" w:hAnsi="Times New Roman" w:cs="Times New Roman"/>
          <w:b/>
          <w:i/>
          <w:sz w:val="24"/>
          <w:szCs w:val="24"/>
          <w:lang w:val="fr-FR"/>
        </w:rPr>
        <w:t>.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17A0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150EB1E" w14:textId="7241FAC6" w:rsidR="00C17A07" w:rsidRPr="00A55BAA" w:rsidRDefault="00C17A07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Signalons que dans la salle 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où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s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’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st tenu</w:t>
      </w:r>
      <w:ins w:id="38" w:author="Compte Microsoft" w:date="2025-12-19T06:37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>e</w:t>
        </w:r>
      </w:ins>
      <w:r>
        <w:rPr>
          <w:rFonts w:ascii="Times New Roman" w:hAnsi="Times New Roman" w:cs="Times New Roman"/>
          <w:sz w:val="24"/>
          <w:szCs w:val="24"/>
          <w:lang w:val="fr-FR"/>
        </w:rPr>
        <w:t xml:space="preserve"> la revue, il y a eu 198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articipants 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 xml:space="preserve"> dont </w:t>
      </w:r>
      <w:r>
        <w:rPr>
          <w:rFonts w:ascii="Times New Roman" w:hAnsi="Times New Roman" w:cs="Times New Roman"/>
          <w:sz w:val="24"/>
          <w:szCs w:val="24"/>
          <w:lang w:val="fr-FR"/>
        </w:rPr>
        <w:t>175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hommes et 23 femmes</w:t>
      </w:r>
    </w:p>
    <w:p w14:paraId="24374531" w14:textId="0101C6EC" w:rsidR="005F5D23" w:rsidRDefault="005F5D23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C38FBD7" w14:textId="7122321B" w:rsidR="00AC6283" w:rsidRDefault="00AC6283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7E93AA8" w14:textId="77777777" w:rsidR="00AC6283" w:rsidRPr="00A55BAA" w:rsidRDefault="00AC6283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45FBADD" w14:textId="0BFE6D4C" w:rsidR="00FB5347" w:rsidRDefault="00FE0EC8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De la p</w:t>
      </w:r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résentation</w:t>
      </w:r>
      <w:r w:rsidR="00A7674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sur le </w:t>
      </w:r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Monitorage</w:t>
      </w:r>
      <w:r w:rsidR="00A7674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Indépendant de rattrapage des EZD et </w:t>
      </w:r>
      <w:r w:rsidR="009C1E7D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EZV </w:t>
      </w:r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selon le modèle de </w:t>
      </w:r>
      <w:proofErr w:type="spellStart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Tanahashi</w:t>
      </w:r>
      <w:proofErr w:type="spellEnd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dans </w:t>
      </w:r>
      <w:r w:rsidR="009C1E7D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4 </w:t>
      </w:r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provinces </w:t>
      </w:r>
      <w:r w:rsidR="00285C06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prioritaires :</w:t>
      </w:r>
      <w:r w:rsidR="009C1E7D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Tshopo</w:t>
      </w:r>
      <w:proofErr w:type="spellEnd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r w:rsidR="00285C06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Kasaï</w:t>
      </w:r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– oriental, Maniema et </w:t>
      </w:r>
      <w:proofErr w:type="spellStart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Mongala</w:t>
      </w:r>
      <w:proofErr w:type="spellEnd"/>
      <w:r w:rsidR="00FB534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).</w:t>
      </w:r>
    </w:p>
    <w:p w14:paraId="3AB3A406" w14:textId="77777777" w:rsidR="00FE0EC8" w:rsidRPr="00A55BAA" w:rsidRDefault="00FE0EC8" w:rsidP="00FE0EC8">
      <w:pPr>
        <w:pStyle w:val="Paragraphedeliste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53C6307" w14:textId="31B67E88" w:rsidR="00FE0EC8" w:rsidRDefault="00285C06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Selon les différentes enquêtes indépendantes (EDS 2013 – 2014 et 2023 – 2024), ces 4 provinces regorgeaient plus 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>d’EZD et ESV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, ce qui avait justifié cette intervention</w:t>
      </w:r>
      <w:del w:id="39" w:author="Compte Microsoft" w:date="2025-12-19T06:38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dans ces provinces</w:delText>
        </w:r>
      </w:del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 monitorage indépendant 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 xml:space="preserve">a ciblé </w:t>
      </w:r>
      <w:r w:rsidR="008B5D8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enfants de 12 – 23 mois, selon la règle de 4 six : 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>6 ZS/6AS/6Villages/6</w:t>
      </w:r>
      <w:r w:rsidR="008B5D86" w:rsidRPr="00A55BAA">
        <w:rPr>
          <w:rFonts w:ascii="Times New Roman" w:hAnsi="Times New Roman" w:cs="Times New Roman"/>
          <w:sz w:val="24"/>
          <w:szCs w:val="24"/>
          <w:lang w:val="fr-FR"/>
        </w:rPr>
        <w:t>m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enages </w:t>
      </w:r>
      <w:ins w:id="40" w:author="Compte Microsoft" w:date="2025-12-19T06:39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>,</w:t>
        </w:r>
      </w:ins>
      <w:del w:id="41" w:author="Compte Microsoft" w:date="2025-12-19T06:39:00Z">
        <w:r w:rsidR="00FB5347"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+</w:delText>
        </w:r>
      </w:del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B5D8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soit un total de 12960 ménages d’une part et d’autres part par la 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collecte des données qualitatives </w:t>
      </w:r>
      <w:r w:rsidR="001609EA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auprès de 60 acteurs 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>de la vaccin</w:t>
      </w:r>
      <w:r w:rsidR="008B5D86" w:rsidRPr="00A55BAA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tion et les membres de </w:t>
      </w:r>
      <w:r w:rsidR="008B5D86" w:rsidRPr="00A55BAA">
        <w:rPr>
          <w:rFonts w:ascii="Times New Roman" w:hAnsi="Times New Roman" w:cs="Times New Roman"/>
          <w:sz w:val="24"/>
          <w:szCs w:val="24"/>
          <w:lang w:val="fr-FR"/>
        </w:rPr>
        <w:t>communauté</w:t>
      </w:r>
      <w:r w:rsidR="001609EA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(CAC) dans les DPS, BCZ et CODESA</w:t>
      </w:r>
      <w:r w:rsidR="00FB5347"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4452FA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2AD6878" w14:textId="2242EFC2" w:rsidR="00FB5347" w:rsidRDefault="004452FA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données de l’étude </w:t>
      </w:r>
      <w:r w:rsidR="000D098C" w:rsidRPr="00A55BAA">
        <w:rPr>
          <w:rFonts w:ascii="Times New Roman" w:hAnsi="Times New Roman" w:cs="Times New Roman"/>
          <w:sz w:val="24"/>
          <w:szCs w:val="24"/>
          <w:lang w:val="fr-FR"/>
        </w:rPr>
        <w:t>allaient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février à mars 2025 et </w:t>
      </w:r>
      <w:del w:id="42" w:author="Compte Microsoft" w:date="2025-12-19T06:40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les donnée</w:delText>
        </w:r>
      </w:del>
      <w:del w:id="43" w:author="Compte Microsoft" w:date="2025-12-19T06:39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s collectées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concern</w:t>
      </w:r>
      <w:ins w:id="44" w:author="Compte Microsoft" w:date="2025-12-19T06:40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>aient</w:t>
        </w:r>
      </w:ins>
      <w:del w:id="45" w:author="Compte Microsoft" w:date="2025-12-19T06:40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ées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la période </w:t>
      </w:r>
      <w:ins w:id="46" w:author="Compte Microsoft" w:date="2025-12-19T06:40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 xml:space="preserve">de six mois allant 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>d’</w:t>
      </w:r>
      <w:ins w:id="47" w:author="Compte Microsoft" w:date="2025-12-19T06:40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>a</w:t>
        </w:r>
      </w:ins>
      <w:del w:id="48" w:author="Compte Microsoft" w:date="2025-12-19T06:40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out 2024 </w:t>
      </w:r>
      <w:proofErr w:type="spellStart"/>
      <w:ins w:id="49" w:author="Compte Microsoft" w:date="2025-12-19T06:40:00Z">
        <w:r w:rsidR="002A464E">
          <w:rPr>
            <w:rFonts w:ascii="Times New Roman" w:hAnsi="Times New Roman" w:cs="Times New Roman"/>
            <w:sz w:val="24"/>
            <w:szCs w:val="24"/>
            <w:lang w:val="fr-FR"/>
          </w:rPr>
          <w:t>à</w:t>
        </w:r>
      </w:ins>
      <w:del w:id="50" w:author="Compte Microsoft" w:date="2025-12-19T06:40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–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janvier</w:t>
      </w:r>
      <w:proofErr w:type="spell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2025 </w:t>
      </w:r>
      <w:proofErr w:type="gramEnd"/>
      <w:del w:id="51" w:author="Compte Microsoft" w:date="2025-12-19T06:40:00Z">
        <w:r w:rsidRPr="00A55BAA" w:rsidDel="002A464E">
          <w:rPr>
            <w:rFonts w:ascii="Times New Roman" w:hAnsi="Times New Roman" w:cs="Times New Roman"/>
            <w:sz w:val="24"/>
            <w:szCs w:val="24"/>
            <w:lang w:val="fr-FR"/>
          </w:rPr>
          <w:delText>soit 6 mois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92DB60" w14:textId="77777777" w:rsidR="00AC6283" w:rsidRPr="00A55BAA" w:rsidRDefault="00AC6283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094FC55" w14:textId="09773C32" w:rsidR="001609EA" w:rsidRPr="00AC6283" w:rsidRDefault="00A21156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C6283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Résultats </w:t>
      </w:r>
      <w:r w:rsidR="001609EA" w:rsidRPr="00AC628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clés </w:t>
      </w:r>
      <w:r w:rsidR="00FE0EC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sont</w:t>
      </w:r>
      <w:r w:rsidRPr="00AC628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: </w:t>
      </w:r>
    </w:p>
    <w:p w14:paraId="3B966657" w14:textId="51397AA2" w:rsidR="007E274F" w:rsidRPr="00A55BAA" w:rsidRDefault="00E1763C" w:rsidP="00E1763C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763C">
        <w:rPr>
          <w:rFonts w:ascii="Times New Roman" w:hAnsi="Times New Roman" w:cs="Times New Roman"/>
          <w:sz w:val="24"/>
          <w:szCs w:val="24"/>
          <w:lang w:val="fr-FR"/>
        </w:rPr>
        <w:t>axés sur les</w:t>
      </w:r>
      <w:r w:rsidR="00241F42"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caractéristiques socio – </w:t>
      </w:r>
      <w:r w:rsidR="00FE0EC8" w:rsidRPr="00E1763C">
        <w:rPr>
          <w:rFonts w:ascii="Times New Roman" w:hAnsi="Times New Roman" w:cs="Times New Roman"/>
          <w:sz w:val="24"/>
          <w:szCs w:val="24"/>
          <w:lang w:val="fr-FR"/>
        </w:rPr>
        <w:t>démographiques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, la</w:t>
      </w:r>
      <w:r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disponibilité des ressources,  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l’</w:t>
      </w:r>
      <w:r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équité, 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l’a</w:t>
      </w:r>
      <w:r w:rsidR="000459BE" w:rsidRPr="00E1763C">
        <w:rPr>
          <w:rFonts w:ascii="Times New Roman" w:hAnsi="Times New Roman" w:cs="Times New Roman"/>
          <w:sz w:val="24"/>
          <w:szCs w:val="24"/>
          <w:lang w:val="fr-FR"/>
        </w:rPr>
        <w:t>ccessibilité géographies </w:t>
      </w:r>
      <w:r>
        <w:rPr>
          <w:rFonts w:ascii="Times New Roman" w:hAnsi="Times New Roman" w:cs="Times New Roman"/>
          <w:sz w:val="24"/>
          <w:szCs w:val="24"/>
          <w:lang w:val="fr-FR"/>
        </w:rPr>
        <w:t>ou socio culturelle,</w:t>
      </w:r>
      <w:r w:rsidR="007E2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09E30D0" w14:textId="3C59E9E1" w:rsidR="000459BE" w:rsidRPr="00A55BAA" w:rsidRDefault="000D098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En ce qui concerne le </w:t>
      </w:r>
      <w:proofErr w:type="spellStart"/>
      <w:r w:rsidRPr="00A55BAA">
        <w:rPr>
          <w:rFonts w:ascii="Times New Roman" w:hAnsi="Times New Roman" w:cs="Times New Roman"/>
          <w:sz w:val="24"/>
          <w:szCs w:val="24"/>
          <w:lang w:val="fr-FR"/>
        </w:rPr>
        <w:t>c</w:t>
      </w:r>
      <w:r w:rsidR="000459BE" w:rsidRPr="00A55BAA">
        <w:rPr>
          <w:rFonts w:ascii="Times New Roman" w:hAnsi="Times New Roman" w:cs="Times New Roman"/>
          <w:sz w:val="24"/>
          <w:szCs w:val="24"/>
          <w:lang w:val="fr-FR"/>
        </w:rPr>
        <w:t>ontin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ium</w:t>
      </w:r>
      <w:proofErr w:type="spellEnd"/>
      <w:r w:rsidR="00FE0EC8">
        <w:rPr>
          <w:rFonts w:ascii="Times New Roman" w:hAnsi="Times New Roman" w:cs="Times New Roman"/>
          <w:sz w:val="24"/>
          <w:szCs w:val="24"/>
          <w:lang w:val="fr-FR"/>
        </w:rPr>
        <w:t xml:space="preserve"> des services de vaccination : a</w:t>
      </w:r>
      <w:r w:rsidR="000459B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ucune province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n’était </w:t>
      </w:r>
      <w:ins w:id="52" w:author="Compte Microsoft" w:date="2025-12-19T06:41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au</w:t>
        </w:r>
      </w:ins>
      <w:del w:id="53" w:author="Compte Microsoft" w:date="2025-12-19T06:41:00Z">
        <w:r w:rsidRPr="00A55BAA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  <w:r w:rsid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n</w:delText>
        </w:r>
      </w:del>
      <w:r w:rsidR="00FE0EC8">
        <w:rPr>
          <w:rFonts w:ascii="Times New Roman" w:hAnsi="Times New Roman" w:cs="Times New Roman"/>
          <w:sz w:val="24"/>
          <w:szCs w:val="24"/>
          <w:lang w:val="fr-FR"/>
        </w:rPr>
        <w:t xml:space="preserve"> vert. </w:t>
      </w:r>
    </w:p>
    <w:p w14:paraId="4E79B570" w14:textId="567134D2" w:rsidR="00FE0EC8" w:rsidRDefault="000459BE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6 grandes recommandations </w:t>
      </w:r>
      <w:r w:rsidR="00FE0EC8">
        <w:rPr>
          <w:rFonts w:ascii="Times New Roman" w:hAnsi="Times New Roman" w:cs="Times New Roman"/>
          <w:sz w:val="24"/>
          <w:szCs w:val="24"/>
          <w:lang w:val="fr-FR"/>
        </w:rPr>
        <w:t>étaient dégagées</w:t>
      </w:r>
      <w:ins w:id="54" w:author="Compte Microsoft" w:date="2025-12-19T06:41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 xml:space="preserve"> à savoir</w:t>
        </w:r>
      </w:ins>
      <w:del w:id="55" w:author="Compte Microsoft" w:date="2025-12-19T06:41:00Z">
        <w:r w:rsidRPr="00A55BAA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</w:del>
    </w:p>
    <w:p w14:paraId="1458CF40" w14:textId="64443AC2" w:rsidR="00FE0EC8" w:rsidRDefault="000459BE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1) </w:t>
      </w:r>
      <w:ins w:id="56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A</w:t>
        </w:r>
      </w:ins>
      <w:del w:id="57" w:author="Compte Microsoft" w:date="2025-12-19T06:43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>ct</w:t>
      </w:r>
      <w:r w:rsidR="00564250" w:rsidRPr="00FE0EC8">
        <w:rPr>
          <w:rFonts w:ascii="Times New Roman" w:hAnsi="Times New Roman" w:cs="Times New Roman"/>
          <w:sz w:val="24"/>
          <w:szCs w:val="24"/>
          <w:lang w:val="fr-FR"/>
        </w:rPr>
        <w:t>ua</w:t>
      </w:r>
      <w:r w:rsidRPr="00FE0EC8">
        <w:rPr>
          <w:rFonts w:ascii="Times New Roman" w:hAnsi="Times New Roman" w:cs="Times New Roman"/>
          <w:sz w:val="24"/>
          <w:szCs w:val="24"/>
          <w:lang w:val="fr-FR"/>
        </w:rPr>
        <w:t>liser l</w:t>
      </w:r>
      <w:r w:rsidR="000D098C"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a cartographie des sites de </w:t>
      </w: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de vaccination, </w:t>
      </w:r>
    </w:p>
    <w:p w14:paraId="3D329596" w14:textId="288F1C24" w:rsidR="00FE0EC8" w:rsidRDefault="000459BE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2) </w:t>
      </w:r>
      <w:ins w:id="58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R</w:t>
        </w:r>
      </w:ins>
      <w:del w:id="59" w:author="Compte Microsoft" w:date="2025-12-19T06:43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r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>enforcer les RH en PEV</w:t>
      </w:r>
      <w:r w:rsidR="00564250"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 (à l’image de l’expérience Ethiopie), </w:t>
      </w:r>
    </w:p>
    <w:p w14:paraId="45D14788" w14:textId="153747A1" w:rsidR="00FE0EC8" w:rsidRDefault="00564250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>3)</w:t>
      </w:r>
      <w:r w:rsidR="000D098C"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ins w:id="60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M</w:t>
        </w:r>
      </w:ins>
      <w:del w:id="61" w:author="Compte Microsoft" w:date="2025-12-19T06:43:00Z">
        <w:r w:rsidR="000D098C"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m</w:delText>
        </w:r>
      </w:del>
      <w:r w:rsidR="000D098C"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ettre en place un </w:t>
      </w: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suivi </w:t>
      </w:r>
      <w:r w:rsidR="000D098C" w:rsidRPr="00FE0EC8">
        <w:rPr>
          <w:rFonts w:ascii="Times New Roman" w:hAnsi="Times New Roman" w:cs="Times New Roman"/>
          <w:sz w:val="24"/>
          <w:szCs w:val="24"/>
          <w:lang w:val="fr-FR"/>
        </w:rPr>
        <w:t>rapproché des activités de vaccin</w:t>
      </w:r>
      <w:r w:rsidR="00BA3CB6" w:rsidRPr="00FE0EC8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0D098C" w:rsidRPr="00FE0EC8">
        <w:rPr>
          <w:rFonts w:ascii="Times New Roman" w:hAnsi="Times New Roman" w:cs="Times New Roman"/>
          <w:sz w:val="24"/>
          <w:szCs w:val="24"/>
          <w:lang w:val="fr-FR"/>
        </w:rPr>
        <w:t>tion (supervision, revues, monitorage)</w:t>
      </w: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</w:p>
    <w:p w14:paraId="32895AD5" w14:textId="04C3A7F6" w:rsidR="00FE0EC8" w:rsidRDefault="00564250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4) </w:t>
      </w:r>
      <w:ins w:id="62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I</w:t>
        </w:r>
      </w:ins>
      <w:del w:id="63" w:author="Compte Microsoft" w:date="2025-12-19T06:43:00Z">
        <w:r w:rsidR="00BA3CB6"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i</w:delText>
        </w:r>
      </w:del>
      <w:r w:rsidR="00BA3CB6"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nstaller un système électronique intégré de gestion des vaccins, </w:t>
      </w:r>
    </w:p>
    <w:p w14:paraId="5A8A34E5" w14:textId="610F2BE2" w:rsidR="00FE0EC8" w:rsidRDefault="00BA3CB6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5) </w:t>
      </w:r>
      <w:ins w:id="64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R</w:t>
        </w:r>
      </w:ins>
      <w:del w:id="65" w:author="Compte Microsoft" w:date="2025-12-19T06:43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r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elancer les campagnes de sensibilisation, </w:t>
      </w:r>
    </w:p>
    <w:p w14:paraId="708C222C" w14:textId="1E135AB0" w:rsidR="000459BE" w:rsidRDefault="00564250" w:rsidP="00FE0E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6) </w:t>
      </w:r>
      <w:ins w:id="66" w:author="Compte Microsoft" w:date="2025-12-19T06:43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M</w:t>
        </w:r>
      </w:ins>
      <w:del w:id="67" w:author="Compte Microsoft" w:date="2025-12-19T06:43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m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>obilis</w:t>
      </w:r>
      <w:ins w:id="68" w:author="Compte Microsoft" w:date="2025-12-19T06:42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er</w:t>
        </w:r>
      </w:ins>
      <w:del w:id="69" w:author="Compte Microsoft" w:date="2025-12-19T06:42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ation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ins w:id="70" w:author="Compte Microsoft" w:date="2025-12-19T06:42:00Z">
        <w:r w:rsidR="00DD06D1"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del w:id="71" w:author="Compte Microsoft" w:date="2025-12-19T06:42:00Z">
        <w:r w:rsidRPr="00FE0EC8" w:rsidDel="00DD06D1">
          <w:rPr>
            <w:rFonts w:ascii="Times New Roman" w:hAnsi="Times New Roman" w:cs="Times New Roman"/>
            <w:sz w:val="24"/>
            <w:szCs w:val="24"/>
            <w:lang w:val="fr-FR"/>
          </w:rPr>
          <w:delText>d</w:delText>
        </w:r>
      </w:del>
      <w:r w:rsidRPr="00FE0EC8">
        <w:rPr>
          <w:rFonts w:ascii="Times New Roman" w:hAnsi="Times New Roman" w:cs="Times New Roman"/>
          <w:sz w:val="24"/>
          <w:szCs w:val="24"/>
          <w:lang w:val="fr-FR"/>
        </w:rPr>
        <w:t xml:space="preserve">es acteurs communautaires au tour de la vaccination. </w:t>
      </w:r>
    </w:p>
    <w:p w14:paraId="60471F15" w14:textId="77777777" w:rsidR="00A819F0" w:rsidRPr="00A819F0" w:rsidRDefault="00A819F0" w:rsidP="00A819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9F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Les participants ont indiqué que le Monitorage de </w:t>
      </w:r>
      <w:proofErr w:type="spellStart"/>
      <w:r w:rsidRPr="00A819F0">
        <w:rPr>
          <w:rFonts w:ascii="Times New Roman" w:hAnsi="Times New Roman" w:cs="Times New Roman"/>
          <w:bCs/>
          <w:sz w:val="24"/>
          <w:szCs w:val="24"/>
          <w:lang w:val="fr-FR"/>
        </w:rPr>
        <w:t>Tanahashi</w:t>
      </w:r>
      <w:proofErr w:type="spellEnd"/>
      <w:r w:rsidRPr="00A819F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n’est pas une nouvelle pratique, il a été utilisée avec succès par le passé mais avait connu un déclin notamment avec l’introduction de monitorage mensuel.</w:t>
      </w:r>
    </w:p>
    <w:p w14:paraId="6FDF3026" w14:textId="0DBCDBCA" w:rsidR="00A819F0" w:rsidRPr="00FE0EC8" w:rsidDel="00DD06D1" w:rsidRDefault="00A819F0" w:rsidP="00FE0EC8">
      <w:pPr>
        <w:spacing w:after="0" w:line="276" w:lineRule="auto"/>
        <w:jc w:val="both"/>
        <w:rPr>
          <w:del w:id="72" w:author="Compte Microsoft" w:date="2025-12-19T06:44:00Z"/>
          <w:rFonts w:ascii="Times New Roman" w:hAnsi="Times New Roman" w:cs="Times New Roman"/>
          <w:sz w:val="24"/>
          <w:szCs w:val="24"/>
          <w:lang w:val="fr-FR"/>
        </w:rPr>
      </w:pPr>
    </w:p>
    <w:p w14:paraId="7F3D9EED" w14:textId="26BA79FB" w:rsidR="00FB5347" w:rsidRPr="00DD06D1" w:rsidRDefault="00DD06D1" w:rsidP="00DD06D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73" w:author="Compte Microsoft" w:date="2025-12-19T06:44:00Z">
            <w:rPr>
              <w:lang w:val="fr-FR"/>
            </w:rPr>
          </w:rPrChange>
        </w:rPr>
        <w:pPrChange w:id="74" w:author="Compte Microsoft" w:date="2025-12-19T06:44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75" w:author="Compte Microsoft" w:date="2025-12-19T06:44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En </w:t>
        </w:r>
      </w:ins>
      <w:del w:id="76" w:author="Compte Microsoft" w:date="2025-12-19T06:44:00Z">
        <w:r w:rsidR="00564250" w:rsidRPr="00DD06D1" w:rsidDel="00DD06D1">
          <w:rPr>
            <w:rFonts w:ascii="Times New Roman" w:hAnsi="Times New Roman" w:cs="Times New Roman"/>
            <w:sz w:val="24"/>
            <w:szCs w:val="24"/>
            <w:lang w:val="fr-FR"/>
            <w:rPrChange w:id="77" w:author="Compte Microsoft" w:date="2025-12-19T06:44:00Z">
              <w:rPr>
                <w:lang w:val="fr-FR"/>
              </w:rPr>
            </w:rPrChange>
          </w:rPr>
          <w:delText>C</w:delText>
        </w:r>
      </w:del>
      <w:ins w:id="78" w:author="Compte Microsoft" w:date="2025-12-19T06:44:00Z">
        <w:r>
          <w:rPr>
            <w:rFonts w:ascii="Times New Roman" w:hAnsi="Times New Roman" w:cs="Times New Roman"/>
            <w:sz w:val="24"/>
            <w:szCs w:val="24"/>
            <w:lang w:val="fr-FR"/>
          </w:rPr>
          <w:t>c</w:t>
        </w:r>
      </w:ins>
      <w:r w:rsidR="00564250" w:rsidRPr="00DD06D1">
        <w:rPr>
          <w:rFonts w:ascii="Times New Roman" w:hAnsi="Times New Roman" w:cs="Times New Roman"/>
          <w:sz w:val="24"/>
          <w:szCs w:val="24"/>
          <w:lang w:val="fr-FR"/>
          <w:rPrChange w:id="79" w:author="Compte Microsoft" w:date="2025-12-19T06:44:00Z">
            <w:rPr>
              <w:lang w:val="fr-FR"/>
            </w:rPr>
          </w:rPrChange>
        </w:rPr>
        <w:t>onclusion </w:t>
      </w:r>
      <w:del w:id="80" w:author="Compte Microsoft" w:date="2025-12-19T06:45:00Z">
        <w:r w:rsidR="00564250" w:rsidRPr="00DD06D1" w:rsidDel="00DD06D1">
          <w:rPr>
            <w:rFonts w:ascii="Times New Roman" w:hAnsi="Times New Roman" w:cs="Times New Roman"/>
            <w:sz w:val="24"/>
            <w:szCs w:val="24"/>
            <w:lang w:val="fr-FR"/>
            <w:rPrChange w:id="81" w:author="Compte Microsoft" w:date="2025-12-19T06:44:00Z">
              <w:rPr>
                <w:lang w:val="fr-FR"/>
              </w:rPr>
            </w:rPrChange>
          </w:rPr>
          <w:delText>:</w:delText>
        </w:r>
      </w:del>
      <w:r w:rsidR="00564250" w:rsidRPr="00DD06D1">
        <w:rPr>
          <w:rFonts w:ascii="Times New Roman" w:hAnsi="Times New Roman" w:cs="Times New Roman"/>
          <w:sz w:val="24"/>
          <w:szCs w:val="24"/>
          <w:lang w:val="fr-FR"/>
          <w:rPrChange w:id="82" w:author="Compte Microsoft" w:date="2025-12-19T06:44:00Z">
            <w:rPr>
              <w:lang w:val="fr-FR"/>
            </w:rPr>
          </w:rPrChange>
        </w:rPr>
        <w:t xml:space="preserve"> </w:t>
      </w:r>
      <w:proofErr w:type="spellStart"/>
      <w:ins w:id="83" w:author="Compte Microsoft" w:date="2025-12-19T06:45:00Z">
        <w:r>
          <w:rPr>
            <w:rFonts w:ascii="Times New Roman" w:hAnsi="Times New Roman" w:cs="Times New Roman"/>
            <w:sz w:val="24"/>
            <w:szCs w:val="24"/>
            <w:lang w:val="fr-FR"/>
          </w:rPr>
          <w:t>cette</w:t>
        </w:r>
      </w:ins>
      <w:del w:id="84" w:author="Compte Microsoft" w:date="2025-12-19T06:45:00Z">
        <w:r w:rsidR="00BA3CB6" w:rsidRPr="00DD06D1" w:rsidDel="00DD06D1">
          <w:rPr>
            <w:rFonts w:ascii="Times New Roman" w:hAnsi="Times New Roman" w:cs="Times New Roman"/>
            <w:sz w:val="24"/>
            <w:szCs w:val="24"/>
            <w:lang w:val="fr-FR"/>
            <w:rPrChange w:id="85" w:author="Compte Microsoft" w:date="2025-12-19T06:44:00Z">
              <w:rPr>
                <w:lang w:val="fr-FR"/>
              </w:rPr>
            </w:rPrChange>
          </w:rPr>
          <w:delText>l’</w:delText>
        </w:r>
      </w:del>
      <w:r w:rsidR="00BA3CB6" w:rsidRPr="00DD06D1">
        <w:rPr>
          <w:rFonts w:ascii="Times New Roman" w:hAnsi="Times New Roman" w:cs="Times New Roman"/>
          <w:sz w:val="24"/>
          <w:szCs w:val="24"/>
          <w:lang w:val="fr-FR"/>
          <w:rPrChange w:id="86" w:author="Compte Microsoft" w:date="2025-12-19T06:44:00Z">
            <w:rPr>
              <w:lang w:val="fr-FR"/>
            </w:rPr>
          </w:rPrChange>
        </w:rPr>
        <w:t>étude</w:t>
      </w:r>
      <w:proofErr w:type="spellEnd"/>
      <w:r w:rsidR="00BA3CB6" w:rsidRPr="00DD06D1">
        <w:rPr>
          <w:rFonts w:ascii="Times New Roman" w:hAnsi="Times New Roman" w:cs="Times New Roman"/>
          <w:sz w:val="24"/>
          <w:szCs w:val="24"/>
          <w:lang w:val="fr-FR"/>
          <w:rPrChange w:id="87" w:author="Compte Microsoft" w:date="2025-12-19T06:44:00Z">
            <w:rPr>
              <w:lang w:val="fr-FR"/>
            </w:rPr>
          </w:rPrChange>
        </w:rPr>
        <w:t xml:space="preserve"> plaide pour une réorientation stratégique du PEV fondée sur une gouvernance renforcée et inclusive, une mobilisation intersectorielle et communautaire, un </w:t>
      </w:r>
      <w:r w:rsidR="005F5D23" w:rsidRPr="00DD06D1">
        <w:rPr>
          <w:rFonts w:ascii="Times New Roman" w:hAnsi="Times New Roman" w:cs="Times New Roman"/>
          <w:sz w:val="24"/>
          <w:szCs w:val="24"/>
          <w:lang w:val="fr-FR"/>
          <w:rPrChange w:id="88" w:author="Compte Microsoft" w:date="2025-12-19T06:44:00Z">
            <w:rPr>
              <w:lang w:val="fr-FR"/>
            </w:rPr>
          </w:rPrChange>
        </w:rPr>
        <w:t>enga</w:t>
      </w:r>
      <w:ins w:id="89" w:author="Compte Microsoft" w:date="2025-12-19T06:45:00Z">
        <w:r>
          <w:rPr>
            <w:rFonts w:ascii="Times New Roman" w:hAnsi="Times New Roman" w:cs="Times New Roman"/>
            <w:sz w:val="24"/>
            <w:szCs w:val="24"/>
            <w:lang w:val="fr-FR"/>
          </w:rPr>
          <w:t>ge</w:t>
        </w:r>
      </w:ins>
      <w:r w:rsidR="005F5D23" w:rsidRPr="00DD06D1">
        <w:rPr>
          <w:rFonts w:ascii="Times New Roman" w:hAnsi="Times New Roman" w:cs="Times New Roman"/>
          <w:sz w:val="24"/>
          <w:szCs w:val="24"/>
          <w:lang w:val="fr-FR"/>
          <w:rPrChange w:id="90" w:author="Compte Microsoft" w:date="2025-12-19T06:44:00Z">
            <w:rPr>
              <w:lang w:val="fr-FR"/>
            </w:rPr>
          </w:rPrChange>
        </w:rPr>
        <w:t>me</w:t>
      </w:r>
      <w:ins w:id="91" w:author="Compte Microsoft" w:date="2025-12-19T06:45:00Z">
        <w:r>
          <w:rPr>
            <w:rFonts w:ascii="Times New Roman" w:hAnsi="Times New Roman" w:cs="Times New Roman"/>
            <w:sz w:val="24"/>
            <w:szCs w:val="24"/>
            <w:lang w:val="fr-FR"/>
          </w:rPr>
          <w:t>nt</w:t>
        </w:r>
      </w:ins>
      <w:r w:rsidR="00BA3CB6" w:rsidRPr="00DD06D1">
        <w:rPr>
          <w:rFonts w:ascii="Times New Roman" w:hAnsi="Times New Roman" w:cs="Times New Roman"/>
          <w:sz w:val="24"/>
          <w:szCs w:val="24"/>
          <w:lang w:val="fr-FR"/>
          <w:rPrChange w:id="92" w:author="Compte Microsoft" w:date="2025-12-19T06:44:00Z">
            <w:rPr>
              <w:lang w:val="fr-FR"/>
            </w:rPr>
          </w:rPrChange>
        </w:rPr>
        <w:t xml:space="preserve"> fort des partenaires et un recentrage sur l’équité et la qualité pour les plus vulnérables. </w:t>
      </w:r>
    </w:p>
    <w:p w14:paraId="28733A44" w14:textId="77777777" w:rsidR="00D26699" w:rsidRPr="00AC6283" w:rsidRDefault="00D26699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E82F9AD" w14:textId="5AE65F82" w:rsidR="00B12350" w:rsidRPr="00A55BAA" w:rsidRDefault="00FB5347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FE0EC8"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p</w:t>
      </w:r>
      <w:r w:rsidR="00B1235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résentation d</w:t>
      </w:r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u projet VAR : vaccination renforcée dans les </w:t>
      </w:r>
      <w:r w:rsidR="00B1235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5 ZS</w:t>
      </w:r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proofErr w:type="spellStart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Kakenge</w:t>
      </w:r>
      <w:proofErr w:type="spellEnd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proofErr w:type="spellStart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Mikope</w:t>
      </w:r>
      <w:proofErr w:type="spellEnd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proofErr w:type="spellStart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Mushenge</w:t>
      </w:r>
      <w:proofErr w:type="spellEnd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proofErr w:type="spellStart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Mweka</w:t>
      </w:r>
      <w:proofErr w:type="spellEnd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et </w:t>
      </w:r>
      <w:proofErr w:type="spellStart"/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Ndjokopunda</w:t>
      </w:r>
      <w:proofErr w:type="spellEnd"/>
      <w:del w:id="93" w:author="Compte Microsoft" w:date="2025-12-19T06:46:00Z">
        <w:r w:rsidR="00363887" w:rsidRPr="00A55BAA" w:rsidDel="00DD06D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et prochaines étapes</w:delText>
        </w:r>
      </w:del>
      <w:r w:rsidR="00B12350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</w:p>
    <w:p w14:paraId="3EF9A928" w14:textId="77777777" w:rsidR="005F115A" w:rsidRPr="00A55BAA" w:rsidRDefault="005F115A" w:rsidP="00AC6283">
      <w:pPr>
        <w:pStyle w:val="Paragraphedeliste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FA15C68" w14:textId="77777777" w:rsidR="00DD06D1" w:rsidRDefault="00DD06D1" w:rsidP="00AC6283">
      <w:pPr>
        <w:spacing w:after="0" w:line="276" w:lineRule="auto"/>
        <w:jc w:val="both"/>
        <w:rPr>
          <w:ins w:id="94" w:author="Compte Microsoft" w:date="2025-12-19T06:47:00Z"/>
          <w:rFonts w:ascii="Times New Roman" w:hAnsi="Times New Roman" w:cs="Times New Roman"/>
          <w:b/>
          <w:bCs/>
          <w:sz w:val="24"/>
          <w:szCs w:val="24"/>
          <w:lang w:val="fr-FR"/>
        </w:rPr>
      </w:pPr>
      <w:ins w:id="95" w:author="Compte Microsoft" w:date="2025-12-19T06:46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On retiendra de cette pr</w:t>
        </w:r>
      </w:ins>
      <w:ins w:id="96" w:author="Compte Microsoft" w:date="2025-12-19T06:47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é</w:t>
        </w:r>
      </w:ins>
      <w:ins w:id="97" w:author="Compte Microsoft" w:date="2025-12-19T06:46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se</w:t>
        </w:r>
      </w:ins>
      <w:ins w:id="98" w:author="Compte Microsoft" w:date="2025-12-19T06:47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ntation </w:t>
        </w:r>
      </w:ins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3 axes stratégiques </w:t>
      </w:r>
      <w:r w:rsidR="00A55BA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et les </w:t>
      </w:r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intervention</w:t>
      </w:r>
      <w:r w:rsidR="00A55BA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s associées </w:t>
      </w:r>
      <w:r w:rsidR="005F11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: </w:t>
      </w:r>
    </w:p>
    <w:p w14:paraId="37617A77" w14:textId="290D5107" w:rsidR="003F3123" w:rsidRDefault="005F115A" w:rsidP="00AC6283">
      <w:pPr>
        <w:spacing w:after="0" w:line="276" w:lineRule="auto"/>
        <w:jc w:val="both"/>
        <w:rPr>
          <w:ins w:id="99" w:author="Compte Microsoft" w:date="2025-12-19T06:47:00Z"/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1) </w:t>
      </w:r>
      <w:ins w:id="100" w:author="Compte Microsoft" w:date="2025-12-19T06:47:00Z">
        <w:r w:rsidR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S</w:t>
        </w:r>
      </w:ins>
      <w:del w:id="101" w:author="Compte Microsoft" w:date="2025-12-19T06:47:00Z">
        <w:r w:rsidRPr="00A55BAA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s</w:delText>
        </w:r>
      </w:del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ervices de vaccination, </w:t>
      </w:r>
    </w:p>
    <w:p w14:paraId="7BC9E135" w14:textId="7EEA4C43" w:rsidR="003F3123" w:rsidRDefault="005F115A" w:rsidP="00AC6283">
      <w:pPr>
        <w:spacing w:after="0" w:line="276" w:lineRule="auto"/>
        <w:jc w:val="both"/>
        <w:rPr>
          <w:ins w:id="102" w:author="Compte Microsoft" w:date="2025-12-19T06:47:00Z"/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2) </w:t>
      </w:r>
      <w:ins w:id="103" w:author="Compte Microsoft" w:date="2025-12-19T06:47:00Z">
        <w:r w:rsidR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S</w:t>
        </w:r>
      </w:ins>
      <w:del w:id="104" w:author="Compte Microsoft" w:date="2025-12-19T06:47:00Z">
        <w:r w:rsidRPr="00A55BAA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s</w:delText>
        </w:r>
      </w:del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urveillances, </w:t>
      </w:r>
    </w:p>
    <w:p w14:paraId="5D4F6C04" w14:textId="7D7C948E" w:rsidR="00A52625" w:rsidRDefault="005F115A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3) </w:t>
      </w:r>
      <w:ins w:id="105" w:author="Compte Microsoft" w:date="2025-12-19T06:47:00Z">
        <w:r w:rsidR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P</w:t>
        </w:r>
      </w:ins>
      <w:del w:id="106" w:author="Compte Microsoft" w:date="2025-12-19T06:47:00Z">
        <w:r w:rsidRPr="00A55BAA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p</w:delText>
        </w:r>
      </w:del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réparation et riposte aux épidémies. </w:t>
      </w:r>
    </w:p>
    <w:p w14:paraId="5CF98396" w14:textId="77777777" w:rsidR="00AC6283" w:rsidRPr="00A55BAA" w:rsidRDefault="00AC628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EB3A18B" w14:textId="7AC4BBB7" w:rsidR="00E1763C" w:rsidRPr="00E1763C" w:rsidRDefault="00A819F0" w:rsidP="003F3123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  <w:pPrChange w:id="107" w:author="Compte Microsoft" w:date="2025-12-19T06:48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Derrière</w:t>
      </w:r>
      <w:r w:rsidR="00EC61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ces axes </w:t>
      </w:r>
      <w:del w:id="108" w:author="Compte Microsoft" w:date="2025-12-19T06:48:00Z">
        <w:r w:rsidR="00EC6192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:</w:delText>
        </w:r>
      </w:del>
      <w:r w:rsidR="00EC61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EC6192" w:rsidRPr="00EC6192">
        <w:rPr>
          <w:rFonts w:ascii="Times New Roman" w:hAnsi="Times New Roman" w:cs="Times New Roman"/>
          <w:sz w:val="24"/>
          <w:szCs w:val="24"/>
          <w:lang w:val="fr-FR"/>
        </w:rPr>
        <w:t>il est ciblé l’i</w:t>
      </w:r>
      <w:r w:rsidR="00E1763C" w:rsidRPr="00E1763C">
        <w:rPr>
          <w:rFonts w:ascii="Times New Roman" w:hAnsi="Times New Roman" w:cs="Times New Roman"/>
          <w:sz w:val="24"/>
          <w:szCs w:val="24"/>
          <w:lang w:val="fr-FR"/>
        </w:rPr>
        <w:t>dentification d’EZ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>D</w:t>
      </w:r>
      <w:r w:rsidR="00E1763C"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E1763C">
        <w:rPr>
          <w:rFonts w:ascii="Times New Roman" w:hAnsi="Times New Roman" w:cs="Times New Roman"/>
          <w:sz w:val="24"/>
          <w:szCs w:val="24"/>
          <w:lang w:val="fr-FR"/>
        </w:rPr>
        <w:t>SV,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>cartographie des villages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> ; la m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>icro planification à la bas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e  qui </w:t>
      </w:r>
      <w:r>
        <w:rPr>
          <w:rFonts w:ascii="Times New Roman" w:hAnsi="Times New Roman" w:cs="Times New Roman"/>
          <w:sz w:val="24"/>
          <w:szCs w:val="24"/>
          <w:lang w:val="fr-FR"/>
        </w:rPr>
        <w:t>prévoit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 l’augmentation des séances de vaccination, le choix des 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>stratégies innovantes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 adaptées suivi de monitorage  des données et 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la supervision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 par les 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>antenne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s en 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Collaboration </w:t>
      </w:r>
      <w:r w:rsidR="00EC6192">
        <w:rPr>
          <w:rFonts w:ascii="Times New Roman" w:hAnsi="Times New Roman" w:cs="Times New Roman"/>
          <w:sz w:val="24"/>
          <w:szCs w:val="24"/>
          <w:lang w:val="fr-FR"/>
        </w:rPr>
        <w:t xml:space="preserve"> avec ZS et si possible</w:t>
      </w:r>
      <w:r w:rsidR="00A52625" w:rsidRPr="00E1763C">
        <w:rPr>
          <w:rFonts w:ascii="Times New Roman" w:hAnsi="Times New Roman" w:cs="Times New Roman"/>
          <w:sz w:val="24"/>
          <w:szCs w:val="24"/>
          <w:lang w:val="fr-FR"/>
        </w:rPr>
        <w:t xml:space="preserve"> les OSC.</w:t>
      </w:r>
    </w:p>
    <w:p w14:paraId="6380D42E" w14:textId="2147BD0B" w:rsidR="00B12350" w:rsidRPr="00EC6192" w:rsidRDefault="00EC6192" w:rsidP="003F3123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sz w:val="24"/>
          <w:szCs w:val="24"/>
          <w:lang w:val="fr-FR"/>
        </w:rPr>
        <w:pPrChange w:id="109" w:author="Compte Microsoft" w:date="2025-12-19T06:48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r w:rsidRPr="003F3123">
        <w:rPr>
          <w:rFonts w:ascii="Times New Roman" w:hAnsi="Times New Roman" w:cs="Times New Roman"/>
          <w:bCs/>
          <w:sz w:val="24"/>
          <w:szCs w:val="24"/>
          <w:lang w:val="fr-FR"/>
          <w:rPrChange w:id="110" w:author="Compte Microsoft" w:date="2025-12-19T06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lastRenderedPageBreak/>
        <w:t>Par rapport à l’a</w:t>
      </w:r>
      <w:r w:rsidR="00A52625" w:rsidRPr="003F3123">
        <w:rPr>
          <w:rFonts w:ascii="Times New Roman" w:hAnsi="Times New Roman" w:cs="Times New Roman"/>
          <w:bCs/>
          <w:sz w:val="24"/>
          <w:szCs w:val="24"/>
          <w:lang w:val="fr-FR"/>
          <w:rPrChange w:id="111" w:author="Compte Microsoft" w:date="2025-12-19T06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mélioration continue du système de surveillance</w:t>
      </w:r>
      <w:r w:rsidR="00A52625" w:rsidRPr="00E1763C">
        <w:rPr>
          <w:rFonts w:ascii="Times New Roman" w:hAnsi="Times New Roman" w:cs="Times New Roman"/>
          <w:b/>
          <w:bCs/>
          <w:sz w:val="24"/>
          <w:szCs w:val="24"/>
          <w:lang w:val="fr-FR"/>
        </w:rPr>
        <w:t> </w:t>
      </w:r>
      <w:ins w:id="112" w:author="Compte Microsoft" w:date="2025-12-19T06:50:00Z">
        <w:r w:rsidR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on note le</w:t>
        </w:r>
      </w:ins>
      <w:del w:id="113" w:author="Compte Microsoft" w:date="2025-12-19T06:50:00Z">
        <w:r w:rsidR="00A52625" w:rsidRPr="00E1763C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:</w:delText>
        </w:r>
      </w:del>
      <w:r w:rsidR="00A52625" w:rsidRPr="00E1763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3D37E3" w:rsidRPr="00EC6192">
        <w:rPr>
          <w:rFonts w:ascii="Times New Roman" w:hAnsi="Times New Roman" w:cs="Times New Roman"/>
          <w:sz w:val="24"/>
          <w:szCs w:val="24"/>
          <w:lang w:val="fr-FR"/>
        </w:rPr>
        <w:t>retard d’acheminement des échantillons</w:t>
      </w:r>
      <w:ins w:id="114" w:author="Compte Microsoft" w:date="2025-12-19T06:50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,</w:t>
        </w:r>
      </w:ins>
      <w:del w:id="115" w:author="Compte Microsoft" w:date="2025-12-19T06:50:00Z">
        <w:r w:rsidR="003D37E3" w:rsidRPr="00EC6192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/</w:delText>
        </w:r>
      </w:del>
      <w:r w:rsidR="003D37E3" w:rsidRPr="00EC6192">
        <w:rPr>
          <w:rFonts w:ascii="Times New Roman" w:hAnsi="Times New Roman" w:cs="Times New Roman"/>
          <w:sz w:val="24"/>
          <w:szCs w:val="24"/>
          <w:lang w:val="fr-FR"/>
        </w:rPr>
        <w:t xml:space="preserve"> Retard de rendu des résultats</w:t>
      </w:r>
      <w:ins w:id="116" w:author="Compte Microsoft" w:date="2025-12-19T06:50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 xml:space="preserve">, </w:t>
        </w:r>
        <w:proofErr w:type="spellStart"/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les</w:t>
        </w:r>
      </w:ins>
      <w:del w:id="117" w:author="Compte Microsoft" w:date="2025-12-19T06:50:00Z">
        <w:r w:rsidR="003D37E3" w:rsidRPr="00EC6192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/ F</w:delText>
        </w:r>
      </w:del>
      <w:ins w:id="118" w:author="Compte Microsoft" w:date="2025-12-19T06:50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f</w:t>
        </w:r>
      </w:ins>
      <w:r w:rsidR="003D37E3" w:rsidRPr="00EC6192">
        <w:rPr>
          <w:rFonts w:ascii="Times New Roman" w:hAnsi="Times New Roman" w:cs="Times New Roman"/>
          <w:sz w:val="24"/>
          <w:szCs w:val="24"/>
          <w:lang w:val="fr-FR"/>
        </w:rPr>
        <w:t>aibles</w:t>
      </w:r>
      <w:proofErr w:type="spellEnd"/>
      <w:r w:rsidR="003D37E3" w:rsidRPr="00EC6192">
        <w:rPr>
          <w:rFonts w:ascii="Times New Roman" w:hAnsi="Times New Roman" w:cs="Times New Roman"/>
          <w:sz w:val="24"/>
          <w:szCs w:val="24"/>
          <w:lang w:val="fr-FR"/>
        </w:rPr>
        <w:t xml:space="preserve"> taux de notification </w:t>
      </w:r>
      <w:ins w:id="119" w:author="Compte Microsoft" w:date="2025-12-19T06:50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et</w:t>
        </w:r>
      </w:ins>
      <w:del w:id="120" w:author="Compte Microsoft" w:date="2025-12-19T06:50:00Z">
        <w:r w:rsidR="003D37E3" w:rsidRPr="00EC6192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/</w:delText>
        </w:r>
      </w:del>
      <w:r w:rsidR="003D37E3" w:rsidRPr="00EC6192">
        <w:rPr>
          <w:rFonts w:ascii="Times New Roman" w:hAnsi="Times New Roman" w:cs="Times New Roman"/>
          <w:sz w:val="24"/>
          <w:szCs w:val="24"/>
          <w:lang w:val="fr-FR"/>
        </w:rPr>
        <w:t xml:space="preserve"> faible taux de rapportage MAPI. </w:t>
      </w:r>
    </w:p>
    <w:p w14:paraId="50BF6456" w14:textId="0730FB50" w:rsidR="00465999" w:rsidDel="003F3123" w:rsidRDefault="003F3123" w:rsidP="003F3123">
      <w:pPr>
        <w:pStyle w:val="Paragraphedeliste"/>
        <w:spacing w:after="0" w:line="276" w:lineRule="auto"/>
        <w:ind w:left="502"/>
        <w:jc w:val="both"/>
        <w:rPr>
          <w:del w:id="121" w:author="Compte Microsoft" w:date="2025-12-19T06:54:00Z"/>
          <w:rFonts w:ascii="Times New Roman" w:hAnsi="Times New Roman" w:cs="Times New Roman"/>
          <w:sz w:val="24"/>
          <w:szCs w:val="24"/>
          <w:lang w:val="fr-FR"/>
        </w:rPr>
        <w:pPrChange w:id="122" w:author="Compte Microsoft" w:date="2025-12-19T06:50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123" w:author="Compte Microsoft" w:date="2025-12-19T06:51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Le </w:t>
        </w:r>
      </w:ins>
      <w:del w:id="124" w:author="Compte Microsoft" w:date="2025-12-19T06:51:00Z">
        <w:r w:rsidR="00443720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L</w:delText>
        </w:r>
      </w:del>
      <w:ins w:id="125" w:author="Compte Microsoft" w:date="2025-12-19T06:51:00Z">
        <w:r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>ong délai de riposte</w:t>
      </w:r>
      <w:ins w:id="126" w:author="Compte Microsoft" w:date="2025-12-19T06:51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, la </w:t>
        </w:r>
      </w:ins>
      <w:del w:id="127" w:author="Compte Microsoft" w:date="2025-12-19T06:51:00Z">
        <w:r w:rsidR="00443720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/P</w:delText>
        </w:r>
      </w:del>
      <w:ins w:id="128" w:author="Compte Microsoft" w:date="2025-12-19T06:51:00Z">
        <w:r>
          <w:rPr>
            <w:rFonts w:ascii="Times New Roman" w:hAnsi="Times New Roman" w:cs="Times New Roman"/>
            <w:sz w:val="24"/>
            <w:szCs w:val="24"/>
            <w:lang w:val="fr-FR"/>
          </w:rPr>
          <w:t>p</w:t>
        </w:r>
      </w:ins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>réparation insuffisante</w:t>
      </w:r>
      <w:ins w:id="129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 et le </w:t>
        </w:r>
      </w:ins>
      <w:del w:id="130" w:author="Compte Microsoft" w:date="2025-12-19T06:52:00Z">
        <w:r w:rsidR="00443720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/ M</w:delText>
        </w:r>
      </w:del>
      <w:ins w:id="131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>m</w:t>
        </w:r>
      </w:ins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 xml:space="preserve">anque des ressources d’urgence </w:t>
      </w:r>
      <w:ins w:id="132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restent retenus </w:t>
        </w:r>
      </w:ins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>comme problème</w:t>
      </w:r>
      <w:ins w:id="133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>s</w:t>
        </w:r>
      </w:ins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 xml:space="preserve"> dans l’a</w:t>
      </w:r>
      <w:r w:rsidR="003D37E3" w:rsidRPr="00443720">
        <w:rPr>
          <w:rFonts w:ascii="Times New Roman" w:hAnsi="Times New Roman" w:cs="Times New Roman"/>
          <w:sz w:val="24"/>
          <w:szCs w:val="24"/>
          <w:lang w:val="fr-FR"/>
        </w:rPr>
        <w:t>xe 3 </w:t>
      </w:r>
      <w:ins w:id="134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axé sur la </w:t>
        </w:r>
      </w:ins>
      <w:del w:id="135" w:author="Compte Microsoft" w:date="2025-12-19T06:52:00Z">
        <w:r w:rsidR="003D37E3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: P</w:delText>
        </w:r>
      </w:del>
      <w:ins w:id="136" w:author="Compte Microsoft" w:date="2025-12-19T06:52:00Z">
        <w:r>
          <w:rPr>
            <w:rFonts w:ascii="Times New Roman" w:hAnsi="Times New Roman" w:cs="Times New Roman"/>
            <w:sz w:val="24"/>
            <w:szCs w:val="24"/>
            <w:lang w:val="fr-FR"/>
          </w:rPr>
          <w:t>p</w:t>
        </w:r>
      </w:ins>
      <w:r w:rsidR="003D37E3" w:rsidRPr="00443720">
        <w:rPr>
          <w:rFonts w:ascii="Times New Roman" w:hAnsi="Times New Roman" w:cs="Times New Roman"/>
          <w:sz w:val="24"/>
          <w:szCs w:val="24"/>
          <w:lang w:val="fr-FR"/>
        </w:rPr>
        <w:t>réparation et r</w:t>
      </w:r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>éponse</w:t>
      </w:r>
      <w:del w:id="137" w:author="Compte Microsoft" w:date="2025-12-19T06:53:00Z">
        <w:r w:rsidR="00443720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 xml:space="preserve"> adéquate</w:t>
      </w:r>
      <w:del w:id="138" w:author="Compte Microsoft" w:date="2025-12-19T06:53:00Z">
        <w:r w:rsidR="00443720" w:rsidRPr="00443720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 xml:space="preserve"> aux </w:t>
      </w:r>
      <w:proofErr w:type="spellStart"/>
      <w:r w:rsidR="00443720" w:rsidRPr="00443720">
        <w:rPr>
          <w:rFonts w:ascii="Times New Roman" w:hAnsi="Times New Roman" w:cs="Times New Roman"/>
          <w:sz w:val="24"/>
          <w:szCs w:val="24"/>
          <w:lang w:val="fr-FR"/>
        </w:rPr>
        <w:t>épidémies.</w:t>
      </w:r>
    </w:p>
    <w:p w14:paraId="68A3DAF3" w14:textId="28FE7432" w:rsidR="001A54D6" w:rsidRPr="003F3123" w:rsidDel="003F3123" w:rsidRDefault="001A54D6" w:rsidP="003F3123">
      <w:pPr>
        <w:spacing w:after="0" w:line="276" w:lineRule="auto"/>
        <w:jc w:val="both"/>
        <w:rPr>
          <w:del w:id="139" w:author="Compte Microsoft" w:date="2025-12-19T06:54:00Z"/>
          <w:lang w:val="fr-FR"/>
        </w:rPr>
        <w:pPrChange w:id="140" w:author="Compte Microsoft" w:date="2025-12-19T06:54:00Z">
          <w:pPr>
            <w:pStyle w:val="Paragraphedeliste"/>
            <w:spacing w:after="0" w:line="276" w:lineRule="auto"/>
            <w:ind w:left="502"/>
            <w:jc w:val="both"/>
          </w:pPr>
        </w:pPrChange>
      </w:pPr>
    </w:p>
    <w:p w14:paraId="24E26B89" w14:textId="2DA105C9" w:rsidR="00C43DF2" w:rsidRPr="00A55BAA" w:rsidDel="003F3123" w:rsidRDefault="003F3123" w:rsidP="00AC6283">
      <w:pPr>
        <w:spacing w:after="0" w:line="276" w:lineRule="auto"/>
        <w:jc w:val="both"/>
        <w:rPr>
          <w:del w:id="141" w:author="Compte Microsoft" w:date="2025-12-19T06:55:00Z"/>
          <w:rFonts w:ascii="Times New Roman" w:hAnsi="Times New Roman" w:cs="Times New Roman"/>
          <w:b/>
          <w:bCs/>
          <w:sz w:val="24"/>
          <w:szCs w:val="24"/>
          <w:lang w:val="fr-FR"/>
        </w:rPr>
      </w:pPr>
      <w:ins w:id="142" w:author="Compte Microsoft" w:date="2025-12-19T06:54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Dans</w:t>
        </w:r>
        <w:proofErr w:type="spellEnd"/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l</w:t>
        </w:r>
      </w:ins>
      <w:del w:id="143" w:author="Compte Microsoft" w:date="2025-12-19T06:54:00Z">
        <w:r w:rsidR="00C43DF2" w:rsidRPr="00A55BAA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L</w:delText>
        </w:r>
      </w:del>
      <w:r w:rsidR="00C43DF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es prochaines étapes de cette </w:t>
      </w:r>
      <w:proofErr w:type="spellStart"/>
      <w:r w:rsidR="00C43DF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intervention</w:t>
      </w:r>
      <w:ins w:id="144" w:author="Compte Microsoft" w:date="2025-12-19T06:55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il</w:t>
        </w:r>
        <w:proofErr w:type="spellEnd"/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reste</w:t>
        </w:r>
      </w:ins>
      <w:r w:rsidR="00C43DF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encore</w:t>
      </w:r>
      <w:ins w:id="145" w:author="Compte Microsoft" w:date="2025-12-19T06:55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des étapes pertinentes </w:t>
        </w:r>
      </w:ins>
      <w:r w:rsidR="00C43DF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en cours </w:t>
      </w:r>
      <w:ins w:id="146" w:author="Compte Microsoft" w:date="2025-12-19T06:55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à savoir </w:t>
        </w:r>
      </w:ins>
      <w:del w:id="147" w:author="Compte Microsoft" w:date="2025-12-19T06:55:00Z">
        <w:r w:rsidR="00C43DF2" w:rsidRPr="00A55BAA" w:rsidDel="003F3123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sont : </w:delText>
        </w:r>
      </w:del>
    </w:p>
    <w:p w14:paraId="52DF0BBE" w14:textId="1567C5AA" w:rsidR="00C43DF2" w:rsidRPr="00A55BAA" w:rsidDel="003F3123" w:rsidRDefault="00C43DF2" w:rsidP="00AC6283">
      <w:pPr>
        <w:spacing w:after="0" w:line="276" w:lineRule="auto"/>
        <w:jc w:val="both"/>
        <w:rPr>
          <w:del w:id="148" w:author="Compte Microsoft" w:date="2025-12-19T06:55:00Z"/>
          <w:rFonts w:ascii="Times New Roman" w:hAnsi="Times New Roman" w:cs="Times New Roman"/>
          <w:sz w:val="24"/>
          <w:szCs w:val="24"/>
          <w:lang w:val="fr-FR"/>
        </w:rPr>
      </w:pPr>
    </w:p>
    <w:p w14:paraId="43F2B2A6" w14:textId="59BA7614" w:rsidR="00C43DF2" w:rsidRPr="00A55BAA" w:rsidRDefault="003F3123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149" w:author="Compte Microsoft" w:date="2025-12-19T06:55:00Z">
        <w:r>
          <w:rPr>
            <w:rFonts w:ascii="Times New Roman" w:hAnsi="Times New Roman" w:cs="Times New Roman"/>
            <w:sz w:val="24"/>
            <w:szCs w:val="24"/>
            <w:lang w:val="fr-FR"/>
          </w:rPr>
          <w:t>L’</w:t>
        </w:r>
      </w:ins>
      <w:del w:id="150" w:author="Compte Microsoft" w:date="2025-12-19T06:55:00Z">
        <w:r w:rsidR="00C43DF2" w:rsidRPr="00A55BAA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ins w:id="151" w:author="Compte Microsoft" w:date="2025-12-19T06:55:00Z">
        <w:r>
          <w:rPr>
            <w:rFonts w:ascii="Times New Roman" w:hAnsi="Times New Roman" w:cs="Times New Roman"/>
            <w:sz w:val="24"/>
            <w:szCs w:val="24"/>
            <w:lang w:val="fr-FR"/>
          </w:rPr>
          <w:t>a</w:t>
        </w:r>
      </w:ins>
      <w:r w:rsidR="00C43DF2" w:rsidRPr="00A55BAA">
        <w:rPr>
          <w:rFonts w:ascii="Times New Roman" w:hAnsi="Times New Roman" w:cs="Times New Roman"/>
          <w:sz w:val="24"/>
          <w:szCs w:val="24"/>
          <w:lang w:val="fr-FR"/>
        </w:rPr>
        <w:t>ffectation d’un chargé de projet à la 2</w:t>
      </w:r>
      <w:r w:rsidR="00C43DF2" w:rsidRPr="00A55BAA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ème</w:t>
      </w:r>
      <w:r w:rsidR="00C43DF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semaine du mois de janvier 2026.</w:t>
      </w:r>
    </w:p>
    <w:p w14:paraId="0B22CDE7" w14:textId="7B52EF48" w:rsidR="00C43DF2" w:rsidRPr="00A55BAA" w:rsidRDefault="00C43DF2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</w:t>
      </w:r>
      <w:ins w:id="152" w:author="Compte Microsoft" w:date="2025-12-19T06:56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e l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>ancement d</w:t>
      </w:r>
      <w:del w:id="153" w:author="Compte Microsoft" w:date="2025-12-19T06:56:00Z">
        <w:r w:rsidRPr="00A55BAA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’</w:delText>
        </w:r>
      </w:del>
      <w:proofErr w:type="gramStart"/>
      <w:ins w:id="154" w:author="Compte Microsoft" w:date="2025-12-19T06:56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>es</w:t>
        </w:r>
        <w:proofErr w:type="gramEnd"/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>activités dans les ZS de la phase I à la 2</w:t>
      </w:r>
      <w:r w:rsidRPr="00A55BAA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ème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semaine du mois de janvier</w:t>
      </w:r>
      <w:ins w:id="155" w:author="Compte Microsoft" w:date="2025-12-19T06:56:00Z">
        <w:r w:rsidR="003F3123">
          <w:rPr>
            <w:rFonts w:ascii="Times New Roman" w:hAnsi="Times New Roman" w:cs="Times New Roman"/>
            <w:sz w:val="24"/>
            <w:szCs w:val="24"/>
            <w:lang w:val="fr-FR"/>
          </w:rPr>
          <w:t xml:space="preserve"> 2026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 </w:t>
      </w:r>
    </w:p>
    <w:p w14:paraId="57A5E0E9" w14:textId="2C5D9219" w:rsidR="00C43DF2" w:rsidRPr="00A55BAA" w:rsidRDefault="003F3123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156" w:author="Compte Microsoft" w:date="2025-12-19T06:56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L’organisation de la </w:t>
        </w:r>
      </w:ins>
      <w:del w:id="157" w:author="Compte Microsoft" w:date="2025-12-19T06:56:00Z">
        <w:r w:rsidR="00C43DF2" w:rsidRPr="00A55BAA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R</w:delText>
        </w:r>
      </w:del>
      <w:ins w:id="158" w:author="Compte Microsoft" w:date="2025-12-19T06:56:00Z">
        <w:r>
          <w:rPr>
            <w:rFonts w:ascii="Times New Roman" w:hAnsi="Times New Roman" w:cs="Times New Roman"/>
            <w:sz w:val="24"/>
            <w:szCs w:val="24"/>
            <w:lang w:val="fr-FR"/>
          </w:rPr>
          <w:t>r</w:t>
        </w:r>
      </w:ins>
      <w:r w:rsidR="00C43DF2" w:rsidRPr="00A55BAA">
        <w:rPr>
          <w:rFonts w:ascii="Times New Roman" w:hAnsi="Times New Roman" w:cs="Times New Roman"/>
          <w:sz w:val="24"/>
          <w:szCs w:val="24"/>
          <w:lang w:val="fr-FR"/>
        </w:rPr>
        <w:t>éunion du comité de pilotage du projet avec les parties prenantes nationales et provinciales à la 1</w:t>
      </w:r>
      <w:r w:rsidR="00C43DF2" w:rsidRPr="00A55BAA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ère</w:t>
      </w:r>
      <w:r w:rsidR="00C43DF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semaine du mois de février 2026.  </w:t>
      </w:r>
    </w:p>
    <w:p w14:paraId="298C4BAD" w14:textId="38778B06" w:rsidR="00C43DF2" w:rsidRDefault="00C43DF2" w:rsidP="00AC6283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6B68C5D" w14:textId="6B308688" w:rsidR="00804844" w:rsidRPr="00A55BAA" w:rsidRDefault="001A54D6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p</w:t>
      </w:r>
      <w:r w:rsidR="00804844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résentation du Mouvement de la RD Congo pour la vaccination à l’horizon 20230 par la Fondation </w:t>
      </w:r>
      <w:r w:rsidR="0046599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apprendre</w:t>
      </w:r>
      <w:r w:rsidR="00804844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465999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Genève : réseaux d’apprentissage par les paires au niveau infranational pour atteindre les EZD et ESV. </w:t>
      </w:r>
    </w:p>
    <w:p w14:paraId="79A44A33" w14:textId="1CBA948A" w:rsidR="00F721EC" w:rsidRPr="00A55BAA" w:rsidDel="003F3123" w:rsidRDefault="00D86539" w:rsidP="00AC6283">
      <w:pPr>
        <w:pStyle w:val="Paragraphedeliste"/>
        <w:spacing w:after="0" w:line="276" w:lineRule="auto"/>
        <w:jc w:val="both"/>
        <w:rPr>
          <w:del w:id="159" w:author="Compte Microsoft" w:date="2025-12-19T06:57:00Z"/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</w:p>
    <w:p w14:paraId="509AF8D1" w14:textId="6A0F89F1" w:rsidR="00465999" w:rsidRPr="00A55BAA" w:rsidRDefault="0036334A" w:rsidP="003F3123">
      <w:pPr>
        <w:pStyle w:val="Paragraphedeliste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  <w:pPrChange w:id="160" w:author="Compte Microsoft" w:date="2025-12-19T06:57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161" w:author="Compte Microsoft" w:date="2025-12-19T06:57:00Z">
        <w:r w:rsidRPr="00A55BAA" w:rsidDel="003F3123">
          <w:rPr>
            <w:rFonts w:ascii="Times New Roman" w:hAnsi="Times New Roman" w:cs="Times New Roman"/>
            <w:sz w:val="24"/>
            <w:szCs w:val="24"/>
            <w:lang w:val="fr-FR"/>
          </w:rPr>
          <w:delText>L’intervention</w:delText>
        </w:r>
      </w:del>
      <w:ins w:id="162" w:author="Compte Microsoft" w:date="2025-12-19T06:57:00Z">
        <w:r w:rsidR="008755C0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Ce réseautage 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a permis d’atteindre </w:t>
      </w:r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>2779 participants</w:t>
      </w:r>
      <w:ins w:id="163" w:author="Compte Microsoft" w:date="2025-12-19T07:03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 xml:space="preserve"> de plusieurs coins de la RD</w:t>
        </w:r>
      </w:ins>
      <w:ins w:id="164" w:author="Compte Microsoft" w:date="2025-12-19T07:04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 xml:space="preserve"> Congo</w:t>
        </w:r>
      </w:ins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qui ont mis</w:t>
      </w:r>
      <w:del w:id="165" w:author="Compte Microsoft" w:date="2025-12-19T06:57:00Z">
        <w:r w:rsidRPr="00A55BAA" w:rsidDel="008755C0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ensemble l’intelligence collective, l’</w:t>
      </w:r>
      <w:r w:rsidR="0046599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apprentissage par les paires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sur la base des expériences </w:t>
      </w:r>
      <w:r w:rsidR="00465999" w:rsidRPr="00A55BAA">
        <w:rPr>
          <w:rFonts w:ascii="Times New Roman" w:hAnsi="Times New Roman" w:cs="Times New Roman"/>
          <w:sz w:val="24"/>
          <w:szCs w:val="24"/>
          <w:lang w:val="fr-FR"/>
        </w:rPr>
        <w:t>locale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s</w:t>
      </w:r>
      <w:ins w:id="166" w:author="Compte Microsoft" w:date="2025-12-19T06:58:00Z">
        <w:r w:rsidR="008755C0">
          <w:rPr>
            <w:rFonts w:ascii="Times New Roman" w:hAnsi="Times New Roman" w:cs="Times New Roman"/>
            <w:sz w:val="24"/>
            <w:szCs w:val="24"/>
            <w:lang w:val="fr-FR"/>
          </w:rPr>
          <w:t xml:space="preserve"> dans le domaine de la vaccination </w:t>
        </w:r>
      </w:ins>
      <w:r w:rsidR="001A54D6" w:rsidRPr="001A54D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A54D6" w:rsidRPr="00A55BAA">
        <w:rPr>
          <w:rFonts w:ascii="Times New Roman" w:hAnsi="Times New Roman" w:cs="Times New Roman"/>
          <w:sz w:val="24"/>
          <w:szCs w:val="24"/>
          <w:lang w:val="fr-FR"/>
        </w:rPr>
        <w:t>pour atteindre les EZD et ESV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46599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3F74153" w14:textId="27C17995" w:rsidR="00C42972" w:rsidRPr="00A55BAA" w:rsidRDefault="0036334A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L’intervention s’est déroulée en 2 é</w:t>
      </w:r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tapes : </w:t>
      </w:r>
      <w:del w:id="167" w:author="Compte Microsoft" w:date="2025-12-19T06:58:00Z">
        <w:r w:rsidR="00C42972" w:rsidRPr="00A55BAA" w:rsidDel="008755C0">
          <w:rPr>
            <w:rFonts w:ascii="Times New Roman" w:hAnsi="Times New Roman" w:cs="Times New Roman"/>
            <w:sz w:val="24"/>
            <w:szCs w:val="24"/>
            <w:lang w:val="fr-FR"/>
          </w:rPr>
          <w:delText>1)</w:delText>
        </w:r>
      </w:del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ins w:id="168" w:author="Compte Microsoft" w:date="2025-12-19T06:58:00Z">
        <w:r w:rsidR="008755C0"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del w:id="169" w:author="Compte Microsoft" w:date="2025-12-19T06:58:00Z">
        <w:r w:rsidRPr="00A55BAA" w:rsidDel="008755C0">
          <w:rPr>
            <w:rFonts w:ascii="Times New Roman" w:hAnsi="Times New Roman" w:cs="Times New Roman"/>
            <w:sz w:val="24"/>
            <w:szCs w:val="24"/>
            <w:lang w:val="fr-FR"/>
          </w:rPr>
          <w:delText>l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>diagnostic</w:t>
      </w:r>
      <w:ins w:id="170" w:author="Compte Microsoft" w:date="2025-12-19T06:58:00Z">
        <w:r w:rsidR="008755C0">
          <w:rPr>
            <w:rFonts w:ascii="Times New Roman" w:hAnsi="Times New Roman" w:cs="Times New Roman"/>
            <w:sz w:val="24"/>
            <w:szCs w:val="24"/>
            <w:lang w:val="fr-FR"/>
          </w:rPr>
          <w:t xml:space="preserve"> et</w:t>
        </w:r>
      </w:ins>
      <w:del w:id="171" w:author="Compte Microsoft" w:date="2025-12-19T06:58:00Z">
        <w:r w:rsidR="00C42972" w:rsidRPr="00A55BAA" w:rsidDel="008755C0">
          <w:rPr>
            <w:rFonts w:ascii="Times New Roman" w:hAnsi="Times New Roman" w:cs="Times New Roman"/>
            <w:sz w:val="24"/>
            <w:szCs w:val="24"/>
            <w:lang w:val="fr-FR"/>
          </w:rPr>
          <w:delText>, 2)</w:delText>
        </w:r>
      </w:del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l’accélérateur d</w:t>
      </w:r>
      <w:ins w:id="172" w:author="Compte Microsoft" w:date="2025-12-19T06:58:00Z">
        <w:r w:rsidR="008755C0">
          <w:rPr>
            <w:rFonts w:ascii="Times New Roman" w:hAnsi="Times New Roman" w:cs="Times New Roman"/>
            <w:sz w:val="24"/>
            <w:szCs w:val="24"/>
            <w:lang w:val="fr-FR"/>
          </w:rPr>
          <w:t>’i</w:t>
        </w:r>
      </w:ins>
      <w:ins w:id="173" w:author="Compte Microsoft" w:date="2025-12-19T06:59:00Z">
        <w:r w:rsidR="008755C0">
          <w:rPr>
            <w:rFonts w:ascii="Times New Roman" w:hAnsi="Times New Roman" w:cs="Times New Roman"/>
            <w:sz w:val="24"/>
            <w:szCs w:val="24"/>
            <w:lang w:val="fr-FR"/>
          </w:rPr>
          <w:t>mpact</w:t>
        </w:r>
      </w:ins>
      <w:del w:id="174" w:author="Compte Microsoft" w:date="2025-12-19T06:58:00Z">
        <w:r w:rsidR="00C42972" w:rsidRPr="00A55BAA" w:rsidDel="008755C0">
          <w:rPr>
            <w:rFonts w:ascii="Times New Roman" w:hAnsi="Times New Roman" w:cs="Times New Roman"/>
            <w:sz w:val="24"/>
            <w:szCs w:val="24"/>
            <w:lang w:val="fr-FR"/>
          </w:rPr>
          <w:delText>es résultats</w:delText>
        </w:r>
      </w:del>
      <w:r w:rsidR="00C4297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F8663E1" w14:textId="77777777" w:rsidR="005F5D23" w:rsidRPr="00A55BAA" w:rsidRDefault="005F5D2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4CEEEEC" w14:textId="18B13595" w:rsidR="00C42972" w:rsidRPr="00A55BAA" w:rsidRDefault="008755C0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ins w:id="175" w:author="Compte Microsoft" w:date="2025-12-19T06:59:00Z">
        <w:r w:rsidRPr="00E64F2C">
          <w:rPr>
            <w:rFonts w:ascii="Times New Roman" w:hAnsi="Times New Roman" w:cs="Times New Roman"/>
            <w:bCs/>
            <w:sz w:val="24"/>
            <w:szCs w:val="24"/>
            <w:lang w:val="fr-FR"/>
            <w:rPrChange w:id="176" w:author="Compte Microsoft" w:date="2025-12-19T07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Le diagnostic s’est fait par</w:t>
        </w:r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</w:t>
        </w:r>
        <w:r w:rsidRPr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77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l’identifi</w:t>
        </w:r>
      </w:ins>
      <w:ins w:id="178" w:author="Compte Microsoft" w:date="2025-12-19T07:00:00Z">
        <w:r w:rsidRPr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79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 xml:space="preserve">cation </w:t>
        </w:r>
      </w:ins>
      <w:del w:id="180" w:author="Compte Microsoft" w:date="2025-12-19T06:59:00Z">
        <w:r w:rsidR="001647D2" w:rsidRPr="008755C0" w:rsidDel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81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Phase 1</w:delText>
        </w:r>
        <w:r w:rsidR="00C42972" w:rsidRPr="008755C0" w:rsidDel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82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. </w:delText>
        </w:r>
      </w:del>
      <w:del w:id="183" w:author="Compte Microsoft" w:date="2025-12-19T07:00:00Z">
        <w:r w:rsidR="00C42972" w:rsidRPr="008755C0" w:rsidDel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84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Identifier l</w:delText>
        </w:r>
      </w:del>
      <w:ins w:id="185" w:author="Compte Microsoft" w:date="2025-12-19T07:00:00Z">
        <w:r w:rsidRPr="008755C0">
          <w:rPr>
            <w:rFonts w:ascii="Times New Roman" w:hAnsi="Times New Roman" w:cs="Times New Roman"/>
            <w:bCs/>
            <w:sz w:val="24"/>
            <w:szCs w:val="24"/>
            <w:lang w:val="fr-FR"/>
            <w:rPrChange w:id="186" w:author="Compte Microsoft" w:date="2025-12-19T07:00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d</w:t>
        </w:r>
      </w:ins>
      <w:r w:rsidR="00C42972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87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es causes profondes</w:t>
      </w:r>
      <w:r w:rsidR="00465999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88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</w:t>
      </w:r>
      <w:r w:rsidR="0036334A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89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d’EZD </w:t>
      </w:r>
      <w:r w:rsidR="00C42972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0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par l</w:t>
      </w:r>
      <w:r w:rsidR="00465999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1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’approche </w:t>
      </w:r>
      <w:ins w:id="192" w:author="Compte Microsoft" w:date="2025-12-19T07:00:00Z">
        <w:r w:rsidR="00E64F2C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de la recherche de </w:t>
        </w:r>
      </w:ins>
      <w:r w:rsidR="00465999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3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de</w:t>
      </w:r>
      <w:r w:rsidR="002C4326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4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s cinq </w:t>
      </w:r>
      <w:r w:rsidR="00C42972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5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pourquoi</w:t>
      </w:r>
      <w:r w:rsidR="00360D4B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6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pour bien </w:t>
      </w:r>
      <w:ins w:id="197" w:author="Compte Microsoft" w:date="2025-12-19T07:00:00Z">
        <w:r w:rsidR="00E64F2C">
          <w:rPr>
            <w:rFonts w:ascii="Times New Roman" w:hAnsi="Times New Roman" w:cs="Times New Roman"/>
            <w:bCs/>
            <w:sz w:val="24"/>
            <w:szCs w:val="24"/>
            <w:lang w:val="fr-FR"/>
          </w:rPr>
          <w:t>cerner le p</w:t>
        </w:r>
      </w:ins>
      <w:ins w:id="198" w:author="Compte Microsoft" w:date="2025-12-19T07:01:00Z">
        <w:r w:rsidR="00E64F2C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roblème et </w:t>
        </w:r>
      </w:ins>
      <w:r w:rsidR="00360D4B" w:rsidRPr="008755C0">
        <w:rPr>
          <w:rFonts w:ascii="Times New Roman" w:hAnsi="Times New Roman" w:cs="Times New Roman"/>
          <w:bCs/>
          <w:sz w:val="24"/>
          <w:szCs w:val="24"/>
          <w:lang w:val="fr-FR"/>
          <w:rPrChange w:id="199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cibler</w:t>
      </w:r>
      <w:r w:rsidR="002C4326" w:rsidRPr="008755C0">
        <w:rPr>
          <w:rFonts w:ascii="Times New Roman" w:hAnsi="Times New Roman" w:cs="Times New Roman"/>
          <w:bCs/>
          <w:sz w:val="24"/>
          <w:szCs w:val="24"/>
          <w:lang w:val="fr-FR"/>
          <w:rPrChange w:id="200" w:author="Compte Microsoft" w:date="2025-12-19T07:00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les actions locales</w:t>
      </w:r>
      <w:r w:rsidR="00C4297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</w:p>
    <w:p w14:paraId="1ECCE84F" w14:textId="77777777" w:rsidR="005F5D23" w:rsidRPr="00A55BAA" w:rsidRDefault="005F5D2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41E277A" w14:textId="63DBC5CF" w:rsidR="00307F2D" w:rsidRPr="00A55BAA" w:rsidDel="00E64F2C" w:rsidRDefault="001647D2" w:rsidP="00AC6283">
      <w:pPr>
        <w:spacing w:after="0" w:line="276" w:lineRule="auto"/>
        <w:jc w:val="both"/>
        <w:rPr>
          <w:del w:id="201" w:author="Compte Microsoft" w:date="2025-12-19T07:02:00Z"/>
          <w:rFonts w:ascii="Times New Roman" w:hAnsi="Times New Roman" w:cs="Times New Roman"/>
          <w:b/>
          <w:bCs/>
          <w:sz w:val="24"/>
          <w:szCs w:val="24"/>
          <w:lang w:val="fr-FR"/>
        </w:rPr>
      </w:pPr>
      <w:del w:id="202" w:author="Compte Microsoft" w:date="2025-12-19T07:01:00Z">
        <w:r w:rsidRPr="00A55BAA" w:rsidDel="00E64F2C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Phase </w:delText>
        </w:r>
        <w:r w:rsidR="00307F2D" w:rsidRPr="00A55BAA" w:rsidDel="00E64F2C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2 : </w:delText>
        </w:r>
      </w:del>
      <w:r w:rsidR="00307F2D" w:rsidRPr="00E64F2C">
        <w:rPr>
          <w:rFonts w:ascii="Times New Roman" w:hAnsi="Times New Roman" w:cs="Times New Roman"/>
          <w:bCs/>
          <w:sz w:val="24"/>
          <w:szCs w:val="24"/>
          <w:lang w:val="fr-FR"/>
          <w:rPrChange w:id="203" w:author="Compte Microsoft" w:date="2025-12-19T07:01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L’accélérateur</w:t>
      </w:r>
      <w:del w:id="204" w:author="Compte Microsoft" w:date="2025-12-19T07:02:00Z">
        <w:r w:rsidR="00307F2D" w:rsidRPr="00E64F2C" w:rsidDel="00E64F2C">
          <w:rPr>
            <w:rFonts w:ascii="Times New Roman" w:hAnsi="Times New Roman" w:cs="Times New Roman"/>
            <w:bCs/>
            <w:sz w:val="24"/>
            <w:szCs w:val="24"/>
            <w:lang w:val="fr-FR"/>
            <w:rPrChange w:id="205" w:author="Compte Microsoft" w:date="2025-12-19T07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s</w:delText>
        </w:r>
      </w:del>
      <w:r w:rsidR="00307F2D" w:rsidRPr="00E64F2C">
        <w:rPr>
          <w:rFonts w:ascii="Times New Roman" w:hAnsi="Times New Roman" w:cs="Times New Roman"/>
          <w:bCs/>
          <w:sz w:val="24"/>
          <w:szCs w:val="24"/>
          <w:lang w:val="fr-FR"/>
          <w:rPrChange w:id="206" w:author="Compte Microsoft" w:date="2025-12-19T07:01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</w:t>
      </w:r>
      <w:r w:rsidR="0057694F" w:rsidRPr="00E64F2C">
        <w:rPr>
          <w:rFonts w:ascii="Times New Roman" w:hAnsi="Times New Roman" w:cs="Times New Roman"/>
          <w:bCs/>
          <w:sz w:val="24"/>
          <w:szCs w:val="24"/>
          <w:lang w:val="fr-FR"/>
          <w:rPrChange w:id="207" w:author="Compte Microsoft" w:date="2025-12-19T07:01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d’impact</w:t>
      </w:r>
      <w:ins w:id="208" w:author="Compte Microsoft" w:date="2025-12-19T07:01:00Z">
        <w:r w:rsidR="00E64F2C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 </w:t>
        </w:r>
      </w:ins>
      <w:del w:id="209" w:author="Compte Microsoft" w:date="2025-12-19T07:01:00Z">
        <w:r w:rsidR="0057694F" w:rsidRPr="00E64F2C" w:rsidDel="00E64F2C">
          <w:rPr>
            <w:rFonts w:ascii="Times New Roman" w:hAnsi="Times New Roman" w:cs="Times New Roman"/>
            <w:bCs/>
            <w:sz w:val="24"/>
            <w:szCs w:val="24"/>
            <w:lang w:val="fr-FR"/>
            <w:rPrChange w:id="210" w:author="Compte Microsoft" w:date="2025-12-19T07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,</w:delText>
        </w:r>
        <w:r w:rsidRPr="00E64F2C" w:rsidDel="00E64F2C">
          <w:rPr>
            <w:rFonts w:ascii="Times New Roman" w:hAnsi="Times New Roman" w:cs="Times New Roman"/>
            <w:bCs/>
            <w:sz w:val="24"/>
            <w:szCs w:val="24"/>
            <w:lang w:val="fr-FR"/>
            <w:rPrChange w:id="211" w:author="Compte Microsoft" w:date="2025-12-19T07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 </w:delText>
        </w:r>
      </w:del>
      <w:del w:id="212" w:author="Compte Microsoft" w:date="2025-12-19T07:02:00Z">
        <w:r w:rsidRPr="00E64F2C" w:rsidDel="00E64F2C">
          <w:rPr>
            <w:rFonts w:ascii="Times New Roman" w:hAnsi="Times New Roman" w:cs="Times New Roman"/>
            <w:bCs/>
            <w:sz w:val="24"/>
            <w:szCs w:val="24"/>
            <w:lang w:val="fr-FR"/>
            <w:rPrChange w:id="213" w:author="Compte Microsoft" w:date="2025-12-19T07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de la planification à la mise en œuvre des</w:delText>
        </w:r>
        <w:r w:rsidRPr="00A55BAA" w:rsidDel="00E64F2C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</w:delText>
        </w:r>
      </w:del>
    </w:p>
    <w:p w14:paraId="4989CDD4" w14:textId="2148A535" w:rsidR="005F5D23" w:rsidRPr="00A55BAA" w:rsidRDefault="001647D2" w:rsidP="00E64F2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del w:id="214" w:author="Compte Microsoft" w:date="2025-12-19T07:02:00Z">
        <w:r w:rsidRPr="00A55BAA" w:rsidDel="00E64F2C">
          <w:rPr>
            <w:rFonts w:ascii="Times New Roman" w:hAnsi="Times New Roman" w:cs="Times New Roman"/>
            <w:sz w:val="24"/>
            <w:szCs w:val="24"/>
            <w:lang w:val="fr-FR"/>
          </w:rPr>
          <w:delText>Offre</w:delText>
        </w:r>
      </w:del>
      <w:proofErr w:type="gramStart"/>
      <w:ins w:id="215" w:author="Compte Microsoft" w:date="2025-12-19T07:02:00Z">
        <w:r w:rsidR="00E64F2C">
          <w:rPr>
            <w:rFonts w:ascii="Times New Roman" w:hAnsi="Times New Roman" w:cs="Times New Roman"/>
            <w:bCs/>
            <w:sz w:val="24"/>
            <w:szCs w:val="24"/>
            <w:lang w:val="fr-FR"/>
          </w:rPr>
          <w:t>offre</w:t>
        </w:r>
      </w:ins>
      <w:proofErr w:type="gram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un soutien continu pour la mise en œuvre des plans d’actions locaux </w:t>
      </w:r>
      <w:ins w:id="216" w:author="Compte Microsoft" w:date="2025-12-19T07:03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 xml:space="preserve">développés par les participants 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>dont les fonctions clés sont</w:t>
      </w:r>
      <w:r w:rsidR="005F5D2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</w:p>
    <w:p w14:paraId="4BF47B2D" w14:textId="50557A83" w:rsidR="001647D2" w:rsidRPr="00A55BAA" w:rsidRDefault="00E64F2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217" w:author="Compte Microsoft" w:date="2025-12-19T07:04:00Z">
        <w:r>
          <w:rPr>
            <w:rFonts w:ascii="Times New Roman" w:hAnsi="Times New Roman" w:cs="Times New Roman"/>
            <w:sz w:val="24"/>
            <w:szCs w:val="24"/>
            <w:lang w:val="fr-FR"/>
          </w:rPr>
          <w:t>Le s</w:t>
        </w:r>
      </w:ins>
      <w:del w:id="218" w:author="Compte Microsoft" w:date="2025-12-19T07:04:00Z">
        <w:r w:rsidR="001647D2" w:rsidRPr="00A55BAA" w:rsidDel="00E64F2C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1647D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outien continue par les paires pour partager les progrès et les défis. </w:t>
      </w:r>
    </w:p>
    <w:p w14:paraId="7F05E0C6" w14:textId="77777777" w:rsidR="001647D2" w:rsidRPr="00A55BAA" w:rsidRDefault="001647D2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La documentation systématique des résultats et l’impact local. </w:t>
      </w:r>
    </w:p>
    <w:p w14:paraId="258210B9" w14:textId="7A49CFAC" w:rsidR="0057694F" w:rsidRPr="00A55BAA" w:rsidRDefault="0057694F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Le renforcement du réseau loca</w:t>
      </w:r>
      <w:ins w:id="219" w:author="Compte Microsoft" w:date="2025-12-19T07:04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del w:id="220" w:author="Compte Microsoft" w:date="2025-12-19T07:04:00Z">
        <w:r w:rsidRPr="00A55BAA" w:rsidDel="00E64F2C">
          <w:rPr>
            <w:rFonts w:ascii="Times New Roman" w:hAnsi="Times New Roman" w:cs="Times New Roman"/>
            <w:sz w:val="24"/>
            <w:szCs w:val="24"/>
            <w:lang w:val="fr-FR"/>
          </w:rPr>
          <w:delText>ux</w:delText>
        </w:r>
      </w:del>
      <w:r w:rsidR="0001321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(Leadership local</w:t>
      </w:r>
      <w:r w:rsidR="00DF7082">
        <w:rPr>
          <w:rFonts w:ascii="Times New Roman" w:hAnsi="Times New Roman" w:cs="Times New Roman"/>
          <w:sz w:val="24"/>
          <w:szCs w:val="24"/>
          <w:lang w:val="fr-FR"/>
        </w:rPr>
        <w:t xml:space="preserve"> pour ACTION</w:t>
      </w:r>
      <w:r w:rsidR="00013210" w:rsidRPr="00A55BAA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88AEB38" w14:textId="26C7951D" w:rsidR="0057694F" w:rsidRPr="00A55BAA" w:rsidRDefault="0057694F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Toutes ces actions </w:t>
      </w:r>
      <w:r w:rsidR="00307F2D" w:rsidRPr="00A55BAA">
        <w:rPr>
          <w:rFonts w:ascii="Times New Roman" w:hAnsi="Times New Roman" w:cs="Times New Roman"/>
          <w:sz w:val="24"/>
          <w:szCs w:val="24"/>
          <w:lang w:val="fr-FR"/>
        </w:rPr>
        <w:t>s’inscri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vent </w:t>
      </w:r>
      <w:r w:rsidR="00307F2D" w:rsidRPr="00A55BAA">
        <w:rPr>
          <w:rFonts w:ascii="Times New Roman" w:hAnsi="Times New Roman" w:cs="Times New Roman"/>
          <w:sz w:val="24"/>
          <w:szCs w:val="24"/>
          <w:lang w:val="fr-FR"/>
        </w:rPr>
        <w:t>dans l</w:t>
      </w:r>
      <w:ins w:id="221" w:author="Compte Microsoft" w:date="2025-12-19T07:05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 xml:space="preserve">’optique du </w:t>
        </w:r>
      </w:ins>
      <w:del w:id="222" w:author="Compte Microsoft" w:date="2025-12-19T07:05:00Z">
        <w:r w:rsidR="00307F2D" w:rsidRPr="00A55BAA" w:rsidDel="00E64F2C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e </w:delText>
        </w:r>
      </w:del>
      <w:r w:rsidR="00307F2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Plan </w:t>
      </w:r>
      <w:proofErr w:type="spellStart"/>
      <w:r w:rsidR="00307F2D" w:rsidRPr="00A55BAA">
        <w:rPr>
          <w:rFonts w:ascii="Times New Roman" w:hAnsi="Times New Roman" w:cs="Times New Roman"/>
          <w:sz w:val="24"/>
          <w:szCs w:val="24"/>
          <w:lang w:val="fr-FR"/>
        </w:rPr>
        <w:t>Mashako</w:t>
      </w:r>
      <w:proofErr w:type="spellEnd"/>
      <w:r w:rsidR="00307F2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3.0</w:t>
      </w:r>
      <w:r w:rsidR="00F721EC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E923EB2" w14:textId="0DA8E4BF" w:rsidR="00013210" w:rsidRPr="00A55BAA" w:rsidRDefault="00F721EC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Un grand Merci </w:t>
      </w:r>
      <w:r w:rsidR="005769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 été adressé à toutes les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parties </w:t>
      </w:r>
      <w:r w:rsidR="0078054E" w:rsidRPr="00A55BAA">
        <w:rPr>
          <w:rFonts w:ascii="Times New Roman" w:hAnsi="Times New Roman" w:cs="Times New Roman"/>
          <w:sz w:val="24"/>
          <w:szCs w:val="24"/>
          <w:lang w:val="fr-FR"/>
        </w:rPr>
        <w:t>prenantes</w:t>
      </w:r>
      <w:r w:rsidR="005769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notamment le PEV national, l’Unicef et les experts de la RD Congo pour la participation et la portée du mouvement vers </w:t>
      </w:r>
      <w:ins w:id="223" w:author="Compte Microsoft" w:date="2025-12-19T07:05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>l’a</w:t>
        </w:r>
      </w:ins>
      <w:ins w:id="224" w:author="Compte Microsoft" w:date="2025-12-19T07:06:00Z">
        <w:r w:rsidR="00E64F2C">
          <w:rPr>
            <w:rFonts w:ascii="Times New Roman" w:hAnsi="Times New Roman" w:cs="Times New Roman"/>
            <w:sz w:val="24"/>
            <w:szCs w:val="24"/>
            <w:lang w:val="fr-FR"/>
          </w:rPr>
          <w:t>tteinte de ses</w:t>
        </w:r>
      </w:ins>
      <w:del w:id="225" w:author="Compte Microsoft" w:date="2025-12-19T07:05:00Z">
        <w:r w:rsidR="0057694F" w:rsidRPr="00A55BAA" w:rsidDel="00E64F2C">
          <w:rPr>
            <w:rFonts w:ascii="Times New Roman" w:hAnsi="Times New Roman" w:cs="Times New Roman"/>
            <w:sz w:val="24"/>
            <w:szCs w:val="24"/>
            <w:lang w:val="fr-FR"/>
          </w:rPr>
          <w:delText>les</w:delText>
        </w:r>
      </w:del>
      <w:r w:rsidR="005769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objectifs.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A4CC45A" w14:textId="77777777" w:rsidR="005F5D23" w:rsidRPr="00A55BAA" w:rsidRDefault="005F5D2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4B2E221" w14:textId="00E7D085" w:rsidR="00DF7082" w:rsidRPr="00DF7082" w:rsidRDefault="00DF7082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7082">
        <w:rPr>
          <w:rFonts w:ascii="Times New Roman" w:hAnsi="Times New Roman" w:cs="Times New Roman"/>
          <w:sz w:val="24"/>
          <w:szCs w:val="24"/>
          <w:lang w:val="fr-FR"/>
        </w:rPr>
        <w:t xml:space="preserve">Le Directeur du PEV a apporté une </w:t>
      </w:r>
      <w:r w:rsidR="00013210" w:rsidRPr="00DF7082">
        <w:rPr>
          <w:rFonts w:ascii="Times New Roman" w:hAnsi="Times New Roman" w:cs="Times New Roman"/>
          <w:sz w:val="24"/>
          <w:szCs w:val="24"/>
          <w:lang w:val="fr-FR"/>
        </w:rPr>
        <w:t xml:space="preserve"> clarifi</w:t>
      </w:r>
      <w:r w:rsidRPr="00DF7082">
        <w:rPr>
          <w:rFonts w:ascii="Times New Roman" w:hAnsi="Times New Roman" w:cs="Times New Roman"/>
          <w:sz w:val="24"/>
          <w:szCs w:val="24"/>
          <w:lang w:val="fr-FR"/>
        </w:rPr>
        <w:t xml:space="preserve">cation sur la question de </w:t>
      </w:r>
      <w:proofErr w:type="spellStart"/>
      <w:r w:rsidR="00013210" w:rsidRPr="00DF7082">
        <w:rPr>
          <w:rFonts w:ascii="Times New Roman" w:hAnsi="Times New Roman" w:cs="Times New Roman"/>
          <w:sz w:val="24"/>
          <w:szCs w:val="24"/>
          <w:lang w:val="fr-FR"/>
        </w:rPr>
        <w:t>Kuluna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qui influerait né</w:t>
      </w:r>
      <w:r w:rsidRPr="00DF7082">
        <w:rPr>
          <w:rFonts w:ascii="Times New Roman" w:hAnsi="Times New Roman" w:cs="Times New Roman"/>
          <w:sz w:val="24"/>
          <w:szCs w:val="24"/>
          <w:lang w:val="fr-FR"/>
        </w:rPr>
        <w:t>gativement dans le système de la vaccination (</w:t>
      </w:r>
      <w:r w:rsidR="00013210" w:rsidRPr="00DF7082">
        <w:rPr>
          <w:rFonts w:ascii="Times New Roman" w:hAnsi="Times New Roman" w:cs="Times New Roman"/>
          <w:sz w:val="24"/>
          <w:szCs w:val="24"/>
          <w:lang w:val="fr-FR"/>
        </w:rPr>
        <w:t>cause des EZD et ESV</w:t>
      </w:r>
      <w:proofErr w:type="gramStart"/>
      <w:r w:rsidRPr="00DF7082">
        <w:rPr>
          <w:rFonts w:ascii="Times New Roman" w:hAnsi="Times New Roman" w:cs="Times New Roman"/>
          <w:sz w:val="24"/>
          <w:szCs w:val="24"/>
          <w:lang w:val="fr-FR"/>
        </w:rPr>
        <w:t>)</w:t>
      </w:r>
      <w:ins w:id="226" w:author="Compte Microsoft" w:date="2025-12-19T07:07:00Z">
        <w:r w:rsidR="0022760D">
          <w:rPr>
            <w:rFonts w:ascii="Times New Roman" w:hAnsi="Times New Roman" w:cs="Times New Roman"/>
            <w:sz w:val="24"/>
            <w:szCs w:val="24"/>
            <w:lang w:val="fr-FR"/>
          </w:rPr>
          <w:t xml:space="preserve"> ,</w:t>
        </w:r>
        <w:proofErr w:type="gramEnd"/>
        <w:r w:rsidR="0022760D">
          <w:rPr>
            <w:rFonts w:ascii="Times New Roman" w:hAnsi="Times New Roman" w:cs="Times New Roman"/>
            <w:sz w:val="24"/>
            <w:szCs w:val="24"/>
            <w:lang w:val="fr-FR"/>
          </w:rPr>
          <w:t xml:space="preserve"> en rassurant que la cause des E</w:t>
        </w:r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 xml:space="preserve">ZD est à rechercher </w:t>
        </w:r>
      </w:ins>
      <w:ins w:id="227" w:author="Compte Microsoft" w:date="2025-12-19T07:08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ailleurs.</w:t>
        </w:r>
      </w:ins>
      <w:del w:id="228" w:author="Compte Microsoft" w:date="2025-12-19T07:07:00Z">
        <w:r w:rsidRPr="00DF7082" w:rsidDel="0022760D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. </w:delText>
        </w:r>
      </w:del>
      <w:del w:id="229" w:author="Compte Microsoft" w:date="2025-12-19T07:08:00Z">
        <w:r w:rsidRPr="00DF7082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Cette déclaration n’est pas fondée et donc pas vraie, dit le directeur</w:delText>
        </w:r>
      </w:del>
      <w:r w:rsidRPr="00DF70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D58D1D4" w14:textId="77777777" w:rsidR="00AC6283" w:rsidRPr="00A55BAA" w:rsidRDefault="00AC628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7875E46" w14:textId="1EAC2093" w:rsidR="00F4377D" w:rsidRPr="00A55BAA" w:rsidRDefault="00DF7082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p</w:t>
      </w:r>
      <w:r w:rsidR="00F721EC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résentation </w:t>
      </w:r>
      <w:r w:rsidR="00A4694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C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ouverture </w:t>
      </w:r>
      <w:r w:rsidR="00A4694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accinale</w:t>
      </w:r>
      <w:r w:rsidR="00A4694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et les inégalités en RDC : D</w:t>
      </w:r>
      <w:r w:rsidR="00F721EC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onnées DHIS2 2019 </w:t>
      </w:r>
      <w:r w:rsidR="00F4377D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–</w:t>
      </w:r>
      <w:r w:rsidR="00F721EC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2024</w:t>
      </w:r>
      <w:r w:rsidR="00803293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par l’ESP Kinshasa :</w:t>
      </w:r>
    </w:p>
    <w:p w14:paraId="20AAE5A4" w14:textId="77777777" w:rsidR="00803293" w:rsidRPr="00A55BAA" w:rsidRDefault="00803293" w:rsidP="00AC6283">
      <w:pPr>
        <w:pStyle w:val="Paragraphedeliste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3A838F9" w14:textId="620B9B5A" w:rsidR="0078054E" w:rsidRPr="00A55BAA" w:rsidRDefault="00E1763C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r w:rsidR="002B72C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dépit des 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différentes interventions de vaccination 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dans le pays 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>IP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>V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>S, FAE, grand rattrapage, introd</w:t>
      </w:r>
      <w:r w:rsidR="002E1BFF" w:rsidRPr="00A55BAA"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>ction des nouveaux vaccins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t>…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 xml:space="preserve">),  d’autres part les </w:t>
      </w:r>
      <w:r w:rsidR="00A54DD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enquêtes indépendantes (MICS, EDS…) 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>ne sont pas toujours fréquentes</w:t>
      </w:r>
      <w:ins w:id="230" w:author="Compte Microsoft" w:date="2025-12-19T07:09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,</w:t>
        </w:r>
      </w:ins>
      <w:r w:rsidR="00A54DDF">
        <w:rPr>
          <w:rFonts w:ascii="Times New Roman" w:hAnsi="Times New Roman" w:cs="Times New Roman"/>
          <w:sz w:val="24"/>
          <w:szCs w:val="24"/>
          <w:lang w:val="fr-FR"/>
        </w:rPr>
        <w:t xml:space="preserve"> et au regard du profil épidémiologique du Pays, qui 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continue 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 xml:space="preserve">à 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>enregistr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er </w:t>
      </w:r>
      <w:r w:rsidR="00B10576" w:rsidRPr="00A55BAA">
        <w:rPr>
          <w:rFonts w:ascii="Times New Roman" w:hAnsi="Times New Roman" w:cs="Times New Roman"/>
          <w:sz w:val="24"/>
          <w:szCs w:val="24"/>
          <w:lang w:val="fr-FR"/>
        </w:rPr>
        <w:t>les épidémies</w:t>
      </w:r>
      <w:r w:rsidR="00A54DDF">
        <w:rPr>
          <w:rFonts w:ascii="Times New Roman" w:hAnsi="Times New Roman" w:cs="Times New Roman"/>
          <w:sz w:val="24"/>
          <w:szCs w:val="24"/>
          <w:lang w:val="fr-FR"/>
        </w:rPr>
        <w:t xml:space="preserve"> ; il y a 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nécessité de recourir aux analyses des données de routine issues </w:t>
      </w:r>
      <w:r w:rsidR="00BC2DEE" w:rsidRPr="00A55BAA">
        <w:rPr>
          <w:rFonts w:ascii="Times New Roman" w:hAnsi="Times New Roman" w:cs="Times New Roman"/>
          <w:sz w:val="24"/>
          <w:szCs w:val="24"/>
          <w:lang w:val="fr-FR"/>
        </w:rPr>
        <w:lastRenderedPageBreak/>
        <w:t>de DHIS2</w:t>
      </w:r>
      <w:r w:rsidR="00F8313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pour le suivi des tendances, d’identifier les zones à faibles performances et appuyer la prise des décisions programmatiques</w:t>
      </w:r>
      <w:r w:rsidR="00F721EC"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D16D67" w14:textId="6D7181A8" w:rsidR="005B6A48" w:rsidRPr="00A55BAA" w:rsidRDefault="00A54DDF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Les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constats </w:t>
      </w:r>
      <w:ins w:id="231" w:author="Compte Microsoft" w:date="2025-12-19T07:11:00Z">
        <w:r w:rsidR="00C22C2E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fait </w:t>
        </w:r>
      </w:ins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de </w:t>
      </w:r>
      <w:ins w:id="232" w:author="Compte Microsoft" w:date="2025-12-19T07:11:00Z">
        <w:r w:rsidR="00C22C2E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cette </w:t>
        </w:r>
      </w:ins>
      <w:del w:id="233" w:author="Compte Microsoft" w:date="2025-12-19T07:11:00Z">
        <w:r w:rsidDel="00C22C2E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l’</w:delText>
        </w:r>
      </w:del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étude</w:t>
      </w:r>
      <w:proofErr w:type="gramEnd"/>
      <w:r w:rsidR="0078054E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 </w:t>
      </w:r>
      <w:ins w:id="234" w:author="Compte Microsoft" w:date="2025-12-19T07:11:00Z">
        <w:r w:rsidR="00C22C2E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sont </w:t>
        </w:r>
      </w:ins>
      <w:r w:rsidR="0078054E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:</w:t>
      </w:r>
      <w:r w:rsidR="0078054E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</w:p>
    <w:p w14:paraId="27C7D4D0" w14:textId="1A98749C" w:rsidR="005B6A48" w:rsidRPr="00A55BAA" w:rsidRDefault="00C22C2E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235" w:author="Compte Microsoft" w:date="2025-12-19T07:11:00Z">
        <w:r>
          <w:rPr>
            <w:rFonts w:ascii="Times New Roman" w:hAnsi="Times New Roman" w:cs="Times New Roman"/>
            <w:sz w:val="24"/>
            <w:szCs w:val="24"/>
            <w:lang w:val="fr-FR"/>
          </w:rPr>
          <w:t>La b</w:t>
        </w:r>
      </w:ins>
      <w:del w:id="236" w:author="Compte Microsoft" w:date="2025-12-19T07:11:00Z">
        <w:r w:rsidR="00F4377D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B</w:delText>
        </w:r>
      </w:del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>onne amélioration de la complétude surtout au niveau national (2019) avec une bonne amélioration en 2020</w:t>
      </w:r>
      <w:r w:rsidR="005B6A48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66CED17" w14:textId="503D1BCB" w:rsidR="00BE0099" w:rsidRPr="00A55BAA" w:rsidRDefault="005B6A48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La q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>ualité des données de DHIS2 </w:t>
      </w:r>
      <w:del w:id="237" w:author="Compte Microsoft" w:date="2025-12-19T07:11:00Z">
        <w:r w:rsidR="00F4377D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est 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>pass</w:t>
      </w:r>
      <w:ins w:id="238" w:author="Compte Microsoft" w:date="2025-12-19T07:11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ée</w:t>
        </w:r>
      </w:ins>
      <w:del w:id="239" w:author="Compte Microsoft" w:date="2025-12-19T07:11:00Z">
        <w:r w:rsidR="00F4377D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88% à 91% dans l’ensemble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et les provinces qui avaient amélioré la 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qualité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sont : H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>aut – Katanga,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haut</w:t>
      </w:r>
      <w:r w:rsidR="00BE009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–</w:t>
      </w:r>
      <w:r w:rsidR="00BE0099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55BAA">
        <w:rPr>
          <w:rFonts w:ascii="Times New Roman" w:hAnsi="Times New Roman" w:cs="Times New Roman"/>
          <w:sz w:val="24"/>
          <w:szCs w:val="24"/>
          <w:lang w:val="fr-FR"/>
        </w:rPr>
        <w:t>Lomami</w:t>
      </w:r>
      <w:proofErr w:type="spellEnd"/>
      <w:r w:rsidRPr="00A55BAA">
        <w:rPr>
          <w:rFonts w:ascii="Times New Roman" w:hAnsi="Times New Roman" w:cs="Times New Roman"/>
          <w:sz w:val="24"/>
          <w:szCs w:val="24"/>
          <w:lang w:val="fr-FR"/>
        </w:rPr>
        <w:t>, Kinshasa, Kongo central,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Lualaba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Nord et Sud – Kivu. 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BB9EA49" w14:textId="11A05591" w:rsidR="00F4377D" w:rsidRPr="00A55BAA" w:rsidRDefault="00BE0099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L’analyse a montré également une </w:t>
      </w:r>
      <w:r w:rsidR="00F4377D" w:rsidRPr="00A55BAA">
        <w:rPr>
          <w:rFonts w:ascii="Times New Roman" w:hAnsi="Times New Roman" w:cs="Times New Roman"/>
          <w:sz w:val="24"/>
          <w:szCs w:val="24"/>
          <w:lang w:val="fr-FR"/>
        </w:rPr>
        <w:t>augment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ation des données aberrantes 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dans certaines provinces. </w:t>
      </w:r>
    </w:p>
    <w:p w14:paraId="0543A23C" w14:textId="679F49CC" w:rsidR="0001674F" w:rsidRPr="00A55BAA" w:rsidRDefault="00915FBD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S’agissant d</w:t>
      </w:r>
      <w:r w:rsidR="009E782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u 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>dénominateur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dans le calcul des couvertures vaccinales en Penta</w:t>
      </w:r>
      <w:r w:rsidR="009E7824" w:rsidRPr="00A55BAA">
        <w:rPr>
          <w:rFonts w:ascii="Times New Roman" w:hAnsi="Times New Roman" w:cs="Times New Roman"/>
          <w:sz w:val="24"/>
          <w:szCs w:val="24"/>
          <w:lang w:val="fr-FR"/>
        </w:rPr>
        <w:t>1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l’analyse a montré que les données de </w:t>
      </w:r>
      <w:r w:rsidR="0001674F" w:rsidRPr="00C17A07">
        <w:rPr>
          <w:rFonts w:ascii="Times New Roman" w:hAnsi="Times New Roman" w:cs="Times New Roman"/>
          <w:sz w:val="24"/>
          <w:szCs w:val="24"/>
          <w:lang w:val="fr-FR"/>
        </w:rPr>
        <w:t>W</w:t>
      </w:r>
      <w:ins w:id="240" w:author="Compte Microsoft" w:date="2025-12-19T07:14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ENIC</w:t>
        </w:r>
      </w:ins>
      <w:del w:id="241" w:author="Compte Microsoft" w:date="2025-12-19T07:14:00Z">
        <w:r w:rsidR="0001674F" w:rsidRPr="00C17A07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en</w:delText>
        </w:r>
        <w:r w:rsidR="009E7824" w:rsidRPr="00C17A07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nuc</w:delText>
        </w:r>
      </w:del>
      <w:r w:rsidR="009E782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étaient importantes par rapport aux données de DHIS2 qui étaient 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>sous – estim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ées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D’où la nécessité </w:t>
      </w:r>
      <w:r w:rsidR="009E782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de chercher la validation de données 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ajustées qui sont proches des données des </w:t>
      </w:r>
      <w:r w:rsidR="00803293" w:rsidRPr="00A55BAA">
        <w:rPr>
          <w:rFonts w:ascii="Times New Roman" w:hAnsi="Times New Roman" w:cs="Times New Roman"/>
          <w:sz w:val="24"/>
          <w:szCs w:val="24"/>
          <w:lang w:val="fr-FR"/>
        </w:rPr>
        <w:t>enquêtes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(PENTA1). </w:t>
      </w:r>
    </w:p>
    <w:p w14:paraId="1EC03C60" w14:textId="77777777" w:rsidR="00A54DDF" w:rsidRDefault="005C02B8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En </w:t>
      </w:r>
      <w:r w:rsidR="00AC628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résumé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="00964B4C" w:rsidRPr="00A55BAA">
        <w:rPr>
          <w:rFonts w:ascii="Times New Roman" w:hAnsi="Times New Roman" w:cs="Times New Roman"/>
          <w:sz w:val="24"/>
          <w:szCs w:val="24"/>
          <w:lang w:val="fr-FR"/>
        </w:rPr>
        <w:t>l’analyse a abouti aux</w:t>
      </w:r>
      <w:r w:rsidR="00AC628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64B4C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recommandations suivantes : </w:t>
      </w:r>
    </w:p>
    <w:p w14:paraId="518F846A" w14:textId="64DF00AE" w:rsidR="00A54DDF" w:rsidRDefault="00964B4C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1) </w:t>
      </w:r>
      <w:ins w:id="242" w:author="Compte Microsoft" w:date="2025-12-19T07:15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E</w:t>
        </w:r>
      </w:ins>
      <w:del w:id="243" w:author="Compte Microsoft" w:date="2025-12-19T07:14:00Z">
        <w:r w:rsidR="00D2394C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="00D2394C" w:rsidRPr="00A55BAA">
        <w:rPr>
          <w:rFonts w:ascii="Times New Roman" w:hAnsi="Times New Roman" w:cs="Times New Roman"/>
          <w:sz w:val="24"/>
          <w:szCs w:val="24"/>
          <w:lang w:val="fr-FR"/>
        </w:rPr>
        <w:t>ncourager l’utilisation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des </w:t>
      </w:r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>données DHIS2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tout en </w:t>
      </w:r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>amélior</w:t>
      </w:r>
      <w:r w:rsidR="00D2394C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ant la qualité de </w:t>
      </w:r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l’encodage ; </w:t>
      </w:r>
    </w:p>
    <w:p w14:paraId="334D0FBA" w14:textId="5A2A10CA" w:rsidR="00A54DDF" w:rsidRDefault="00D2394C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2) </w:t>
      </w:r>
      <w:ins w:id="244" w:author="Compte Microsoft" w:date="2025-12-19T07:15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S</w:t>
        </w:r>
      </w:ins>
      <w:del w:id="245" w:author="Compte Microsoft" w:date="2025-12-19T07:15:00Z">
        <w:r w:rsidR="005C02B8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>tandardiser l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 processus de </w:t>
      </w:r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>saisie des données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</w:p>
    <w:p w14:paraId="1ABE63F5" w14:textId="1AD2FFB5" w:rsidR="005F5D23" w:rsidRPr="00A55BAA" w:rsidRDefault="00D2394C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3) </w:t>
      </w:r>
      <w:ins w:id="246" w:author="Compte Microsoft" w:date="2025-12-19T07:15:00Z">
        <w:r w:rsidR="00C22C2E">
          <w:rPr>
            <w:rFonts w:ascii="Times New Roman" w:hAnsi="Times New Roman" w:cs="Times New Roman"/>
            <w:sz w:val="24"/>
            <w:szCs w:val="24"/>
            <w:lang w:val="fr-FR"/>
          </w:rPr>
          <w:t>I</w:t>
        </w:r>
      </w:ins>
      <w:del w:id="247" w:author="Compte Microsoft" w:date="2025-12-19T07:15:00Z">
        <w:r w:rsidR="00A819F0" w:rsidRPr="00A55BAA" w:rsidDel="00C22C2E">
          <w:rPr>
            <w:rFonts w:ascii="Times New Roman" w:hAnsi="Times New Roman" w:cs="Times New Roman"/>
            <w:sz w:val="24"/>
            <w:szCs w:val="24"/>
            <w:lang w:val="fr-FR"/>
          </w:rPr>
          <w:delText>i</w:delText>
        </w:r>
      </w:del>
      <w:r w:rsidR="00A819F0" w:rsidRPr="00A55BAA">
        <w:rPr>
          <w:rFonts w:ascii="Times New Roman" w:hAnsi="Times New Roman" w:cs="Times New Roman"/>
          <w:sz w:val="24"/>
          <w:szCs w:val="24"/>
          <w:lang w:val="fr-FR"/>
        </w:rPr>
        <w:t>nstitutionnaliser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les mécanismes des supervisions formatives avec un focus sur la qualité des données. </w:t>
      </w:r>
      <w:r w:rsidR="005C02B8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DF09EDC" w14:textId="3AC460B2" w:rsidR="00C4025F" w:rsidRPr="00A55BAA" w:rsidRDefault="005C02B8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0329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1674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7E63364" w14:textId="11A9D1E7" w:rsidR="005C02B8" w:rsidRPr="00A55BAA" w:rsidRDefault="00A819F0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p</w:t>
      </w: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résentation donnée</w:t>
      </w:r>
      <w:r w:rsidR="005C02B8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ajustées par le PEV national :</w:t>
      </w:r>
    </w:p>
    <w:p w14:paraId="154E43EB" w14:textId="77777777" w:rsidR="005C02B8" w:rsidRPr="00C22C2E" w:rsidRDefault="005C02B8" w:rsidP="00AC6283">
      <w:pPr>
        <w:pStyle w:val="Paragraphedeliste"/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248" w:author="Compte Microsoft" w:date="2025-12-19T07:16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</w:p>
    <w:p w14:paraId="108D0A56" w14:textId="610649B3" w:rsidR="00A819F0" w:rsidRPr="00C22C2E" w:rsidRDefault="00C22C2E" w:rsidP="00C22C2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249" w:author="Compte Microsoft" w:date="2025-12-19T07:16:00Z">
            <w:rPr>
              <w:lang w:val="fr-FR"/>
            </w:rPr>
          </w:rPrChange>
        </w:rPr>
        <w:pPrChange w:id="250" w:author="Compte Microsoft" w:date="2025-12-19T07:16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251" w:author="Compte Microsoft" w:date="2025-12-19T07:16:00Z">
        <w:r w:rsidRPr="00C22C2E">
          <w:rPr>
            <w:rFonts w:ascii="Times New Roman" w:hAnsi="Times New Roman" w:cs="Times New Roman"/>
            <w:bCs/>
            <w:sz w:val="24"/>
            <w:szCs w:val="24"/>
            <w:lang w:val="fr-FR"/>
            <w:rPrChange w:id="252" w:author="Compte Microsoft" w:date="2025-12-19T07:16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La justification de l’utilisation des populations ajustées reste alimentée par :</w:t>
        </w:r>
      </w:ins>
      <w:del w:id="253" w:author="Compte Microsoft" w:date="2025-12-19T07:16:00Z">
        <w:r w:rsidR="00EA163F" w:rsidRPr="00C22C2E" w:rsidDel="00C22C2E">
          <w:rPr>
            <w:rFonts w:ascii="Times New Roman" w:hAnsi="Times New Roman" w:cs="Times New Roman"/>
            <w:bCs/>
            <w:sz w:val="24"/>
            <w:szCs w:val="24"/>
            <w:lang w:val="fr-FR"/>
            <w:rPrChange w:id="254" w:author="Compte Microsoft" w:date="2025-12-19T07:16:00Z">
              <w:rPr>
                <w:lang w:val="fr-FR"/>
              </w:rPr>
            </w:rPrChange>
          </w:rPr>
          <w:delText>Justification</w:delText>
        </w:r>
        <w:r w:rsidR="00EA163F" w:rsidRPr="00C22C2E" w:rsidDel="00C22C2E">
          <w:rPr>
            <w:rFonts w:ascii="Times New Roman" w:hAnsi="Times New Roman" w:cs="Times New Roman"/>
            <w:sz w:val="24"/>
            <w:szCs w:val="24"/>
            <w:lang w:val="fr-FR"/>
            <w:rPrChange w:id="255" w:author="Compte Microsoft" w:date="2025-12-19T07:16:00Z">
              <w:rPr>
                <w:lang w:val="fr-FR"/>
              </w:rPr>
            </w:rPrChange>
          </w:rPr>
          <w:delText> :</w:delText>
        </w:r>
      </w:del>
      <w:r w:rsidR="00EA163F" w:rsidRPr="00C22C2E">
        <w:rPr>
          <w:rFonts w:ascii="Times New Roman" w:hAnsi="Times New Roman" w:cs="Times New Roman"/>
          <w:sz w:val="24"/>
          <w:szCs w:val="24"/>
          <w:lang w:val="fr-FR"/>
          <w:rPrChange w:id="256" w:author="Compte Microsoft" w:date="2025-12-19T07:16:00Z">
            <w:rPr>
              <w:lang w:val="fr-FR"/>
            </w:rPr>
          </w:rPrChange>
        </w:rPr>
        <w:t xml:space="preserve"> </w:t>
      </w:r>
      <w:r w:rsidR="00C4025F" w:rsidRPr="00C22C2E">
        <w:rPr>
          <w:rFonts w:ascii="Times New Roman" w:hAnsi="Times New Roman" w:cs="Times New Roman"/>
          <w:sz w:val="24"/>
          <w:szCs w:val="24"/>
          <w:lang w:val="fr-FR"/>
          <w:rPrChange w:id="257" w:author="Compte Microsoft" w:date="2025-12-19T07:16:00Z">
            <w:rPr>
              <w:lang w:val="fr-FR"/>
            </w:rPr>
          </w:rPrChange>
        </w:rPr>
        <w:t xml:space="preserve"> </w:t>
      </w:r>
    </w:p>
    <w:p w14:paraId="6150FAC8" w14:textId="54C05C52" w:rsidR="00A819F0" w:rsidRPr="00C22C2E" w:rsidRDefault="00C22C2E" w:rsidP="00C22C2E">
      <w:pPr>
        <w:pStyle w:val="Paragraphedeliste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258" w:author="Compte Microsoft" w:date="2025-12-19T07:16:00Z">
            <w:rPr>
              <w:lang w:val="fr-FR"/>
            </w:rPr>
          </w:rPrChange>
        </w:rPr>
        <w:pPrChange w:id="259" w:author="Compte Microsoft" w:date="2025-12-19T07:16:00Z">
          <w:pPr>
            <w:spacing w:after="0" w:line="276" w:lineRule="auto"/>
            <w:jc w:val="both"/>
          </w:pPr>
        </w:pPrChange>
      </w:pPr>
      <w:ins w:id="260" w:author="Compte Microsoft" w:date="2025-12-19T07:15:00Z">
        <w:r w:rsidRPr="00C22C2E">
          <w:rPr>
            <w:rFonts w:ascii="Times New Roman" w:hAnsi="Times New Roman" w:cs="Times New Roman"/>
            <w:sz w:val="24"/>
            <w:szCs w:val="24"/>
            <w:lang w:val="fr-FR"/>
            <w:rPrChange w:id="261" w:author="Compte Microsoft" w:date="2025-12-19T07:16:00Z">
              <w:rPr>
                <w:lang w:val="fr-FR"/>
              </w:rPr>
            </w:rPrChange>
          </w:rPr>
          <w:t>L</w:t>
        </w:r>
      </w:ins>
      <w:del w:id="262" w:author="Compte Microsoft" w:date="2025-12-19T07:15:00Z">
        <w:r w:rsidR="00A819F0" w:rsidRPr="00C22C2E" w:rsidDel="00C22C2E">
          <w:rPr>
            <w:rFonts w:ascii="Times New Roman" w:hAnsi="Times New Roman" w:cs="Times New Roman"/>
            <w:sz w:val="24"/>
            <w:szCs w:val="24"/>
            <w:lang w:val="fr-FR"/>
            <w:rPrChange w:id="263" w:author="Compte Microsoft" w:date="2025-12-19T07:16:00Z">
              <w:rPr>
                <w:lang w:val="fr-FR"/>
              </w:rPr>
            </w:rPrChange>
          </w:rPr>
          <w:delText>-l</w:delText>
        </w:r>
      </w:del>
      <w:r w:rsidR="00A819F0" w:rsidRPr="00C22C2E">
        <w:rPr>
          <w:rFonts w:ascii="Times New Roman" w:hAnsi="Times New Roman" w:cs="Times New Roman"/>
          <w:sz w:val="24"/>
          <w:szCs w:val="24"/>
          <w:lang w:val="fr-FR"/>
          <w:rPrChange w:id="264" w:author="Compte Microsoft" w:date="2025-12-19T07:16:00Z">
            <w:rPr>
              <w:lang w:val="fr-FR"/>
            </w:rPr>
          </w:rPrChange>
        </w:rPr>
        <w:t xml:space="preserve">a non maitrise du dénominateur (le dernier recensement remonte à 1984). </w:t>
      </w:r>
    </w:p>
    <w:p w14:paraId="4FE6E507" w14:textId="1B6200DF" w:rsidR="00A819F0" w:rsidRPr="00C22C2E" w:rsidRDefault="00C22C2E" w:rsidP="00C22C2E">
      <w:pPr>
        <w:pStyle w:val="Paragraphedeliste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265" w:author="Compte Microsoft" w:date="2025-12-19T07:17:00Z">
            <w:rPr>
              <w:lang w:val="fr-FR"/>
            </w:rPr>
          </w:rPrChange>
        </w:rPr>
        <w:pPrChange w:id="266" w:author="Compte Microsoft" w:date="2025-12-19T07:17:00Z">
          <w:pPr>
            <w:spacing w:after="0" w:line="276" w:lineRule="auto"/>
            <w:jc w:val="both"/>
          </w:pPr>
        </w:pPrChange>
      </w:pPr>
      <w:ins w:id="267" w:author="Compte Microsoft" w:date="2025-12-19T07:17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Les </w:t>
        </w:r>
      </w:ins>
      <w:del w:id="268" w:author="Compte Microsoft" w:date="2025-12-19T07:17:00Z">
        <w:r w:rsidR="00A819F0" w:rsidRPr="00C22C2E" w:rsidDel="00C22C2E">
          <w:rPr>
            <w:rFonts w:ascii="Times New Roman" w:hAnsi="Times New Roman" w:cs="Times New Roman"/>
            <w:sz w:val="24"/>
            <w:szCs w:val="24"/>
            <w:lang w:val="fr-FR"/>
            <w:rPrChange w:id="269" w:author="Compte Microsoft" w:date="2025-12-19T07:17:00Z">
              <w:rPr>
                <w:lang w:val="fr-FR"/>
              </w:rPr>
            </w:rPrChange>
          </w:rPr>
          <w:delText>-Ecart</w:delText>
        </w:r>
      </w:del>
      <w:ins w:id="270" w:author="Compte Microsoft" w:date="2025-12-19T07:17:00Z">
        <w:r>
          <w:rPr>
            <w:rFonts w:ascii="Times New Roman" w:hAnsi="Times New Roman" w:cs="Times New Roman"/>
            <w:sz w:val="24"/>
            <w:szCs w:val="24"/>
            <w:lang w:val="fr-FR"/>
          </w:rPr>
          <w:t>é</w:t>
        </w:r>
        <w:r w:rsidRPr="00C0200F">
          <w:rPr>
            <w:rFonts w:ascii="Times New Roman" w:hAnsi="Times New Roman" w:cs="Times New Roman"/>
            <w:sz w:val="24"/>
            <w:szCs w:val="24"/>
            <w:lang w:val="fr-FR"/>
          </w:rPr>
          <w:t>cart</w:t>
        </w:r>
        <w:r>
          <w:rPr>
            <w:rFonts w:ascii="Times New Roman" w:hAnsi="Times New Roman" w:cs="Times New Roman"/>
            <w:sz w:val="24"/>
            <w:szCs w:val="24"/>
            <w:lang w:val="fr-FR"/>
          </w:rPr>
          <w:t>s constatés</w:t>
        </w:r>
      </w:ins>
      <w:r w:rsidR="00A819F0" w:rsidRPr="00C22C2E">
        <w:rPr>
          <w:rFonts w:ascii="Times New Roman" w:hAnsi="Times New Roman" w:cs="Times New Roman"/>
          <w:sz w:val="24"/>
          <w:szCs w:val="24"/>
          <w:lang w:val="fr-FR"/>
          <w:rPrChange w:id="271" w:author="Compte Microsoft" w:date="2025-12-19T07:17:00Z">
            <w:rPr>
              <w:lang w:val="fr-FR"/>
            </w:rPr>
          </w:rPrChange>
        </w:rPr>
        <w:t xml:space="preserve"> </w:t>
      </w:r>
      <w:r w:rsidR="00C4025F" w:rsidRPr="00C22C2E">
        <w:rPr>
          <w:rFonts w:ascii="Times New Roman" w:hAnsi="Times New Roman" w:cs="Times New Roman"/>
          <w:sz w:val="24"/>
          <w:szCs w:val="24"/>
          <w:lang w:val="fr-FR"/>
          <w:rPrChange w:id="272" w:author="Compte Microsoft" w:date="2025-12-19T07:17:00Z">
            <w:rPr>
              <w:lang w:val="fr-FR"/>
            </w:rPr>
          </w:rPrChange>
        </w:rPr>
        <w:t xml:space="preserve">entre les </w:t>
      </w:r>
      <w:r w:rsidR="00D2394C" w:rsidRPr="00C22C2E">
        <w:rPr>
          <w:rFonts w:ascii="Times New Roman" w:hAnsi="Times New Roman" w:cs="Times New Roman"/>
          <w:sz w:val="24"/>
          <w:szCs w:val="24"/>
          <w:lang w:val="fr-FR"/>
          <w:rPrChange w:id="273" w:author="Compte Microsoft" w:date="2025-12-19T07:17:00Z">
            <w:rPr>
              <w:lang w:val="fr-FR"/>
            </w:rPr>
          </w:rPrChange>
        </w:rPr>
        <w:t xml:space="preserve">CV </w:t>
      </w:r>
      <w:r w:rsidR="00C4025F" w:rsidRPr="00C22C2E">
        <w:rPr>
          <w:rFonts w:ascii="Times New Roman" w:hAnsi="Times New Roman" w:cs="Times New Roman"/>
          <w:sz w:val="24"/>
          <w:szCs w:val="24"/>
          <w:lang w:val="fr-FR"/>
          <w:rPrChange w:id="274" w:author="Compte Microsoft" w:date="2025-12-19T07:17:00Z">
            <w:rPr>
              <w:lang w:val="fr-FR"/>
            </w:rPr>
          </w:rPrChange>
        </w:rPr>
        <w:t xml:space="preserve">administratives </w:t>
      </w:r>
      <w:r w:rsidR="00D2394C" w:rsidRPr="00C22C2E">
        <w:rPr>
          <w:rFonts w:ascii="Times New Roman" w:hAnsi="Times New Roman" w:cs="Times New Roman"/>
          <w:sz w:val="24"/>
          <w:szCs w:val="24"/>
          <w:lang w:val="fr-FR"/>
          <w:rPrChange w:id="275" w:author="Compte Microsoft" w:date="2025-12-19T07:17:00Z">
            <w:rPr>
              <w:lang w:val="fr-FR"/>
            </w:rPr>
          </w:rPrChange>
        </w:rPr>
        <w:t xml:space="preserve">et les CV des enquêtes </w:t>
      </w:r>
    </w:p>
    <w:p w14:paraId="6C24A873" w14:textId="2BD5526A" w:rsidR="00C4025F" w:rsidRPr="00A55BAA" w:rsidRDefault="00EA163F" w:rsidP="00A819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del w:id="276" w:author="Compte Microsoft" w:date="2025-12-19T07:18:00Z">
        <w:r w:rsidRPr="00A55BAA" w:rsidDel="009469CC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Méthodologie</w:delText>
        </w:r>
        <w:r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 : l</w:delText>
        </w:r>
      </w:del>
      <w:ins w:id="277" w:author="Compte Microsoft" w:date="2025-12-19T07:18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>Dans la méthodologie l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>e t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ravail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été réalisé 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en 2024 sur </w:t>
      </w:r>
      <w:r w:rsidR="00A819F0">
        <w:rPr>
          <w:rFonts w:ascii="Times New Roman" w:hAnsi="Times New Roman" w:cs="Times New Roman"/>
          <w:sz w:val="24"/>
          <w:szCs w:val="24"/>
          <w:lang w:val="fr-FR"/>
        </w:rPr>
        <w:t xml:space="preserve">base des 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>données de 2023 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avec l’appui de l’OMS Genève et OMS Afro. Il a porté</w:t>
      </w:r>
      <w:del w:id="278" w:author="Compte Microsoft" w:date="2025-12-19T07:18:00Z">
        <w:r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sur les 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données des enquêtes,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cibles administratives de PEV </w:t>
      </w:r>
      <w:ins w:id="279" w:author="Compte Microsoft" w:date="2025-12-19T07:19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 xml:space="preserve">de </w:t>
        </w:r>
      </w:ins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>2023</w:t>
      </w:r>
      <w:ins w:id="280" w:author="Compte Microsoft" w:date="2025-12-19T07:19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 xml:space="preserve"> et </w:t>
        </w:r>
      </w:ins>
      <w:del w:id="281" w:author="Compte Microsoft" w:date="2025-12-19T07:19:00Z">
        <w:r w:rsidR="00C4025F"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, </w:delText>
        </w:r>
      </w:del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>les enfants vaccinés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en 2023</w:t>
      </w:r>
      <w:r w:rsidR="00C4025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19E1114" w14:textId="69CDE9DC" w:rsidR="00FE5BD1" w:rsidRPr="009469CC" w:rsidRDefault="00C4025F" w:rsidP="009469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282" w:author="Compte Microsoft" w:date="2025-12-19T07:19:00Z">
            <w:rPr>
              <w:lang w:val="fr-FR"/>
            </w:rPr>
          </w:rPrChange>
        </w:rPr>
        <w:pPrChange w:id="283" w:author="Compte Microsoft" w:date="2025-12-19T07:19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284" w:author="Compte Microsoft" w:date="2025-12-19T07:19:00Z">
        <w:r w:rsidRPr="009469CC" w:rsidDel="009469CC">
          <w:rPr>
            <w:rFonts w:ascii="Times New Roman" w:hAnsi="Times New Roman" w:cs="Times New Roman"/>
            <w:sz w:val="24"/>
            <w:szCs w:val="24"/>
            <w:lang w:val="fr-FR"/>
            <w:rPrChange w:id="285" w:author="Compte Microsoft" w:date="2025-12-19T07:19:00Z">
              <w:rPr>
                <w:lang w:val="fr-FR"/>
              </w:rPr>
            </w:rPrChange>
          </w:rPr>
          <w:delText>Etape</w:delText>
        </w:r>
      </w:del>
      <w:ins w:id="286" w:author="Compte Microsoft" w:date="2025-12-19T07:19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>L’étape</w:t>
        </w:r>
      </w:ins>
      <w:r w:rsidR="00EA163F" w:rsidRPr="009469CC">
        <w:rPr>
          <w:rFonts w:ascii="Times New Roman" w:hAnsi="Times New Roman" w:cs="Times New Roman"/>
          <w:sz w:val="24"/>
          <w:szCs w:val="24"/>
          <w:lang w:val="fr-FR"/>
          <w:rPrChange w:id="287" w:author="Compte Microsoft" w:date="2025-12-19T07:19:00Z">
            <w:rPr>
              <w:lang w:val="fr-FR"/>
            </w:rPr>
          </w:rPrChange>
        </w:rPr>
        <w:t xml:space="preserve"> du cal</w:t>
      </w:r>
      <w:r w:rsidR="00A819F0" w:rsidRPr="009469CC">
        <w:rPr>
          <w:rFonts w:ascii="Times New Roman" w:hAnsi="Times New Roman" w:cs="Times New Roman"/>
          <w:sz w:val="24"/>
          <w:szCs w:val="24"/>
          <w:lang w:val="fr-FR"/>
          <w:rPrChange w:id="288" w:author="Compte Microsoft" w:date="2025-12-19T07:19:00Z">
            <w:rPr>
              <w:lang w:val="fr-FR"/>
            </w:rPr>
          </w:rPrChange>
        </w:rPr>
        <w:t>cul a</w:t>
      </w:r>
      <w:r w:rsidR="00EA163F" w:rsidRPr="009469CC">
        <w:rPr>
          <w:rFonts w:ascii="Times New Roman" w:hAnsi="Times New Roman" w:cs="Times New Roman"/>
          <w:sz w:val="24"/>
          <w:szCs w:val="24"/>
          <w:lang w:val="fr-FR"/>
          <w:rPrChange w:id="289" w:author="Compte Microsoft" w:date="2025-12-19T07:19:00Z">
            <w:rPr>
              <w:lang w:val="fr-FR"/>
            </w:rPr>
          </w:rPrChange>
        </w:rPr>
        <w:t xml:space="preserve"> pris en compte les </w:t>
      </w:r>
      <w:r w:rsidR="007D2415" w:rsidRPr="009469CC">
        <w:rPr>
          <w:rFonts w:ascii="Times New Roman" w:hAnsi="Times New Roman" w:cs="Times New Roman"/>
          <w:sz w:val="24"/>
          <w:szCs w:val="24"/>
          <w:lang w:val="fr-FR"/>
          <w:rPrChange w:id="290" w:author="Compte Microsoft" w:date="2025-12-19T07:19:00Z">
            <w:rPr>
              <w:lang w:val="fr-FR"/>
            </w:rPr>
          </w:rPrChange>
        </w:rPr>
        <w:t>populations des données sur le nombre d’</w:t>
      </w:r>
      <w:r w:rsidR="00EA163F" w:rsidRPr="009469CC">
        <w:rPr>
          <w:rFonts w:ascii="Times New Roman" w:hAnsi="Times New Roman" w:cs="Times New Roman"/>
          <w:sz w:val="24"/>
          <w:szCs w:val="24"/>
          <w:lang w:val="fr-FR"/>
          <w:rPrChange w:id="291" w:author="Compte Microsoft" w:date="2025-12-19T07:19:00Z">
            <w:rPr>
              <w:lang w:val="fr-FR"/>
            </w:rPr>
          </w:rPrChange>
        </w:rPr>
        <w:t xml:space="preserve">enfants 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292" w:author="Compte Microsoft" w:date="2025-12-19T07:19:00Z">
            <w:rPr>
              <w:lang w:val="fr-FR"/>
            </w:rPr>
          </w:rPrChange>
        </w:rPr>
        <w:t xml:space="preserve">vaccinés </w:t>
      </w:r>
      <w:r w:rsidR="007D2415" w:rsidRPr="009469CC">
        <w:rPr>
          <w:rFonts w:ascii="Times New Roman" w:hAnsi="Times New Roman" w:cs="Times New Roman"/>
          <w:sz w:val="24"/>
          <w:szCs w:val="24"/>
          <w:lang w:val="fr-FR"/>
          <w:rPrChange w:id="293" w:author="Compte Microsoft" w:date="2025-12-19T07:19:00Z">
            <w:rPr>
              <w:lang w:val="fr-FR"/>
            </w:rPr>
          </w:rPrChange>
        </w:rPr>
        <w:t>(Penta1 pour les nourrissons survivants et BCG</w:t>
      </w:r>
      <w:r w:rsidR="00E1763C" w:rsidRPr="009469CC">
        <w:rPr>
          <w:rFonts w:ascii="Times New Roman" w:hAnsi="Times New Roman" w:cs="Times New Roman"/>
          <w:sz w:val="24"/>
          <w:szCs w:val="24"/>
          <w:lang w:val="fr-FR"/>
          <w:rPrChange w:id="294" w:author="Compte Microsoft" w:date="2025-12-19T07:19:00Z">
            <w:rPr>
              <w:lang w:val="fr-FR"/>
            </w:rPr>
          </w:rPrChange>
        </w:rPr>
        <w:t xml:space="preserve"> pour les naissances vivantes)</w:t>
      </w:r>
      <w:r w:rsidR="00BF6760" w:rsidRPr="009469CC">
        <w:rPr>
          <w:rFonts w:ascii="Times New Roman" w:hAnsi="Times New Roman" w:cs="Times New Roman"/>
          <w:sz w:val="24"/>
          <w:szCs w:val="24"/>
          <w:lang w:val="fr-FR"/>
          <w:rPrChange w:id="295" w:author="Compte Microsoft" w:date="2025-12-19T07:19:00Z">
            <w:rPr>
              <w:lang w:val="fr-FR"/>
            </w:rPr>
          </w:rPrChange>
        </w:rPr>
        <w:t xml:space="preserve">, soit une variation de 40%. 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296" w:author="Compte Microsoft" w:date="2025-12-19T07:19:00Z">
            <w:rPr>
              <w:lang w:val="fr-FR"/>
            </w:rPr>
          </w:rPrChange>
        </w:rPr>
        <w:t xml:space="preserve">  </w:t>
      </w:r>
    </w:p>
    <w:p w14:paraId="4A7AEA09" w14:textId="4B0520C1" w:rsidR="00A819F0" w:rsidRPr="009469CC" w:rsidRDefault="009469CC" w:rsidP="009469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297" w:author="Compte Microsoft" w:date="2025-12-19T07:20:00Z">
            <w:rPr>
              <w:lang w:val="fr-FR"/>
            </w:rPr>
          </w:rPrChange>
        </w:rPr>
        <w:pPrChange w:id="298" w:author="Compte Microsoft" w:date="2025-12-19T07:20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299" w:author="Compte Microsoft" w:date="2025-12-19T07:20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Dans la </w:t>
        </w:r>
      </w:ins>
      <w:del w:id="300" w:author="Compte Microsoft" w:date="2025-12-19T07:20:00Z">
        <w:r w:rsidR="00A819F0" w:rsidRPr="009469CC" w:rsidDel="009469CC">
          <w:rPr>
            <w:rFonts w:ascii="Times New Roman" w:hAnsi="Times New Roman" w:cs="Times New Roman"/>
            <w:sz w:val="24"/>
            <w:szCs w:val="24"/>
            <w:lang w:val="fr-FR"/>
            <w:rPrChange w:id="301" w:author="Compte Microsoft" w:date="2025-12-19T07:20:00Z">
              <w:rPr>
                <w:lang w:val="fr-FR"/>
              </w:rPr>
            </w:rPrChange>
          </w:rPr>
          <w:delText>D</w:delText>
        </w:r>
      </w:del>
      <w:ins w:id="302" w:author="Compte Microsoft" w:date="2025-12-19T07:20:00Z">
        <w:r>
          <w:rPr>
            <w:rFonts w:ascii="Times New Roman" w:hAnsi="Times New Roman" w:cs="Times New Roman"/>
            <w:sz w:val="24"/>
            <w:szCs w:val="24"/>
            <w:lang w:val="fr-FR"/>
          </w:rPr>
          <w:t>d</w:t>
        </w:r>
      </w:ins>
      <w:r w:rsidR="00A819F0" w:rsidRPr="009469CC">
        <w:rPr>
          <w:rFonts w:ascii="Times New Roman" w:hAnsi="Times New Roman" w:cs="Times New Roman"/>
          <w:sz w:val="24"/>
          <w:szCs w:val="24"/>
          <w:lang w:val="fr-FR"/>
          <w:rPrChange w:id="303" w:author="Compte Microsoft" w:date="2025-12-19T07:20:00Z">
            <w:rPr>
              <w:lang w:val="fr-FR"/>
            </w:rPr>
          </w:rPrChange>
        </w:rPr>
        <w:t>écision préliminaire d</w:t>
      </w:r>
      <w:r w:rsidR="00BF6760" w:rsidRPr="009469CC">
        <w:rPr>
          <w:rFonts w:ascii="Times New Roman" w:hAnsi="Times New Roman" w:cs="Times New Roman"/>
          <w:sz w:val="24"/>
          <w:szCs w:val="24"/>
          <w:lang w:val="fr-FR"/>
          <w:rPrChange w:id="304" w:author="Compte Microsoft" w:date="2025-12-19T07:20:00Z">
            <w:rPr>
              <w:lang w:val="fr-FR"/>
            </w:rPr>
          </w:rPrChange>
        </w:rPr>
        <w:t>es experts ont convenu que</w:t>
      </w:r>
      <w:r w:rsidR="00A819F0" w:rsidRPr="009469CC">
        <w:rPr>
          <w:rFonts w:ascii="Times New Roman" w:hAnsi="Times New Roman" w:cs="Times New Roman"/>
          <w:sz w:val="24"/>
          <w:szCs w:val="24"/>
          <w:lang w:val="fr-FR"/>
          <w:rPrChange w:id="305" w:author="Compte Microsoft" w:date="2025-12-19T07:20:00Z">
            <w:rPr>
              <w:lang w:val="fr-FR"/>
            </w:rPr>
          </w:rPrChange>
        </w:rPr>
        <w:t> :</w:t>
      </w:r>
    </w:p>
    <w:p w14:paraId="5888566E" w14:textId="722CB97A" w:rsidR="00A819F0" w:rsidRDefault="00BF6760" w:rsidP="009469CC">
      <w:pPr>
        <w:pStyle w:val="Paragraphedeliste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  <w:pPrChange w:id="306" w:author="Compte Microsoft" w:date="2025-12-19T07:20:00Z">
          <w:pPr>
            <w:pStyle w:val="Paragraphedeliste"/>
            <w:spacing w:after="0" w:line="276" w:lineRule="auto"/>
            <w:ind w:left="502"/>
            <w:jc w:val="both"/>
          </w:pPr>
        </w:pPrChange>
      </w:pPr>
      <w:del w:id="307" w:author="Compte Microsoft" w:date="2025-12-19T07:20:00Z">
        <w:r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  <w:ins w:id="308" w:author="Compte Microsoft" w:date="2025-12-19T07:20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>S</w:t>
        </w:r>
      </w:ins>
      <w:del w:id="309" w:author="Compte Microsoft" w:date="2025-12-19T07:20:00Z">
        <w:r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 les cibles ajustées </w:t>
      </w:r>
      <w:r w:rsidR="00C30825" w:rsidRPr="00A55BAA">
        <w:rPr>
          <w:rFonts w:ascii="Times New Roman" w:hAnsi="Times New Roman" w:cs="Times New Roman"/>
          <w:sz w:val="24"/>
          <w:szCs w:val="24"/>
          <w:lang w:val="fr-FR"/>
        </w:rPr>
        <w:t>sont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superviseurs aux cibles administratives, </w:t>
      </w:r>
      <w:r w:rsidR="00C3082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l’on considère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la cible ajustée et </w:t>
      </w:r>
    </w:p>
    <w:p w14:paraId="54EF1B4E" w14:textId="38D47582" w:rsidR="00E1763C" w:rsidRDefault="009469CC" w:rsidP="009469CC">
      <w:pPr>
        <w:pStyle w:val="Paragraphedeliste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  <w:pPrChange w:id="310" w:author="Compte Microsoft" w:date="2025-12-19T07:20:00Z">
          <w:pPr>
            <w:pStyle w:val="Paragraphedeliste"/>
            <w:spacing w:after="0" w:line="276" w:lineRule="auto"/>
            <w:ind w:left="502"/>
            <w:jc w:val="both"/>
          </w:pPr>
        </w:pPrChange>
      </w:pPr>
      <w:ins w:id="311" w:author="Compte Microsoft" w:date="2025-12-19T07:20:00Z">
        <w:r>
          <w:rPr>
            <w:rFonts w:ascii="Times New Roman" w:hAnsi="Times New Roman" w:cs="Times New Roman"/>
            <w:sz w:val="24"/>
            <w:szCs w:val="24"/>
            <w:lang w:val="fr-FR"/>
          </w:rPr>
          <w:t>S</w:t>
        </w:r>
      </w:ins>
      <w:del w:id="312" w:author="Compte Microsoft" w:date="2025-12-19T07:20:00Z">
        <w:r w:rsidR="00BF6760" w:rsidRPr="00A55BAA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BF676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i, la si la cible ajustée inférieure aux cibles </w:t>
      </w:r>
      <w:r w:rsidR="00C30825" w:rsidRPr="00A55BAA">
        <w:rPr>
          <w:rFonts w:ascii="Times New Roman" w:hAnsi="Times New Roman" w:cs="Times New Roman"/>
          <w:sz w:val="24"/>
          <w:szCs w:val="24"/>
          <w:lang w:val="fr-FR"/>
        </w:rPr>
        <w:t>administratives</w:t>
      </w:r>
      <w:r w:rsidR="00BF676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 ; on considère la cible administrative. </w:t>
      </w:r>
    </w:p>
    <w:p w14:paraId="1DD3F5C6" w14:textId="070A9306" w:rsidR="00C30825" w:rsidRPr="009469CC" w:rsidDel="009469CC" w:rsidRDefault="00BF6760" w:rsidP="009469CC">
      <w:pPr>
        <w:spacing w:after="0" w:line="276" w:lineRule="auto"/>
        <w:jc w:val="both"/>
        <w:rPr>
          <w:del w:id="313" w:author="Compte Microsoft" w:date="2025-12-19T07:22:00Z"/>
          <w:rFonts w:ascii="Times New Roman" w:hAnsi="Times New Roman" w:cs="Times New Roman"/>
          <w:sz w:val="24"/>
          <w:szCs w:val="24"/>
          <w:lang w:val="fr-FR"/>
          <w:rPrChange w:id="314" w:author="Compte Microsoft" w:date="2025-12-19T07:21:00Z">
            <w:rPr>
              <w:del w:id="315" w:author="Compte Microsoft" w:date="2025-12-19T07:22:00Z"/>
              <w:lang w:val="fr-FR"/>
            </w:rPr>
          </w:rPrChange>
        </w:rPr>
        <w:pPrChange w:id="316" w:author="Compte Microsoft" w:date="2025-12-19T07:21:00Z">
          <w:pPr>
            <w:pStyle w:val="Paragraphedeliste"/>
            <w:spacing w:after="0" w:line="276" w:lineRule="auto"/>
            <w:ind w:left="502"/>
            <w:jc w:val="both"/>
          </w:pPr>
        </w:pPrChange>
      </w:pPr>
      <w:r w:rsidRPr="009469CC">
        <w:rPr>
          <w:rFonts w:ascii="Times New Roman" w:hAnsi="Times New Roman" w:cs="Times New Roman"/>
          <w:sz w:val="24"/>
          <w:szCs w:val="24"/>
          <w:lang w:val="fr-FR"/>
          <w:rPrChange w:id="317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Cette approche a 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18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>suscité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319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 </w:t>
      </w:r>
      <w:r w:rsidR="005E2C63" w:rsidRPr="009469CC">
        <w:rPr>
          <w:rFonts w:ascii="Times New Roman" w:hAnsi="Times New Roman" w:cs="Times New Roman"/>
          <w:sz w:val="24"/>
          <w:szCs w:val="24"/>
          <w:lang w:val="fr-FR"/>
          <w:rPrChange w:id="320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>des inquiétudes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321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 </w:t>
      </w:r>
      <w:r w:rsidR="005E2C63" w:rsidRPr="009469CC">
        <w:rPr>
          <w:rFonts w:ascii="Times New Roman" w:hAnsi="Times New Roman" w:cs="Times New Roman"/>
          <w:sz w:val="24"/>
          <w:szCs w:val="24"/>
          <w:lang w:val="fr-FR"/>
          <w:rPrChange w:id="322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et notamment 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323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>l’introduction d</w:t>
      </w:r>
      <w:r w:rsidR="00030A0C" w:rsidRPr="009469CC">
        <w:rPr>
          <w:rFonts w:ascii="Times New Roman" w:hAnsi="Times New Roman" w:cs="Times New Roman"/>
          <w:sz w:val="24"/>
          <w:szCs w:val="24"/>
          <w:lang w:val="fr-FR"/>
          <w:rPrChange w:id="324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’un </w:t>
      </w:r>
      <w:r w:rsidRPr="009469CC">
        <w:rPr>
          <w:rFonts w:ascii="Times New Roman" w:hAnsi="Times New Roman" w:cs="Times New Roman"/>
          <w:sz w:val="24"/>
          <w:szCs w:val="24"/>
          <w:lang w:val="fr-FR"/>
          <w:rPrChange w:id="325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biais et la recommandation </w:t>
      </w:r>
      <w:ins w:id="326" w:author="Compte Microsoft" w:date="2025-12-19T07:22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 xml:space="preserve">est </w:t>
        </w:r>
      </w:ins>
      <w:r w:rsidRPr="009469CC">
        <w:rPr>
          <w:rFonts w:ascii="Times New Roman" w:hAnsi="Times New Roman" w:cs="Times New Roman"/>
          <w:sz w:val="24"/>
          <w:szCs w:val="24"/>
          <w:lang w:val="fr-FR"/>
          <w:rPrChange w:id="327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 xml:space="preserve">de n’utiliser que les 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28" w:author="Compte Microsoft" w:date="2025-12-19T07:21:00Z">
            <w:rPr>
              <w:rFonts w:ascii="Times New Roman" w:hAnsi="Times New Roman" w:cs="Times New Roman"/>
              <w:i/>
              <w:sz w:val="24"/>
              <w:szCs w:val="24"/>
              <w:lang w:val="fr-FR"/>
            </w:rPr>
          </w:rPrChange>
        </w:rPr>
        <w:t>cibles ajustées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29" w:author="Compte Microsoft" w:date="2025-12-19T07:21:00Z">
            <w:rPr>
              <w:lang w:val="fr-FR"/>
            </w:rPr>
          </w:rPrChange>
        </w:rPr>
        <w:t xml:space="preserve">.  </w:t>
      </w:r>
      <w:ins w:id="330" w:author="Compte Microsoft" w:date="2025-12-19T07:22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 xml:space="preserve">D’où </w:t>
        </w:r>
      </w:ins>
    </w:p>
    <w:p w14:paraId="58E3D81A" w14:textId="775056D0" w:rsidR="005C02B8" w:rsidRPr="009469CC" w:rsidRDefault="00E1763C" w:rsidP="009469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331" w:author="Compte Microsoft" w:date="2025-12-19T07:22:00Z">
            <w:rPr>
              <w:lang w:val="fr-FR"/>
            </w:rPr>
          </w:rPrChange>
        </w:rPr>
        <w:pPrChange w:id="332" w:author="Compte Microsoft" w:date="2025-12-19T07:22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333" w:author="Compte Microsoft" w:date="2025-12-19T07:22:00Z">
        <w:r w:rsidRPr="009469CC" w:rsidDel="009469CC">
          <w:rPr>
            <w:rFonts w:ascii="Times New Roman" w:hAnsi="Times New Roman" w:cs="Times New Roman"/>
            <w:sz w:val="24"/>
            <w:szCs w:val="24"/>
            <w:lang w:val="fr-FR"/>
            <w:rPrChange w:id="334" w:author="Compte Microsoft" w:date="2025-12-19T07:22:00Z">
              <w:rPr>
                <w:lang w:val="fr-FR"/>
              </w:rPr>
            </w:rPrChange>
          </w:rPr>
          <w:delText>L</w:delText>
        </w:r>
      </w:del>
      <w:proofErr w:type="gramStart"/>
      <w:ins w:id="335" w:author="Compte Microsoft" w:date="2025-12-19T07:22:00Z">
        <w:r w:rsidR="009469CC"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r w:rsidR="00001587" w:rsidRPr="009469CC">
        <w:rPr>
          <w:rFonts w:ascii="Times New Roman" w:hAnsi="Times New Roman" w:cs="Times New Roman"/>
          <w:sz w:val="24"/>
          <w:szCs w:val="24"/>
          <w:lang w:val="fr-FR"/>
          <w:rPrChange w:id="336" w:author="Compte Microsoft" w:date="2025-12-19T07:22:00Z">
            <w:rPr>
              <w:lang w:val="fr-FR"/>
            </w:rPr>
          </w:rPrChange>
        </w:rPr>
        <w:t>a</w:t>
      </w:r>
      <w:proofErr w:type="gramEnd"/>
      <w:r w:rsidR="00001587" w:rsidRPr="009469CC">
        <w:rPr>
          <w:rFonts w:ascii="Times New Roman" w:hAnsi="Times New Roman" w:cs="Times New Roman"/>
          <w:sz w:val="24"/>
          <w:szCs w:val="24"/>
          <w:lang w:val="fr-FR"/>
          <w:rPrChange w:id="337" w:author="Compte Microsoft" w:date="2025-12-19T07:22:00Z">
            <w:rPr>
              <w:lang w:val="fr-FR"/>
            </w:rPr>
          </w:rPrChange>
        </w:rPr>
        <w:t xml:space="preserve"> 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38" w:author="Compte Microsoft" w:date="2025-12-19T07:22:00Z">
            <w:rPr>
              <w:lang w:val="fr-FR"/>
            </w:rPr>
          </w:rPrChange>
        </w:rPr>
        <w:t xml:space="preserve">nécessité et l’urgence d’un plaidoyer au plus haut niveau pour </w:t>
      </w:r>
      <w:r w:rsidR="00FE5BD1" w:rsidRPr="009469CC">
        <w:rPr>
          <w:rFonts w:ascii="Times New Roman" w:hAnsi="Times New Roman" w:cs="Times New Roman"/>
          <w:sz w:val="24"/>
          <w:szCs w:val="24"/>
          <w:lang w:val="fr-FR"/>
          <w:rPrChange w:id="339" w:author="Compte Microsoft" w:date="2025-12-19T07:22:00Z">
            <w:rPr>
              <w:lang w:val="fr-FR"/>
            </w:rPr>
          </w:rPrChange>
        </w:rPr>
        <w:t>une décision de faire valider l’utilisation des données ajustées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40" w:author="Compte Microsoft" w:date="2025-12-19T07:22:00Z">
            <w:rPr>
              <w:lang w:val="fr-FR"/>
            </w:rPr>
          </w:rPrChange>
        </w:rPr>
        <w:t xml:space="preserve"> </w:t>
      </w:r>
      <w:r w:rsidR="00FE5BD1" w:rsidRPr="009469CC">
        <w:rPr>
          <w:rFonts w:ascii="Times New Roman" w:hAnsi="Times New Roman" w:cs="Times New Roman"/>
          <w:sz w:val="24"/>
          <w:szCs w:val="24"/>
          <w:lang w:val="fr-FR"/>
          <w:rPrChange w:id="341" w:author="Compte Microsoft" w:date="2025-12-19T07:22:00Z">
            <w:rPr>
              <w:lang w:val="fr-FR"/>
            </w:rPr>
          </w:rPrChange>
        </w:rPr>
        <w:t>par le</w:t>
      </w:r>
      <w:r w:rsidR="00C30825" w:rsidRPr="009469CC">
        <w:rPr>
          <w:rFonts w:ascii="Times New Roman" w:hAnsi="Times New Roman" w:cs="Times New Roman"/>
          <w:sz w:val="24"/>
          <w:szCs w:val="24"/>
          <w:lang w:val="fr-FR"/>
          <w:rPrChange w:id="342" w:author="Compte Microsoft" w:date="2025-12-19T07:22:00Z">
            <w:rPr>
              <w:lang w:val="fr-FR"/>
            </w:rPr>
          </w:rPrChange>
        </w:rPr>
        <w:t xml:space="preserve"> </w:t>
      </w:r>
      <w:proofErr w:type="spellStart"/>
      <w:r w:rsidR="00FE5BD1" w:rsidRPr="009469CC">
        <w:rPr>
          <w:rFonts w:ascii="Times New Roman" w:hAnsi="Times New Roman" w:cs="Times New Roman"/>
          <w:sz w:val="24"/>
          <w:szCs w:val="24"/>
          <w:lang w:val="fr-FR"/>
          <w:rPrChange w:id="343" w:author="Compte Microsoft" w:date="2025-12-19T07:22:00Z">
            <w:rPr>
              <w:lang w:val="fr-FR"/>
            </w:rPr>
          </w:rPrChange>
        </w:rPr>
        <w:t>CCPeV</w:t>
      </w:r>
      <w:proofErr w:type="spellEnd"/>
      <w:r w:rsidR="00FE5BD1" w:rsidRPr="009469CC">
        <w:rPr>
          <w:rFonts w:ascii="Times New Roman" w:hAnsi="Times New Roman" w:cs="Times New Roman"/>
          <w:sz w:val="24"/>
          <w:szCs w:val="24"/>
          <w:lang w:val="fr-FR"/>
          <w:rPrChange w:id="344" w:author="Compte Microsoft" w:date="2025-12-19T07:22:00Z">
            <w:rPr>
              <w:lang w:val="fr-FR"/>
            </w:rPr>
          </w:rPrChange>
        </w:rPr>
        <w:t xml:space="preserve">. </w:t>
      </w:r>
      <w:r w:rsidR="00C4025F" w:rsidRPr="009469CC">
        <w:rPr>
          <w:rFonts w:ascii="Times New Roman" w:hAnsi="Times New Roman" w:cs="Times New Roman"/>
          <w:sz w:val="24"/>
          <w:szCs w:val="24"/>
          <w:lang w:val="fr-FR"/>
          <w:rPrChange w:id="345" w:author="Compte Microsoft" w:date="2025-12-19T07:22:00Z">
            <w:rPr>
              <w:lang w:val="fr-FR"/>
            </w:rPr>
          </w:rPrChange>
        </w:rPr>
        <w:t xml:space="preserve"> </w:t>
      </w:r>
    </w:p>
    <w:p w14:paraId="7C846DF4" w14:textId="1A9E37B2" w:rsidR="00A819F0" w:rsidRPr="00A819F0" w:rsidRDefault="00A819F0" w:rsidP="00A819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9F0">
        <w:rPr>
          <w:rFonts w:ascii="Times New Roman" w:hAnsi="Times New Roman" w:cs="Times New Roman"/>
          <w:sz w:val="24"/>
          <w:szCs w:val="24"/>
          <w:lang w:val="fr-FR"/>
        </w:rPr>
        <w:t xml:space="preserve">Pour corriger le biais d’utiliser la population la plus élevé après l’ajustement, il faut faire le dénombrement,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mener des </w:t>
      </w:r>
      <w:r w:rsidRPr="00A819F0">
        <w:rPr>
          <w:rFonts w:ascii="Times New Roman" w:hAnsi="Times New Roman" w:cs="Times New Roman"/>
          <w:sz w:val="24"/>
          <w:szCs w:val="24"/>
          <w:lang w:val="fr-FR"/>
        </w:rPr>
        <w:t xml:space="preserve">petites enquêtes.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5A9023A" w14:textId="694FE216" w:rsidR="001E702F" w:rsidRPr="00A55BAA" w:rsidRDefault="001E702F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B77231C" w14:textId="20CB7A4A" w:rsidR="00097B9A" w:rsidRPr="00A55BAA" w:rsidRDefault="003B6CC0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p</w:t>
      </w:r>
      <w:r w:rsidR="00D73FB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résentation de l’a</w:t>
      </w:r>
      <w:r w:rsidR="00944CF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udit organisationnel du PEV en RD Congo</w:t>
      </w:r>
      <w:r w:rsidR="00D73FB2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par l’ESPK</w:t>
      </w:r>
      <w:r w:rsidR="00097B9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</w:p>
    <w:p w14:paraId="3019D10F" w14:textId="15766E6E" w:rsidR="00944CFA" w:rsidRPr="00A55BAA" w:rsidRDefault="00D73FB2" w:rsidP="00AC6283">
      <w:pPr>
        <w:pStyle w:val="Paragraphedeliste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 xml:space="preserve"> </w:t>
      </w:r>
    </w:p>
    <w:p w14:paraId="522927C0" w14:textId="6965BC9E" w:rsidR="003B6CC0" w:rsidRPr="003B6CC0" w:rsidRDefault="009469CC" w:rsidP="003B6CC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346" w:author="Compte Microsoft" w:date="2025-12-19T07:24:00Z">
        <w:r>
          <w:rPr>
            <w:rFonts w:ascii="Times New Roman" w:hAnsi="Times New Roman" w:cs="Times New Roman"/>
            <w:sz w:val="24"/>
            <w:szCs w:val="24"/>
            <w:lang w:val="fr-FR"/>
          </w:rPr>
          <w:t>Il s’agit de l’</w:t>
        </w:r>
      </w:ins>
      <w:del w:id="347" w:author="Compte Microsoft" w:date="2025-12-19T07:24:00Z">
        <w:r w:rsidR="003B6CC0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L’</w:delText>
        </w:r>
      </w:del>
      <w:r w:rsidR="003B6CC0">
        <w:rPr>
          <w:rFonts w:ascii="Times New Roman" w:hAnsi="Times New Roman" w:cs="Times New Roman"/>
          <w:sz w:val="24"/>
          <w:szCs w:val="24"/>
          <w:lang w:val="fr-FR"/>
        </w:rPr>
        <w:t xml:space="preserve">analyse </w:t>
      </w:r>
      <w:ins w:id="348" w:author="Compte Microsoft" w:date="2025-12-19T07:24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faite </w:t>
        </w:r>
      </w:ins>
      <w:r w:rsidR="003B6CC0">
        <w:rPr>
          <w:rFonts w:ascii="Times New Roman" w:hAnsi="Times New Roman" w:cs="Times New Roman"/>
          <w:sz w:val="24"/>
          <w:szCs w:val="24"/>
          <w:lang w:val="fr-FR"/>
        </w:rPr>
        <w:t>sur base de certaines approches et m</w:t>
      </w:r>
      <w:ins w:id="349" w:author="Compte Microsoft" w:date="2025-12-19T07:23:00Z">
        <w:r>
          <w:rPr>
            <w:rFonts w:ascii="Times New Roman" w:hAnsi="Times New Roman" w:cs="Times New Roman"/>
            <w:sz w:val="24"/>
            <w:szCs w:val="24"/>
            <w:lang w:val="fr-FR"/>
          </w:rPr>
          <w:t>é</w:t>
        </w:r>
      </w:ins>
      <w:del w:id="350" w:author="Compte Microsoft" w:date="2025-12-19T07:23:00Z">
        <w:r w:rsidR="003B6CC0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="003B6CC0">
        <w:rPr>
          <w:rFonts w:ascii="Times New Roman" w:hAnsi="Times New Roman" w:cs="Times New Roman"/>
          <w:sz w:val="24"/>
          <w:szCs w:val="24"/>
          <w:lang w:val="fr-FR"/>
        </w:rPr>
        <w:t>thodes associ</w:t>
      </w:r>
      <w:ins w:id="351" w:author="Compte Microsoft" w:date="2025-12-19T07:26:00Z">
        <w:r>
          <w:rPr>
            <w:rFonts w:ascii="Times New Roman" w:hAnsi="Times New Roman" w:cs="Times New Roman"/>
            <w:sz w:val="24"/>
            <w:szCs w:val="24"/>
            <w:lang w:val="fr-FR"/>
          </w:rPr>
          <w:t>an</w:t>
        </w:r>
      </w:ins>
      <w:ins w:id="352" w:author="Compte Microsoft" w:date="2025-12-19T07:27:00Z">
        <w:r>
          <w:rPr>
            <w:rFonts w:ascii="Times New Roman" w:hAnsi="Times New Roman" w:cs="Times New Roman"/>
            <w:sz w:val="24"/>
            <w:szCs w:val="24"/>
            <w:lang w:val="fr-FR"/>
          </w:rPr>
          <w:t>t</w:t>
        </w:r>
      </w:ins>
      <w:del w:id="353" w:author="Compte Microsoft" w:date="2025-12-19T07:26:00Z">
        <w:r w:rsidR="003B6CC0" w:rsidDel="009469CC">
          <w:rPr>
            <w:rFonts w:ascii="Times New Roman" w:hAnsi="Times New Roman" w:cs="Times New Roman"/>
            <w:sz w:val="24"/>
            <w:szCs w:val="24"/>
            <w:lang w:val="fr-FR"/>
          </w:rPr>
          <w:delText>é</w:delText>
        </w:r>
      </w:del>
      <w:r w:rsidR="003B6CC0">
        <w:rPr>
          <w:rFonts w:ascii="Times New Roman" w:hAnsi="Times New Roman" w:cs="Times New Roman"/>
          <w:sz w:val="24"/>
          <w:szCs w:val="24"/>
          <w:lang w:val="fr-FR"/>
        </w:rPr>
        <w:t xml:space="preserve"> l’</w:t>
      </w:r>
      <w:r w:rsidR="003B6CC0" w:rsidRPr="003B6CC0">
        <w:rPr>
          <w:rFonts w:ascii="Times New Roman" w:hAnsi="Times New Roman" w:cs="Times New Roman"/>
          <w:sz w:val="24"/>
          <w:szCs w:val="24"/>
          <w:lang w:val="fr-FR"/>
        </w:rPr>
        <w:t xml:space="preserve">utilisation de l’outil PICAL avec analyse par le Logiciel </w:t>
      </w:r>
      <w:proofErr w:type="spellStart"/>
      <w:r w:rsidR="003B6CC0" w:rsidRPr="003B6CC0">
        <w:rPr>
          <w:rFonts w:ascii="Times New Roman" w:hAnsi="Times New Roman" w:cs="Times New Roman"/>
          <w:sz w:val="24"/>
          <w:szCs w:val="24"/>
          <w:lang w:val="fr-FR"/>
        </w:rPr>
        <w:t>NVivo</w:t>
      </w:r>
      <w:proofErr w:type="spellEnd"/>
      <w:r w:rsidR="003B6CC0" w:rsidRPr="003B6CC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CDD31E" w14:textId="77777777" w:rsidR="003B6CC0" w:rsidRDefault="003B6CC0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57ABA82" w14:textId="335718E8" w:rsidR="0017579B" w:rsidRPr="00A55BAA" w:rsidRDefault="003B6CC0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Cette </w:t>
      </w:r>
      <w:r w:rsidR="00BB06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analyse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faite par l’école de santé Publique </w:t>
      </w:r>
      <w:r w:rsidR="00BB06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 montré que </w:t>
      </w:r>
      <w:r w:rsidR="0017579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la structuration actuelle du PEV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est </w:t>
      </w:r>
      <w:r w:rsidR="0017579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dépassée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(basée sur les profils de 2003</w:t>
      </w:r>
      <w:r>
        <w:rPr>
          <w:rFonts w:ascii="Times New Roman" w:hAnsi="Times New Roman" w:cs="Times New Roman"/>
          <w:sz w:val="24"/>
          <w:szCs w:val="24"/>
          <w:lang w:val="fr-FR"/>
        </w:rPr>
        <w:t>)</w:t>
      </w:r>
      <w:r w:rsidR="0017579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et qu’il fallait l’adapter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ins w:id="354" w:author="Compte Microsoft" w:date="2025-12-19T07:27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et</w:t>
        </w:r>
      </w:ins>
      <w:del w:id="355" w:author="Compte Microsoft" w:date="2025-12-19T07:27:00Z">
        <w:r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/</w:delText>
        </w:r>
      </w:del>
      <w:r>
        <w:rPr>
          <w:rFonts w:ascii="Times New Roman" w:hAnsi="Times New Roman" w:cs="Times New Roman"/>
          <w:sz w:val="24"/>
          <w:szCs w:val="24"/>
          <w:lang w:val="fr-FR"/>
        </w:rPr>
        <w:t xml:space="preserve"> le mettre à jour</w:t>
      </w:r>
      <w:r w:rsidR="0017579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del w:id="356" w:author="Compte Microsoft" w:date="2025-12-19T07:28:00Z">
        <w:r w:rsidR="0017579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(organisation/Organigramme</w:delText>
        </w:r>
        <w:r w:rsidR="00BB06B6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, </w:delText>
        </w:r>
        <w:r w:rsidR="0017579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fonctionnement</w:delText>
        </w:r>
        <w:r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) </w:delText>
        </w:r>
      </w:del>
      <w:r>
        <w:rPr>
          <w:rFonts w:ascii="Times New Roman" w:hAnsi="Times New Roman" w:cs="Times New Roman"/>
          <w:sz w:val="24"/>
          <w:szCs w:val="24"/>
          <w:lang w:val="fr-FR"/>
        </w:rPr>
        <w:t xml:space="preserve">au regard de la </w:t>
      </w:r>
      <w:r w:rsidR="0017579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forte pression </w:t>
      </w:r>
      <w:r w:rsidR="00BB06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sur le PEV avec les affections et le </w:t>
      </w: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pléth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re </w:t>
      </w:r>
      <w:r w:rsidR="00BB06B6" w:rsidRPr="00A55BAA">
        <w:rPr>
          <w:rFonts w:ascii="Times New Roman" w:hAnsi="Times New Roman" w:cs="Times New Roman"/>
          <w:sz w:val="24"/>
          <w:szCs w:val="24"/>
          <w:lang w:val="fr-FR"/>
        </w:rPr>
        <w:t>.</w:t>
      </w:r>
      <w:proofErr w:type="gramEnd"/>
      <w:r w:rsidR="00BB06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7C46D31" w14:textId="6BAF2846" w:rsidR="00203AD1" w:rsidRPr="003B6CC0" w:rsidRDefault="00203AD1" w:rsidP="003B6CC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B341B0F" w14:textId="2C84C440" w:rsidR="00370DE0" w:rsidRPr="0000439F" w:rsidRDefault="0000439F" w:rsidP="0000439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357" w:author="Compte Microsoft" w:date="2025-12-19T07:28:00Z">
            <w:rPr>
              <w:lang w:val="fr-FR"/>
            </w:rPr>
          </w:rPrChange>
        </w:rPr>
        <w:pPrChange w:id="358" w:author="Compte Microsoft" w:date="2025-12-19T07:28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359" w:author="Compte Microsoft" w:date="2025-12-19T07:28:00Z">
        <w:r w:rsidRPr="0000439F">
          <w:rPr>
            <w:rFonts w:ascii="Times New Roman" w:hAnsi="Times New Roman" w:cs="Times New Roman"/>
            <w:sz w:val="24"/>
            <w:szCs w:val="24"/>
            <w:lang w:val="fr-FR"/>
            <w:rPrChange w:id="360" w:author="Compte Microsoft" w:date="2025-12-19T07:28:00Z">
              <w:rPr>
                <w:lang w:val="fr-FR"/>
              </w:rPr>
            </w:rPrChange>
          </w:rPr>
          <w:t xml:space="preserve">Les </w:t>
        </w:r>
      </w:ins>
      <w:del w:id="361" w:author="Compte Microsoft" w:date="2025-12-19T07:28:00Z">
        <w:r w:rsidR="00370DE0" w:rsidRPr="0000439F" w:rsidDel="0000439F">
          <w:rPr>
            <w:rFonts w:ascii="Times New Roman" w:hAnsi="Times New Roman" w:cs="Times New Roman"/>
            <w:sz w:val="24"/>
            <w:szCs w:val="24"/>
            <w:lang w:val="fr-FR"/>
            <w:rPrChange w:id="362" w:author="Compte Microsoft" w:date="2025-12-19T07:28:00Z">
              <w:rPr>
                <w:lang w:val="fr-FR"/>
              </w:rPr>
            </w:rPrChange>
          </w:rPr>
          <w:delText>R</w:delText>
        </w:r>
      </w:del>
      <w:ins w:id="363" w:author="Compte Microsoft" w:date="2025-12-19T07:28:00Z">
        <w:r w:rsidRPr="0000439F">
          <w:rPr>
            <w:rFonts w:ascii="Times New Roman" w:hAnsi="Times New Roman" w:cs="Times New Roman"/>
            <w:sz w:val="24"/>
            <w:szCs w:val="24"/>
            <w:lang w:val="fr-FR"/>
            <w:rPrChange w:id="364" w:author="Compte Microsoft" w:date="2025-12-19T07:28:00Z">
              <w:rPr>
                <w:lang w:val="fr-FR"/>
              </w:rPr>
            </w:rPrChange>
          </w:rPr>
          <w:t>r</w:t>
        </w:r>
      </w:ins>
      <w:r w:rsidR="00370DE0" w:rsidRPr="0000439F">
        <w:rPr>
          <w:rFonts w:ascii="Times New Roman" w:hAnsi="Times New Roman" w:cs="Times New Roman"/>
          <w:sz w:val="24"/>
          <w:szCs w:val="24"/>
          <w:lang w:val="fr-FR"/>
          <w:rPrChange w:id="365" w:author="Compte Microsoft" w:date="2025-12-19T07:28:00Z">
            <w:rPr>
              <w:lang w:val="fr-FR"/>
            </w:rPr>
          </w:rPrChange>
        </w:rPr>
        <w:t xml:space="preserve">ésultats </w:t>
      </w:r>
      <w:r w:rsidR="003B6CC0" w:rsidRPr="0000439F">
        <w:rPr>
          <w:rFonts w:ascii="Times New Roman" w:hAnsi="Times New Roman" w:cs="Times New Roman"/>
          <w:sz w:val="24"/>
          <w:szCs w:val="24"/>
          <w:lang w:val="fr-FR"/>
          <w:rPrChange w:id="366" w:author="Compte Microsoft" w:date="2025-12-19T07:28:00Z">
            <w:rPr>
              <w:lang w:val="fr-FR"/>
            </w:rPr>
          </w:rPrChange>
        </w:rPr>
        <w:t xml:space="preserve">ont portés sur </w:t>
      </w:r>
      <w:del w:id="367" w:author="Compte Microsoft" w:date="2025-12-19T07:28:00Z">
        <w:r w:rsidR="00370DE0" w:rsidRPr="0000439F" w:rsidDel="0000439F">
          <w:rPr>
            <w:rFonts w:ascii="Times New Roman" w:hAnsi="Times New Roman" w:cs="Times New Roman"/>
            <w:sz w:val="24"/>
            <w:szCs w:val="24"/>
            <w:lang w:val="fr-FR"/>
            <w:rPrChange w:id="368" w:author="Compte Microsoft" w:date="2025-12-19T07:28:00Z">
              <w:rPr>
                <w:lang w:val="fr-FR"/>
              </w:rPr>
            </w:rPrChange>
          </w:rPr>
          <w:delText xml:space="preserve">: 1) </w:delText>
        </w:r>
      </w:del>
      <w:r w:rsidR="00370DE0" w:rsidRPr="0000439F">
        <w:rPr>
          <w:rFonts w:ascii="Times New Roman" w:hAnsi="Times New Roman" w:cs="Times New Roman"/>
          <w:sz w:val="24"/>
          <w:szCs w:val="24"/>
          <w:lang w:val="fr-FR"/>
          <w:rPrChange w:id="369" w:author="Compte Microsoft" w:date="2025-12-19T07:28:00Z">
            <w:rPr>
              <w:lang w:val="fr-FR"/>
            </w:rPr>
          </w:rPrChange>
        </w:rPr>
        <w:t xml:space="preserve">analyse du cadre organisationnel et </w:t>
      </w:r>
      <w:ins w:id="370" w:author="Compte Microsoft" w:date="2025-12-19T07:28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celle </w:t>
        </w:r>
      </w:ins>
      <w:del w:id="371" w:author="Compte Microsoft" w:date="2025-12-19T07:28:00Z">
        <w:r w:rsidR="00370DE0" w:rsidRPr="0000439F" w:rsidDel="0000439F">
          <w:rPr>
            <w:rFonts w:ascii="Times New Roman" w:hAnsi="Times New Roman" w:cs="Times New Roman"/>
            <w:sz w:val="24"/>
            <w:szCs w:val="24"/>
            <w:lang w:val="fr-FR"/>
            <w:rPrChange w:id="372" w:author="Compte Microsoft" w:date="2025-12-19T07:28:00Z">
              <w:rPr>
                <w:lang w:val="fr-FR"/>
              </w:rPr>
            </w:rPrChange>
          </w:rPr>
          <w:delText>2) analyse</w:delText>
        </w:r>
      </w:del>
      <w:r w:rsidR="00370DE0" w:rsidRPr="0000439F">
        <w:rPr>
          <w:rFonts w:ascii="Times New Roman" w:hAnsi="Times New Roman" w:cs="Times New Roman"/>
          <w:sz w:val="24"/>
          <w:szCs w:val="24"/>
          <w:lang w:val="fr-FR"/>
          <w:rPrChange w:id="373" w:author="Compte Microsoft" w:date="2025-12-19T07:28:00Z">
            <w:rPr>
              <w:lang w:val="fr-FR"/>
            </w:rPr>
          </w:rPrChange>
        </w:rPr>
        <w:t xml:space="preserve"> des capacités organisationnels et fonctionnelles. </w:t>
      </w:r>
    </w:p>
    <w:p w14:paraId="1106060C" w14:textId="48AC2DA7" w:rsidR="003B6CC0" w:rsidRPr="00A55BAA" w:rsidRDefault="003B6CC0" w:rsidP="003B6CC0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Dans les échanges, il était évoqué :</w:t>
      </w:r>
    </w:p>
    <w:p w14:paraId="30B5D4FD" w14:textId="02C6CF17" w:rsidR="009C5030" w:rsidRPr="00A55BAA" w:rsidRDefault="0000439F" w:rsidP="00AC6283">
      <w:pPr>
        <w:pStyle w:val="Paragraphedeliste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374" w:author="Compte Microsoft" w:date="2025-12-19T07:29:00Z">
        <w:r>
          <w:rPr>
            <w:rFonts w:ascii="Times New Roman" w:hAnsi="Times New Roman" w:cs="Times New Roman"/>
            <w:sz w:val="24"/>
            <w:szCs w:val="24"/>
            <w:lang w:val="fr-FR"/>
          </w:rPr>
          <w:t>L’i</w:t>
        </w:r>
      </w:ins>
      <w:del w:id="375" w:author="Compte Microsoft" w:date="2025-12-19T07:29:00Z">
        <w:r w:rsidR="009C5030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I</w:delText>
        </w:r>
      </w:del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ncitation </w:t>
      </w:r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>à la performance organisationnelle</w:t>
      </w:r>
      <w:ins w:id="376" w:author="Compte Microsoft" w:date="2025-12-19T07:29:00Z">
        <w:r>
          <w:rPr>
            <w:rFonts w:ascii="Times New Roman" w:hAnsi="Times New Roman" w:cs="Times New Roman"/>
            <w:sz w:val="24"/>
            <w:szCs w:val="24"/>
            <w:lang w:val="fr-FR"/>
          </w:rPr>
          <w:t>,</w:t>
        </w:r>
      </w:ins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un bon leadership et expertise en vaccination surtout au niveau central</w:t>
      </w:r>
      <w:del w:id="377" w:author="Compte Microsoft" w:date="2025-12-19T07:29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mais faiblesses au niveau opérationnel</w:delText>
        </w:r>
      </w:del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2683886D" w14:textId="55937522" w:rsidR="00CA704B" w:rsidRPr="00A55BAA" w:rsidRDefault="0000439F" w:rsidP="00AC6283">
      <w:pPr>
        <w:pStyle w:val="Paragraphedeliste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378" w:author="Compte Microsoft" w:date="2025-12-19T07:30:00Z">
        <w:r>
          <w:rPr>
            <w:rFonts w:ascii="Times New Roman" w:hAnsi="Times New Roman" w:cs="Times New Roman"/>
            <w:sz w:val="24"/>
            <w:szCs w:val="24"/>
            <w:lang w:val="fr-FR"/>
          </w:rPr>
          <w:t>La c</w:t>
        </w:r>
      </w:ins>
      <w:del w:id="379" w:author="Compte Microsoft" w:date="2025-12-19T07:30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C</w:delText>
        </w:r>
      </w:del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ontradiction des données rapportées </w:t>
      </w:r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en routine et des </w:t>
      </w:r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données des enquêtes </w:t>
      </w:r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>indépendantes</w:t>
      </w:r>
      <w:proofErr w:type="gramStart"/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>.,</w:t>
      </w:r>
      <w:proofErr w:type="gramEnd"/>
      <w:r w:rsidR="009C503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BA9FC9F" w14:textId="77777777" w:rsidR="009C5030" w:rsidRPr="00A55BAA" w:rsidRDefault="009C5030" w:rsidP="00AC6283">
      <w:pPr>
        <w:pStyle w:val="Paragraphedeliste"/>
        <w:spacing w:after="0" w:line="276" w:lineRule="auto"/>
        <w:ind w:left="1222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F8EA52C" w14:textId="0C29D98D" w:rsidR="009C5030" w:rsidRPr="0000439F" w:rsidRDefault="0000439F" w:rsidP="0000439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  <w:rPrChange w:id="380" w:author="Compte Microsoft" w:date="2025-12-19T07:30:00Z">
            <w:rPr>
              <w:lang w:val="fr-FR"/>
            </w:rPr>
          </w:rPrChange>
        </w:rPr>
        <w:pPrChange w:id="381" w:author="Compte Microsoft" w:date="2025-12-19T07:30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382" w:author="Compte Microsoft" w:date="2025-12-19T07:30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Les </w:t>
        </w:r>
      </w:ins>
      <w:r w:rsidR="00CA704B" w:rsidRPr="0000439F">
        <w:rPr>
          <w:rFonts w:ascii="Times New Roman" w:hAnsi="Times New Roman" w:cs="Times New Roman"/>
          <w:b/>
          <w:bCs/>
          <w:sz w:val="24"/>
          <w:szCs w:val="24"/>
          <w:lang w:val="fr-FR"/>
          <w:rPrChange w:id="383" w:author="Compte Microsoft" w:date="2025-12-19T07:30:00Z">
            <w:rPr>
              <w:lang w:val="fr-FR"/>
            </w:rPr>
          </w:rPrChange>
        </w:rPr>
        <w:t>Recommandations majeures</w:t>
      </w:r>
      <w:ins w:id="384" w:author="Compte Microsoft" w:date="2025-12-19T07:30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formulées sont</w:t>
        </w:r>
      </w:ins>
      <w:r w:rsidR="00CA704B" w:rsidRPr="0000439F">
        <w:rPr>
          <w:rFonts w:ascii="Times New Roman" w:hAnsi="Times New Roman" w:cs="Times New Roman"/>
          <w:b/>
          <w:bCs/>
          <w:sz w:val="24"/>
          <w:szCs w:val="24"/>
          <w:lang w:val="fr-FR"/>
          <w:rPrChange w:id="385" w:author="Compte Microsoft" w:date="2025-12-19T07:30:00Z">
            <w:rPr>
              <w:lang w:val="fr-FR"/>
            </w:rPr>
          </w:rPrChange>
        </w:rPr>
        <w:t xml:space="preserve"> : </w:t>
      </w:r>
    </w:p>
    <w:p w14:paraId="06FB0796" w14:textId="77777777" w:rsidR="005F5D23" w:rsidRPr="00A55BAA" w:rsidRDefault="005F5D23" w:rsidP="00AC6283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ECDE4AE" w14:textId="289B7EE2" w:rsidR="009C5030" w:rsidRPr="00A55BAA" w:rsidRDefault="009C5030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Mettre à jour l’organigramme du PEV pour l’aligner au mandat, mission, vison et fonctions du PEV au contexte national et international ainsi que l’adapter aux nouvelles missions de la vaccination. </w:t>
      </w:r>
    </w:p>
    <w:p w14:paraId="5AE5FD09" w14:textId="552247E3" w:rsidR="003824B1" w:rsidRPr="00A55BAA" w:rsidRDefault="003824B1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Renforcer la coordination des PTF et autres organisations en revisitant la </w:t>
      </w:r>
      <w:del w:id="386" w:author="Compte Microsoft" w:date="2025-12-19T07:30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composotion</w:delText>
        </w:r>
      </w:del>
      <w:ins w:id="387" w:author="Compte Microsoft" w:date="2025-12-19T07:30:00Z">
        <w:r w:rsidR="0000439F" w:rsidRPr="00A55BAA">
          <w:rPr>
            <w:rFonts w:ascii="Times New Roman" w:hAnsi="Times New Roman" w:cs="Times New Roman"/>
            <w:sz w:val="24"/>
            <w:szCs w:val="24"/>
            <w:lang w:val="fr-FR"/>
          </w:rPr>
          <w:t>composition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55BAA">
        <w:rPr>
          <w:rFonts w:ascii="Times New Roman" w:hAnsi="Times New Roman" w:cs="Times New Roman"/>
          <w:sz w:val="24"/>
          <w:szCs w:val="24"/>
          <w:lang w:val="fr-FR"/>
        </w:rPr>
        <w:t>CCPeV</w:t>
      </w:r>
      <w:proofErr w:type="spell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FF29CCF" w14:textId="112A7FE5" w:rsidR="003824B1" w:rsidRPr="00A55BAA" w:rsidRDefault="009C5030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D</w:t>
      </w:r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>écentralis</w:t>
      </w:r>
      <w:ins w:id="388" w:author="Compte Microsoft" w:date="2025-12-19T07:31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er</w:t>
        </w:r>
      </w:ins>
      <w:del w:id="389" w:author="Compte Microsoft" w:date="2025-12-19T07:30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ation</w:delText>
        </w:r>
      </w:del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del w:id="390" w:author="Compte Microsoft" w:date="2025-12-19T07:31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d</w:delText>
        </w:r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</w:del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l’a</w:t>
      </w:r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>ffectation</w:t>
      </w:r>
      <w:del w:id="391" w:author="Compte Microsoft" w:date="2025-12-19T07:31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</w:del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des ressources financières y compris </w:t>
      </w:r>
      <w:del w:id="392" w:author="Compte Microsoft" w:date="2025-12-19T07:31:00Z"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les </w:delText>
        </w:r>
      </w:del>
      <w:ins w:id="393" w:author="Compte Microsoft" w:date="2025-12-19T07:31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au niveau des</w:t>
        </w:r>
        <w:r w:rsidR="0000439F" w:rsidRPr="00A55BAA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ZS pour accroitre leur autonomie. </w:t>
      </w:r>
    </w:p>
    <w:p w14:paraId="280F7BBE" w14:textId="77777777" w:rsidR="003824B1" w:rsidRPr="00A55BAA" w:rsidRDefault="003824B1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Vulgariser les directives de la gestion financière. </w:t>
      </w:r>
    </w:p>
    <w:p w14:paraId="482ED919" w14:textId="61BB45C4" w:rsidR="003824B1" w:rsidRPr="00A55BAA" w:rsidRDefault="0000439F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394" w:author="Compte Microsoft" w:date="2025-12-19T07:31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Organiser la </w:t>
        </w:r>
      </w:ins>
      <w:del w:id="395" w:author="Compte Microsoft" w:date="2025-12-19T07:31:00Z"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F</w:delText>
        </w:r>
      </w:del>
      <w:ins w:id="396" w:author="Compte Microsoft" w:date="2025-12-19T07:31:00Z">
        <w:r>
          <w:rPr>
            <w:rFonts w:ascii="Times New Roman" w:hAnsi="Times New Roman" w:cs="Times New Roman"/>
            <w:sz w:val="24"/>
            <w:szCs w:val="24"/>
            <w:lang w:val="fr-FR"/>
          </w:rPr>
          <w:t>f</w:t>
        </w:r>
      </w:ins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ormation continue </w:t>
      </w:r>
      <w:ins w:id="397" w:author="Compte Microsoft" w:date="2025-12-19T07:31:00Z">
        <w:r>
          <w:rPr>
            <w:rFonts w:ascii="Times New Roman" w:hAnsi="Times New Roman" w:cs="Times New Roman"/>
            <w:sz w:val="24"/>
            <w:szCs w:val="24"/>
            <w:lang w:val="fr-FR"/>
          </w:rPr>
          <w:t>et</w:t>
        </w:r>
      </w:ins>
      <w:del w:id="398" w:author="Compte Microsoft" w:date="2025-12-19T07:31:00Z">
        <w:r w:rsidR="00CA704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/</w:delText>
        </w:r>
      </w:del>
      <w:r w:rsidR="00CA704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>harmoniser avec les autres programmes</w:t>
      </w:r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ACDD061" w14:textId="2D72F83B" w:rsidR="003824B1" w:rsidRPr="00A55BAA" w:rsidRDefault="0000439F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399" w:author="Compte Microsoft" w:date="2025-12-19T07:32:00Z">
        <w:r>
          <w:rPr>
            <w:rFonts w:ascii="Times New Roman" w:hAnsi="Times New Roman" w:cs="Times New Roman"/>
            <w:sz w:val="24"/>
            <w:szCs w:val="24"/>
            <w:lang w:val="fr-FR"/>
          </w:rPr>
          <w:t>Encourager l’</w:t>
        </w:r>
      </w:ins>
      <w:del w:id="400" w:author="Compte Microsoft" w:date="2025-12-19T07:32:00Z"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U</w:delText>
        </w:r>
      </w:del>
      <w:ins w:id="401" w:author="Compte Microsoft" w:date="2025-12-19T07:32:00Z">
        <w:r>
          <w:rPr>
            <w:rFonts w:ascii="Times New Roman" w:hAnsi="Times New Roman" w:cs="Times New Roman"/>
            <w:sz w:val="24"/>
            <w:szCs w:val="24"/>
            <w:lang w:val="fr-FR"/>
          </w:rPr>
          <w:t>u</w:t>
        </w:r>
      </w:ins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>tilisation</w:t>
      </w:r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effective des </w:t>
      </w:r>
      <w:proofErr w:type="gramStart"/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>micro</w:t>
      </w:r>
      <w:proofErr w:type="gramEnd"/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– plans</w:t>
      </w:r>
      <w:r w:rsidR="00926F2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: intégration les Micro – plans qui doivent venir de terrain</w:t>
      </w:r>
    </w:p>
    <w:p w14:paraId="5622206E" w14:textId="77777777" w:rsidR="003824B1" w:rsidRPr="00A55BAA" w:rsidRDefault="003824B1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méliorer la logistique et la distribution (comment faire </w:t>
      </w:r>
      <w:r w:rsidR="00315CE6" w:rsidRPr="00A55BAA">
        <w:rPr>
          <w:rFonts w:ascii="Times New Roman" w:hAnsi="Times New Roman" w:cs="Times New Roman"/>
          <w:sz w:val="24"/>
          <w:szCs w:val="24"/>
          <w:lang w:val="fr-FR"/>
        </w:rPr>
        <w:t>arriver</w:t>
      </w:r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vaccins et intrants </w:t>
      </w:r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>aux vaccinateurs)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95392E4" w14:textId="46371609" w:rsidR="003824B1" w:rsidRPr="00A55BAA" w:rsidRDefault="0000439F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402" w:author="Compte Microsoft" w:date="2025-12-19T07:32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Améliorer le </w:t>
        </w:r>
      </w:ins>
      <w:del w:id="403" w:author="Compte Microsoft" w:date="2025-12-19T07:32:00Z">
        <w:r w:rsidR="00DF469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M</w:delText>
        </w:r>
      </w:del>
      <w:ins w:id="404" w:author="Compte Microsoft" w:date="2025-12-19T07:32:00Z">
        <w:r>
          <w:rPr>
            <w:rFonts w:ascii="Times New Roman" w:hAnsi="Times New Roman" w:cs="Times New Roman"/>
            <w:sz w:val="24"/>
            <w:szCs w:val="24"/>
            <w:lang w:val="fr-FR"/>
          </w:rPr>
          <w:t>m</w:t>
        </w:r>
      </w:ins>
      <w:r w:rsidR="00DF469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écanisme de transparence </w:t>
      </w:r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et de redevabilité. </w:t>
      </w:r>
    </w:p>
    <w:p w14:paraId="208FC509" w14:textId="43298FB6" w:rsidR="003824B1" w:rsidRPr="00A55BAA" w:rsidDel="0000439F" w:rsidRDefault="003824B1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del w:id="405" w:author="Compte Microsoft" w:date="2025-12-19T07:33:00Z"/>
          <w:rFonts w:ascii="Times New Roman" w:hAnsi="Times New Roman" w:cs="Times New Roman"/>
          <w:sz w:val="24"/>
          <w:szCs w:val="24"/>
          <w:lang w:val="fr-FR"/>
        </w:rPr>
      </w:pPr>
      <w:del w:id="406" w:author="Compte Microsoft" w:date="2025-12-19T07:32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I</w:delText>
        </w:r>
      </w:del>
      <w:del w:id="407" w:author="Compte Microsoft" w:date="2025-12-19T07:33:00Z">
        <w:r w:rsidR="00DF469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ncita</w:delText>
        </w:r>
        <w:r w:rsidR="00315CE6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t</w:delText>
        </w:r>
        <w:r w:rsidR="00DF469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ions à la p</w:delText>
        </w:r>
        <w:r w:rsidR="00315CE6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e</w:delText>
        </w:r>
        <w:r w:rsidR="00DF469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rformance</w:delText>
        </w:r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. </w:delText>
        </w:r>
      </w:del>
    </w:p>
    <w:p w14:paraId="4F02D130" w14:textId="074C0EAF" w:rsidR="003824B1" w:rsidRPr="00A55BAA" w:rsidDel="0000439F" w:rsidRDefault="00DF4692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del w:id="408" w:author="Compte Microsoft" w:date="2025-12-19T07:33:00Z"/>
          <w:rFonts w:ascii="Times New Roman" w:hAnsi="Times New Roman" w:cs="Times New Roman"/>
          <w:sz w:val="24"/>
          <w:szCs w:val="24"/>
          <w:lang w:val="fr-FR"/>
        </w:rPr>
      </w:pPr>
      <w:del w:id="409" w:author="Compte Microsoft" w:date="2025-12-19T07:33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Qualité des données de vaccination (complétude, promptitude et exactitude)</w:delText>
        </w:r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. </w:delText>
        </w:r>
      </w:del>
    </w:p>
    <w:p w14:paraId="2529A6A1" w14:textId="15171CBF" w:rsidR="00203AD1" w:rsidRPr="00A55BAA" w:rsidDel="0000439F" w:rsidRDefault="00DF4692" w:rsidP="00AC6283">
      <w:pPr>
        <w:pStyle w:val="Paragraphedeliste"/>
        <w:numPr>
          <w:ilvl w:val="0"/>
          <w:numId w:val="12"/>
        </w:numPr>
        <w:spacing w:after="0" w:line="276" w:lineRule="auto"/>
        <w:jc w:val="both"/>
        <w:rPr>
          <w:del w:id="410" w:author="Compte Microsoft" w:date="2025-12-19T07:33:00Z"/>
          <w:rFonts w:ascii="Times New Roman" w:hAnsi="Times New Roman" w:cs="Times New Roman"/>
          <w:sz w:val="24"/>
          <w:szCs w:val="24"/>
          <w:lang w:val="fr-FR"/>
        </w:rPr>
      </w:pPr>
      <w:del w:id="411" w:author="Compte Microsoft" w:date="2025-12-19T07:33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</w:p>
    <w:p w14:paraId="67BA13FC" w14:textId="7AC0C91E" w:rsidR="00395C2B" w:rsidRPr="00A55BAA" w:rsidRDefault="00DF4692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del w:id="412" w:author="Compte Microsoft" w:date="2025-12-19T07:33:00Z">
        <w:r w:rsidRPr="00A55BAA" w:rsidDel="0000439F">
          <w:rPr>
            <w:rFonts w:ascii="Times New Roman" w:hAnsi="Times New Roman" w:cs="Times New Roman"/>
            <w:b/>
            <w:bCs/>
            <w:sz w:val="24"/>
            <w:szCs w:val="24"/>
            <w:u w:val="single"/>
            <w:lang w:val="fr-FR"/>
          </w:rPr>
          <w:delText>Conclusion</w:delText>
        </w:r>
        <w:r w:rsidRPr="00A55BAA" w:rsidDel="0000439F">
          <w:rPr>
            <w:rFonts w:ascii="Times New Roman" w:hAnsi="Times New Roman" w:cs="Times New Roman"/>
            <w:sz w:val="24"/>
            <w:szCs w:val="24"/>
            <w:u w:val="single"/>
            <w:lang w:val="fr-FR"/>
          </w:rPr>
          <w:delText> </w:delText>
        </w:r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  <w:r w:rsidR="00666453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  <w:r w:rsidR="003824B1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l</w:delText>
        </w:r>
      </w:del>
      <w:ins w:id="413" w:author="Compte Microsoft" w:date="2025-12-19T07:33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L</w:t>
        </w:r>
      </w:ins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document </w:t>
      </w:r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d’audit organisationnel du PEV est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disponible</w:t>
      </w:r>
      <w:r w:rsidR="003824B1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il y a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nécessit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é de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l’exploit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>er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de l’amender avant </w:t>
      </w:r>
      <w:proofErr w:type="spellStart"/>
      <w:ins w:id="414" w:author="Compte Microsoft" w:date="2025-12-19T07:33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son</w:t>
        </w:r>
      </w:ins>
      <w:del w:id="415" w:author="Compte Microsoft" w:date="2025-12-19T07:33:00Z">
        <w:r w:rsidR="00395C2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l’</w:delText>
        </w:r>
      </w:del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>approbation</w:t>
      </w:r>
      <w:proofErr w:type="spellEnd"/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par le Ministre de Tutelle. </w:t>
      </w:r>
    </w:p>
    <w:p w14:paraId="6849C4E7" w14:textId="77777777" w:rsidR="005F5D23" w:rsidRPr="00A55BAA" w:rsidRDefault="005F5D2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056E21A" w14:textId="152D4FD4" w:rsidR="005F5D23" w:rsidRPr="00A55BAA" w:rsidRDefault="00395C2B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del w:id="416" w:author="Compte Microsoft" w:date="2025-12-19T07:33:00Z">
        <w:r w:rsidRPr="00A55BAA" w:rsidDel="0000439F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Sur la plage des</w:delText>
        </w:r>
      </w:del>
      <w:ins w:id="417" w:author="Compte Microsoft" w:date="2025-12-19T07:33:00Z">
        <w:r w:rsidR="0000439F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Dans les </w:t>
        </w:r>
      </w:ins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discussions</w:t>
      </w:r>
      <w:ins w:id="418" w:author="Compte Microsoft" w:date="2025-12-19T07:33:00Z">
        <w:r w:rsidR="0000439F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on notera</w:t>
        </w:r>
      </w:ins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</w:p>
    <w:p w14:paraId="69676049" w14:textId="7113D171" w:rsidR="00DF4692" w:rsidRPr="00A55BAA" w:rsidRDefault="00666453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</w:p>
    <w:p w14:paraId="1582C3DF" w14:textId="3CFC8438" w:rsidR="00926F22" w:rsidRPr="00A55BAA" w:rsidRDefault="00315CE6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Les propositions sur la </w:t>
      </w:r>
      <w:r w:rsidR="00395C2B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recomposition</w:t>
      </w: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de l’équipe antenne ont été faites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 </w:t>
      </w:r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>: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26F2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MCA, Assistant MCA, Logisticien, </w:t>
      </w:r>
      <w:proofErr w:type="spellStart"/>
      <w:r w:rsidR="00926F22" w:rsidRPr="00A55BAA">
        <w:rPr>
          <w:rFonts w:ascii="Times New Roman" w:hAnsi="Times New Roman" w:cs="Times New Roman"/>
          <w:sz w:val="24"/>
          <w:szCs w:val="24"/>
          <w:lang w:val="fr-FR"/>
        </w:rPr>
        <w:t>Maintenancier</w:t>
      </w:r>
      <w:proofErr w:type="spellEnd"/>
      <w:r w:rsidR="00926F2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Chauffeurs mécaniciens, Gardiens. </w:t>
      </w:r>
    </w:p>
    <w:p w14:paraId="67B240A7" w14:textId="77777777" w:rsidR="00926F22" w:rsidRPr="00A55BAA" w:rsidRDefault="00926F22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S’agissant des postes omis, C</w:t>
      </w:r>
      <w:r w:rsidR="00315CE6" w:rsidRPr="00A55BAA">
        <w:rPr>
          <w:rFonts w:ascii="Times New Roman" w:hAnsi="Times New Roman" w:cs="Times New Roman"/>
          <w:sz w:val="24"/>
          <w:szCs w:val="24"/>
          <w:lang w:val="fr-FR"/>
        </w:rPr>
        <w:t>oordination provinciale, les commis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>/Secrétaires</w:t>
      </w:r>
      <w:r w:rsidR="00315CE6" w:rsidRPr="00A55BAA">
        <w:rPr>
          <w:rFonts w:ascii="Times New Roman" w:hAnsi="Times New Roman" w:cs="Times New Roman"/>
          <w:sz w:val="24"/>
          <w:szCs w:val="24"/>
          <w:lang w:val="fr-FR"/>
        </w:rPr>
        <w:t>, les chargé</w:t>
      </w:r>
      <w:r w:rsidR="00817C7C" w:rsidRPr="00A55BAA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315CE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surveillance, le</w:t>
      </w:r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chargé des comptabilité/finances</w:t>
      </w:r>
      <w:r w:rsidR="00395C2B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>Magasinier, personnels d’entretien</w:t>
      </w:r>
      <w:r w:rsidR="00817C7C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315CE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17C7C" w:rsidRPr="00A55BAA">
        <w:rPr>
          <w:rFonts w:ascii="Times New Roman" w:hAnsi="Times New Roman" w:cs="Times New Roman"/>
          <w:sz w:val="24"/>
          <w:szCs w:val="24"/>
          <w:lang w:val="fr-FR"/>
        </w:rPr>
        <w:t>Un appel a été fait aux MCA pour qu’ils puissent se prononcer sur les postes proposés dans le cadre organique en évolution avant sa validation par le Ministre de tutelle</w:t>
      </w:r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>, car</w:t>
      </w:r>
      <w:del w:id="419" w:author="Compte Microsoft" w:date="2025-12-19T07:34:00Z">
        <w:r w:rsidR="009070D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,</w:delText>
        </w:r>
      </w:del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une fois validé ; il prendra plusieurs années pour qu’ils soient </w:t>
      </w:r>
      <w:proofErr w:type="gramStart"/>
      <w:r w:rsidR="009070D2" w:rsidRPr="00A55BAA">
        <w:rPr>
          <w:rFonts w:ascii="Times New Roman" w:hAnsi="Times New Roman" w:cs="Times New Roman"/>
          <w:sz w:val="24"/>
          <w:szCs w:val="24"/>
          <w:lang w:val="fr-FR"/>
        </w:rPr>
        <w:t>revu</w:t>
      </w:r>
      <w:proofErr w:type="gram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7AB3E7B" w14:textId="433EC6AF" w:rsidR="00A42387" w:rsidRPr="00A55BAA" w:rsidDel="0000439F" w:rsidRDefault="00926F22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del w:id="420" w:author="Compte Microsoft" w:date="2025-12-19T07:35:00Z"/>
          <w:rFonts w:ascii="Times New Roman" w:hAnsi="Times New Roman" w:cs="Times New Roman"/>
          <w:sz w:val="24"/>
          <w:szCs w:val="24"/>
          <w:lang w:val="fr-FR"/>
        </w:rPr>
      </w:pPr>
      <w:del w:id="421" w:author="Compte Microsoft" w:date="2025-12-19T07:35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lastRenderedPageBreak/>
          <w:delText>P</w:delText>
        </w:r>
        <w:r w:rsidR="00395C2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réciser le </w:delText>
        </w:r>
        <w:r w:rsidR="00A4238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nombre de personne</w:delText>
        </w:r>
        <w:r w:rsidR="00395C2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s</w:delText>
        </w:r>
        <w:r w:rsidR="00AE7DB2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, un effectif </w:delText>
        </w:r>
        <w:r w:rsidR="00A4238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  <w:r w:rsidR="00395C2B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et des compétences </w:delText>
        </w:r>
        <w:r w:rsidR="00A4238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par poste nécessaires.  </w:delText>
        </w:r>
      </w:del>
    </w:p>
    <w:p w14:paraId="56E7B278" w14:textId="0D5ACB3A" w:rsidR="00A42387" w:rsidRPr="00A55BAA" w:rsidRDefault="00A4238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Le cadre organique devr</w:t>
      </w:r>
      <w:ins w:id="422" w:author="Compte Microsoft" w:date="2025-12-19T07:35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a</w:t>
        </w:r>
      </w:ins>
      <w:del w:id="423" w:author="Compte Microsoft" w:date="2025-12-19T07:35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ont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également pr</w:t>
      </w:r>
      <w:ins w:id="424" w:author="Compte Microsoft" w:date="2025-12-19T07:35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endre</w:t>
        </w:r>
      </w:ins>
      <w:del w:id="425" w:author="Compte Microsoft" w:date="2025-12-19T07:35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is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en compte des reformes en cours notamment sur les services nationaux (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comme le 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ervice national de vaccination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…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) pour être en phase avec des reformes en cours. </w:t>
      </w:r>
    </w:p>
    <w:p w14:paraId="735A6FF2" w14:textId="009A50F9" w:rsidR="005C577C" w:rsidRPr="00A55BAA" w:rsidRDefault="004E4502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 Directeur du PEV a fait un commentaire selon lequel qu’il faut </w:t>
      </w:r>
      <w:r w:rsidR="00A42387" w:rsidRPr="00A55BAA">
        <w:rPr>
          <w:rFonts w:ascii="Times New Roman" w:hAnsi="Times New Roman" w:cs="Times New Roman"/>
          <w:sz w:val="24"/>
          <w:szCs w:val="24"/>
          <w:lang w:val="fr-FR"/>
        </w:rPr>
        <w:t>tenir compte du fait que les antennes sont des entités d</w:t>
      </w:r>
      <w:r w:rsidR="00AE7DB2">
        <w:rPr>
          <w:rFonts w:ascii="Times New Roman" w:hAnsi="Times New Roman" w:cs="Times New Roman"/>
          <w:sz w:val="24"/>
          <w:szCs w:val="24"/>
          <w:lang w:val="fr-FR"/>
        </w:rPr>
        <w:t xml:space="preserve">ans les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D</w:t>
      </w:r>
      <w:r w:rsidR="00AE7DB2">
        <w:rPr>
          <w:rFonts w:ascii="Times New Roman" w:hAnsi="Times New Roman" w:cs="Times New Roman"/>
          <w:sz w:val="24"/>
          <w:szCs w:val="24"/>
          <w:lang w:val="fr-FR"/>
        </w:rPr>
        <w:t>P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S, qu’il </w:t>
      </w:r>
      <w:ins w:id="426" w:author="Compte Microsoft" w:date="2025-12-19T07:36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y a</w:t>
        </w:r>
      </w:ins>
      <w:del w:id="427" w:author="Compte Microsoft" w:date="2025-12-19T07:36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a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d’autres programmes </w:t>
      </w:r>
      <w:del w:id="428" w:author="Compte Microsoft" w:date="2025-12-19T07:36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comme le PNCPS</w:delText>
        </w:r>
      </w:del>
      <w:ins w:id="429" w:author="Compte Microsoft" w:date="2025-12-19T07:36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 xml:space="preserve">où on ne rencontre pas certaines compétences </w:t>
        </w:r>
      </w:ins>
      <w:ins w:id="430" w:author="Compte Microsoft" w:date="2025-12-19T07:37:00Z">
        <w:r w:rsidR="00EC3E39">
          <w:rPr>
            <w:rFonts w:ascii="Times New Roman" w:hAnsi="Times New Roman" w:cs="Times New Roman"/>
            <w:sz w:val="24"/>
            <w:szCs w:val="24"/>
            <w:lang w:val="fr-FR"/>
          </w:rPr>
          <w:t>(Communicateur</w:t>
        </w:r>
      </w:ins>
      <w:ins w:id="431" w:author="Compte Microsoft" w:date="2025-12-19T07:36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, financiers</w:t>
        </w:r>
      </w:ins>
      <w:ins w:id="432" w:author="Compte Microsoft" w:date="2025-12-19T07:37:00Z"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 xml:space="preserve"> etc.)</w:t>
        </w:r>
      </w:ins>
      <w:del w:id="433" w:author="Compte Microsoft" w:date="2025-12-19T07:37:00Z"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(pas de poste de communication alors qu’il y a un PNCS), </w:delText>
        </w:r>
        <w:r w:rsidR="00926F22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pas de </w:delText>
        </w:r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financier (</w:delText>
        </w:r>
        <w:r w:rsidR="00884A5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car les fonds transissent par la DPS où il existe déjà ces ressources</w:delText>
        </w:r>
        <w:r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) pour faciliter la coordination</w:delText>
        </w:r>
        <w:r w:rsidR="00884A5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par le CD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884A5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 poste </w:t>
      </w:r>
      <w:del w:id="434" w:author="Compte Microsoft" w:date="2025-12-19T07:37:00Z">
        <w:r w:rsidR="00884A57" w:rsidRPr="00A55BAA" w:rsidDel="0000439F">
          <w:rPr>
            <w:rFonts w:ascii="Times New Roman" w:hAnsi="Times New Roman" w:cs="Times New Roman"/>
            <w:sz w:val="24"/>
            <w:szCs w:val="24"/>
            <w:lang w:val="fr-FR"/>
          </w:rPr>
          <w:delText>des manutention</w:delText>
        </w:r>
      </w:del>
      <w:ins w:id="435" w:author="Compte Microsoft" w:date="2025-12-19T07:37:00Z">
        <w:r w:rsidR="0000439F" w:rsidRPr="00A55BAA">
          <w:rPr>
            <w:rFonts w:ascii="Times New Roman" w:hAnsi="Times New Roman" w:cs="Times New Roman"/>
            <w:sz w:val="24"/>
            <w:szCs w:val="24"/>
            <w:lang w:val="fr-FR"/>
          </w:rPr>
          <w:t>des manutention</w:t>
        </w:r>
        <w:r w:rsidR="0000439F">
          <w:rPr>
            <w:rFonts w:ascii="Times New Roman" w:hAnsi="Times New Roman" w:cs="Times New Roman"/>
            <w:sz w:val="24"/>
            <w:szCs w:val="24"/>
            <w:lang w:val="fr-FR"/>
          </w:rPr>
          <w:t>naires</w:t>
        </w:r>
      </w:ins>
      <w:r w:rsidR="00884A5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del w:id="436" w:author="Compte Microsoft" w:date="2025-12-19T07:37:00Z">
        <w:r w:rsidR="00884A57" w:rsidRPr="00A55BAA" w:rsidDel="00EC3E39">
          <w:rPr>
            <w:rFonts w:ascii="Times New Roman" w:hAnsi="Times New Roman" w:cs="Times New Roman"/>
            <w:sz w:val="24"/>
            <w:szCs w:val="24"/>
            <w:lang w:val="fr-FR"/>
          </w:rPr>
          <w:delText>(journalier) a été refusé.</w:delText>
        </w:r>
      </w:del>
      <w:ins w:id="437" w:author="Compte Microsoft" w:date="2025-12-19T07:37:00Z">
        <w:r w:rsidR="00EC3E39">
          <w:rPr>
            <w:rFonts w:ascii="Times New Roman" w:hAnsi="Times New Roman" w:cs="Times New Roman"/>
            <w:sz w:val="24"/>
            <w:szCs w:val="24"/>
            <w:lang w:val="fr-FR"/>
          </w:rPr>
          <w:t>n’est pas à prendre en compte car ceux-ci sont des journaliers.</w:t>
        </w:r>
      </w:ins>
      <w:r w:rsidR="00884A5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</w:p>
    <w:p w14:paraId="75D7FE6D" w14:textId="77777777" w:rsidR="00884A57" w:rsidRPr="00A55BAA" w:rsidRDefault="005C577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Proposition d’une étude ou des études complémentaires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sur le cadre organique des antennes en termes de couvertures des ZS, en milieu urbain et rural. </w:t>
      </w:r>
    </w:p>
    <w:p w14:paraId="3A739E77" w14:textId="4DFB5F00" w:rsidR="00315CE6" w:rsidRPr="00A55BAA" w:rsidRDefault="00884A5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Il a été indiqué que le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travail de base</w:t>
      </w:r>
      <w:del w:id="438" w:author="Compte Microsoft" w:date="2025-12-19T07:38:00Z">
        <w:r w:rsidRPr="00A55BAA" w:rsidDel="00EC3E39">
          <w:rPr>
            <w:rFonts w:ascii="Times New Roman" w:hAnsi="Times New Roman" w:cs="Times New Roman"/>
            <w:sz w:val="24"/>
            <w:szCs w:val="24"/>
            <w:lang w:val="fr-FR"/>
          </w:rPr>
          <w:delText>,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travail technique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) a déjà été fait notamment sur </w:t>
      </w:r>
      <w:r w:rsidR="00666453" w:rsidRPr="00A55BAA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F9116D" w:rsidRPr="00A55BAA">
        <w:rPr>
          <w:rFonts w:ascii="Times New Roman" w:hAnsi="Times New Roman" w:cs="Times New Roman"/>
          <w:sz w:val="24"/>
          <w:szCs w:val="24"/>
          <w:lang w:val="fr-FR"/>
        </w:rPr>
        <w:t>’organisation/organigramme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et qu’il </w:t>
      </w:r>
      <w:r w:rsidR="00F9116D" w:rsidRPr="00A55BAA">
        <w:rPr>
          <w:rFonts w:ascii="Times New Roman" w:hAnsi="Times New Roman" w:cs="Times New Roman"/>
          <w:sz w:val="24"/>
          <w:szCs w:val="24"/>
          <w:lang w:val="fr-FR"/>
        </w:rPr>
        <w:t>reste un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e dimension </w:t>
      </w:r>
      <w:r w:rsidR="00F9116D" w:rsidRPr="00A55BAA">
        <w:rPr>
          <w:rFonts w:ascii="Times New Roman" w:hAnsi="Times New Roman" w:cs="Times New Roman"/>
          <w:sz w:val="24"/>
          <w:szCs w:val="24"/>
          <w:lang w:val="fr-FR"/>
        </w:rPr>
        <w:t>politique qui dépendra du Ministre de Tutelle.</w:t>
      </w:r>
    </w:p>
    <w:p w14:paraId="0D999C41" w14:textId="3B21009A" w:rsidR="005F5D23" w:rsidRPr="00A55BAA" w:rsidDel="00EC3E39" w:rsidRDefault="005F5D23" w:rsidP="00AC6283">
      <w:pPr>
        <w:spacing w:after="0" w:line="276" w:lineRule="auto"/>
        <w:jc w:val="both"/>
        <w:rPr>
          <w:del w:id="439" w:author="Compte Microsoft" w:date="2025-12-19T07:38:00Z"/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87B8454" w14:textId="0CA23A32" w:rsidR="008A2269" w:rsidRPr="00A55BAA" w:rsidDel="00EC3E39" w:rsidRDefault="009A7612" w:rsidP="00AC6283">
      <w:pPr>
        <w:spacing w:after="0" w:line="276" w:lineRule="auto"/>
        <w:jc w:val="both"/>
        <w:rPr>
          <w:del w:id="440" w:author="Compte Microsoft" w:date="2025-12-19T07:38:00Z"/>
          <w:rFonts w:ascii="Times New Roman" w:hAnsi="Times New Roman" w:cs="Times New Roman"/>
          <w:b/>
          <w:bCs/>
          <w:sz w:val="24"/>
          <w:szCs w:val="24"/>
          <w:lang w:val="fr-FR"/>
        </w:rPr>
      </w:pPr>
      <w:del w:id="441" w:author="Compte Microsoft" w:date="2025-12-19T07:38:00Z">
        <w:r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Pause – café : </w:delText>
        </w:r>
        <w:r w:rsidR="00FA2987"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11heure 24 – 12h</w:delText>
        </w:r>
        <w:r w:rsidR="007E74EF"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</w:delText>
        </w:r>
        <w:r w:rsidR="00D73FB2"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55</w:delText>
        </w:r>
        <w:r w:rsidR="00FA2987"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</w:delText>
        </w:r>
      </w:del>
    </w:p>
    <w:p w14:paraId="42CA35C0" w14:textId="469F4789" w:rsidR="005F5D23" w:rsidRPr="00A55BAA" w:rsidDel="00EC3E39" w:rsidRDefault="005F5D23" w:rsidP="00AC6283">
      <w:pPr>
        <w:spacing w:after="0" w:line="276" w:lineRule="auto"/>
        <w:jc w:val="both"/>
        <w:rPr>
          <w:del w:id="442" w:author="Compte Microsoft" w:date="2025-12-19T07:38:00Z"/>
          <w:rFonts w:ascii="Times New Roman" w:hAnsi="Times New Roman" w:cs="Times New Roman"/>
          <w:sz w:val="24"/>
          <w:szCs w:val="24"/>
          <w:lang w:val="fr-FR"/>
        </w:rPr>
      </w:pPr>
    </w:p>
    <w:p w14:paraId="2D252C75" w14:textId="67883586" w:rsidR="00666453" w:rsidRPr="00A55BAA" w:rsidDel="00EC3E39" w:rsidRDefault="00666453" w:rsidP="00AC6283">
      <w:pPr>
        <w:spacing w:after="0" w:line="276" w:lineRule="auto"/>
        <w:jc w:val="both"/>
        <w:rPr>
          <w:del w:id="443" w:author="Compte Microsoft" w:date="2025-12-19T07:38:00Z"/>
          <w:rFonts w:ascii="Times New Roman" w:hAnsi="Times New Roman" w:cs="Times New Roman"/>
          <w:sz w:val="24"/>
          <w:szCs w:val="24"/>
          <w:lang w:val="fr-FR"/>
        </w:rPr>
      </w:pPr>
      <w:del w:id="444" w:author="Compte Microsoft" w:date="2025-12-19T07:38:00Z">
        <w:r w:rsidRPr="00A55BAA" w:rsidDel="00EC3E39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Poursuite des discussions / Echanges. </w:delText>
        </w:r>
      </w:del>
    </w:p>
    <w:p w14:paraId="2780B9F2" w14:textId="106A3FCD" w:rsidR="00F9116D" w:rsidRPr="00A55BAA" w:rsidRDefault="00F9116D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DD738D1" w14:textId="3ED2B2D5" w:rsidR="00F9116D" w:rsidRPr="00A55BAA" w:rsidRDefault="00F9116D" w:rsidP="00D41436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Présentation </w:t>
      </w:r>
      <w:del w:id="445" w:author="Compte Microsoft" w:date="2025-12-19T07:56:00Z">
        <w:r w:rsidRPr="00A55BAA" w:rsidDel="00D41436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sur les orientations</w:delText>
        </w:r>
      </w:del>
      <w:ins w:id="446" w:author="Compte Microsoft" w:date="2025-12-19T07:56:00Z">
        <w:r w:rsidR="00D41436" w:rsidRPr="00D41436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sur les orientations et directives  stratégiques de la direction PEV pour 2026</w:t>
        </w:r>
      </w:ins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par le Directeur du PEV</w:t>
      </w:r>
      <w:r w:rsidR="00AE7DB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, Le CD suivi et </w:t>
      </w:r>
      <w:ins w:id="447" w:author="Compte Microsoft" w:date="2025-12-19T07:39:00Z">
        <w:r w:rsidR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é</w:t>
        </w:r>
      </w:ins>
      <w:del w:id="448" w:author="Compte Microsoft" w:date="2025-12-19T07:39:00Z">
        <w:r w:rsidR="00AE7DB2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e</w:delText>
        </w:r>
      </w:del>
      <w:r w:rsidR="00AE7DB2">
        <w:rPr>
          <w:rFonts w:ascii="Times New Roman" w:hAnsi="Times New Roman" w:cs="Times New Roman"/>
          <w:b/>
          <w:bCs/>
          <w:sz w:val="24"/>
          <w:szCs w:val="24"/>
          <w:lang w:val="fr-FR"/>
        </w:rPr>
        <w:t>valuation</w:t>
      </w: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del w:id="449" w:author="Compte Microsoft" w:date="2025-12-19T07:39:00Z">
        <w:r w:rsidRPr="00A55BAA" w:rsidDel="00EC3E39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et les initiatives en cours </w:delText>
        </w:r>
      </w:del>
    </w:p>
    <w:p w14:paraId="0F5FC5F5" w14:textId="77777777" w:rsidR="00C0200F" w:rsidRDefault="00C0200F" w:rsidP="00AC6283">
      <w:pPr>
        <w:spacing w:after="0" w:line="276" w:lineRule="auto"/>
        <w:jc w:val="both"/>
        <w:rPr>
          <w:ins w:id="450" w:author="Compte Microsoft" w:date="2025-12-19T07:41:00Z"/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9C1298C" w14:textId="43DDAD90" w:rsidR="005F5D23" w:rsidRPr="00A55BAA" w:rsidRDefault="00C0200F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ins w:id="451" w:author="Compte Microsoft" w:date="2025-12-19T07:40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Cette présentation a abordé l’approche antenne</w:t>
        </w:r>
      </w:ins>
      <w:ins w:id="452" w:author="Compte Microsoft" w:date="2025-12-19T07:56:00Z">
        <w:r w:rsidR="00D41436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,</w:t>
        </w:r>
      </w:ins>
      <w:ins w:id="453" w:author="Compte Microsoft" w:date="2025-12-19T07:41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</w:t>
        </w:r>
      </w:ins>
      <w:ins w:id="454" w:author="Compte Microsoft" w:date="2025-12-19T07:40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l’assistance technique </w:t>
        </w:r>
      </w:ins>
      <w:ins w:id="455" w:author="Compte Microsoft" w:date="2025-12-19T07:56:00Z">
        <w:r w:rsidR="00D41436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 et les directives pour la p</w:t>
        </w:r>
      </w:ins>
      <w:ins w:id="456" w:author="Compte Microsoft" w:date="2025-12-19T07:57:00Z">
        <w:r w:rsidR="00D41436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lanification 2026</w:t>
        </w:r>
      </w:ins>
    </w:p>
    <w:p w14:paraId="11633619" w14:textId="45C67DEF" w:rsidR="00850487" w:rsidRPr="00C0200F" w:rsidDel="00C0200F" w:rsidRDefault="00C0200F" w:rsidP="00C0200F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del w:id="457" w:author="Compte Microsoft" w:date="2025-12-19T07:41:00Z"/>
          <w:rFonts w:ascii="Times New Roman" w:hAnsi="Times New Roman" w:cs="Times New Roman"/>
          <w:sz w:val="24"/>
          <w:szCs w:val="24"/>
          <w:lang w:val="fr-FR"/>
          <w:rPrChange w:id="458" w:author="Compte Microsoft" w:date="2025-12-19T07:42:00Z">
            <w:rPr>
              <w:del w:id="459" w:author="Compte Microsoft" w:date="2025-12-19T07:41:00Z"/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pPrChange w:id="460" w:author="Compte Microsoft" w:date="2025-12-19T07:42:00Z">
          <w:pPr>
            <w:pStyle w:val="Paragraphedeliste"/>
            <w:numPr>
              <w:ilvl w:val="2"/>
              <w:numId w:val="14"/>
            </w:numPr>
            <w:spacing w:after="0" w:line="276" w:lineRule="auto"/>
            <w:ind w:left="464" w:hanging="180"/>
            <w:jc w:val="both"/>
          </w:pPr>
        </w:pPrChange>
      </w:pPr>
      <w:ins w:id="461" w:author="Compte Microsoft" w:date="2025-12-19T07:41:00Z">
        <w:r w:rsidRPr="00C0200F">
          <w:rPr>
            <w:rFonts w:ascii="Times New Roman" w:hAnsi="Times New Roman" w:cs="Times New Roman"/>
            <w:sz w:val="24"/>
            <w:szCs w:val="24"/>
            <w:lang w:val="fr-FR"/>
            <w:rPrChange w:id="462" w:author="Compte Microsoft" w:date="2025-12-19T07:42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 xml:space="preserve">Par </w:t>
        </w:r>
        <w:r w:rsidRPr="00C0200F">
          <w:rPr>
            <w:rFonts w:ascii="Times New Roman" w:hAnsi="Times New Roman" w:cs="Times New Roman"/>
            <w:sz w:val="24"/>
            <w:szCs w:val="24"/>
            <w:lang w:val="fr-FR"/>
          </w:rPr>
          <w:t>rap</w:t>
        </w:r>
        <w:r w:rsidRPr="00C0200F">
          <w:rPr>
            <w:rFonts w:ascii="Times New Roman" w:hAnsi="Times New Roman" w:cs="Times New Roman"/>
            <w:sz w:val="24"/>
            <w:szCs w:val="24"/>
            <w:lang w:val="fr-FR"/>
            <w:rPrChange w:id="463" w:author="Compte Microsoft" w:date="2025-12-19T07:42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 xml:space="preserve">port à l’approche antenne la vision reste de </w:t>
        </w:r>
      </w:ins>
      <w:del w:id="464" w:author="Compte Microsoft" w:date="2025-12-19T07:41:00Z">
        <w:r w:rsidR="00850487"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65" w:author="Compte Microsoft" w:date="2025-12-19T07:42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Approche antenne : </w:delText>
        </w:r>
      </w:del>
    </w:p>
    <w:p w14:paraId="3778D275" w14:textId="77777777" w:rsidR="005F5D23" w:rsidRPr="00C0200F" w:rsidDel="00C0200F" w:rsidRDefault="005F5D23" w:rsidP="00C0200F">
      <w:pPr>
        <w:numPr>
          <w:ilvl w:val="1"/>
          <w:numId w:val="9"/>
        </w:numPr>
        <w:spacing w:after="0" w:line="276" w:lineRule="auto"/>
        <w:jc w:val="both"/>
        <w:rPr>
          <w:del w:id="466" w:author="Compte Microsoft" w:date="2025-12-19T07:41:00Z"/>
          <w:rFonts w:ascii="Times New Roman" w:hAnsi="Times New Roman" w:cs="Times New Roman"/>
          <w:sz w:val="24"/>
          <w:szCs w:val="24"/>
          <w:lang w:val="fr-FR"/>
          <w:rPrChange w:id="467" w:author="Compte Microsoft" w:date="2025-12-19T07:42:00Z">
            <w:rPr>
              <w:del w:id="468" w:author="Compte Microsoft" w:date="2025-12-19T07:41:00Z"/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pPrChange w:id="469" w:author="Compte Microsoft" w:date="2025-12-19T07:42:00Z">
          <w:pPr>
            <w:spacing w:after="0" w:line="276" w:lineRule="auto"/>
            <w:jc w:val="both"/>
          </w:pPr>
        </w:pPrChange>
      </w:pPr>
    </w:p>
    <w:p w14:paraId="4B20800E" w14:textId="66A92767" w:rsidR="00492415" w:rsidRPr="00C0200F" w:rsidRDefault="00F9116D" w:rsidP="00C0200F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470" w:author="Compte Microsoft" w:date="2025-12-19T07:42:00Z">
            <w:rPr>
              <w:lang w:val="fr-FR"/>
            </w:rPr>
          </w:rPrChange>
        </w:rPr>
      </w:pPr>
      <w:del w:id="471" w:author="Compte Microsoft" w:date="2025-12-19T07:41:00Z">
        <w:r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72" w:author="Compte Microsoft" w:date="2025-12-19T07:42:00Z">
              <w:rPr>
                <w:b/>
                <w:bCs/>
                <w:lang w:val="fr-FR"/>
              </w:rPr>
            </w:rPrChange>
          </w:rPr>
          <w:delText>Vision du PEV</w:delText>
        </w:r>
        <w:r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73" w:author="Compte Microsoft" w:date="2025-12-19T07:42:00Z">
              <w:rPr>
                <w:lang w:val="fr-FR"/>
              </w:rPr>
            </w:rPrChange>
          </w:rPr>
          <w:delText xml:space="preserve"> : </w:delText>
        </w:r>
      </w:del>
      <w:r w:rsidR="00492415" w:rsidRPr="00C0200F">
        <w:rPr>
          <w:rFonts w:ascii="Times New Roman" w:hAnsi="Times New Roman" w:cs="Times New Roman"/>
          <w:sz w:val="24"/>
          <w:szCs w:val="24"/>
          <w:lang w:val="fr-FR"/>
          <w:rPrChange w:id="474" w:author="Compte Microsoft" w:date="2025-12-19T07:42:00Z">
            <w:rPr>
              <w:lang w:val="fr-FR"/>
            </w:rPr>
          </w:rPrChange>
        </w:rPr>
        <w:t xml:space="preserve">consolider </w:t>
      </w:r>
      <w:del w:id="475" w:author="Compte Microsoft" w:date="2025-12-19T07:42:00Z">
        <w:r w:rsidR="00492415"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76" w:author="Compte Microsoft" w:date="2025-12-19T07:42:00Z">
              <w:rPr>
                <w:lang w:val="fr-FR"/>
              </w:rPr>
            </w:rPrChange>
          </w:rPr>
          <w:delText>l’</w:delText>
        </w:r>
        <w:r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77" w:author="Compte Microsoft" w:date="2025-12-19T07:42:00Z">
              <w:rPr>
                <w:lang w:val="fr-FR"/>
              </w:rPr>
            </w:rPrChange>
          </w:rPr>
          <w:delText>approche antenne</w:delText>
        </w:r>
      </w:del>
      <w:ins w:id="478" w:author="Compte Microsoft" w:date="2025-12-19T07:42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celle-ci</w:t>
        </w:r>
      </w:ins>
      <w:del w:id="479" w:author="Compte Microsoft" w:date="2025-12-19T07:42:00Z">
        <w:r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80" w:author="Compte Microsoft" w:date="2025-12-19T07:42:00Z">
              <w:rPr>
                <w:lang w:val="fr-FR"/>
              </w:rPr>
            </w:rPrChange>
          </w:rPr>
          <w:delText>,</w:delText>
        </w:r>
      </w:del>
      <w:r w:rsidRPr="00C0200F">
        <w:rPr>
          <w:rFonts w:ascii="Times New Roman" w:hAnsi="Times New Roman" w:cs="Times New Roman"/>
          <w:sz w:val="24"/>
          <w:szCs w:val="24"/>
          <w:lang w:val="fr-FR"/>
          <w:rPrChange w:id="481" w:author="Compte Microsoft" w:date="2025-12-19T07:42:00Z">
            <w:rPr>
              <w:lang w:val="fr-FR"/>
            </w:rPr>
          </w:rPrChange>
        </w:rPr>
        <w:t xml:space="preserve"> </w:t>
      </w:r>
      <w:r w:rsidR="00492415" w:rsidRPr="00C0200F">
        <w:rPr>
          <w:rFonts w:ascii="Times New Roman" w:hAnsi="Times New Roman" w:cs="Times New Roman"/>
          <w:sz w:val="24"/>
          <w:szCs w:val="24"/>
          <w:lang w:val="fr-FR"/>
          <w:rPrChange w:id="482" w:author="Compte Microsoft" w:date="2025-12-19T07:42:00Z">
            <w:rPr>
              <w:lang w:val="fr-FR"/>
            </w:rPr>
          </w:rPrChange>
        </w:rPr>
        <w:t xml:space="preserve">comme </w:t>
      </w:r>
      <w:r w:rsidRPr="00C0200F">
        <w:rPr>
          <w:rFonts w:ascii="Times New Roman" w:hAnsi="Times New Roman" w:cs="Times New Roman"/>
          <w:sz w:val="24"/>
          <w:szCs w:val="24"/>
          <w:lang w:val="fr-FR"/>
          <w:rPrChange w:id="483" w:author="Compte Microsoft" w:date="2025-12-19T07:42:00Z">
            <w:rPr>
              <w:lang w:val="fr-FR"/>
            </w:rPr>
          </w:rPrChange>
        </w:rPr>
        <w:t>un modèle opération</w:t>
      </w:r>
      <w:r w:rsidR="00492415" w:rsidRPr="00C0200F">
        <w:rPr>
          <w:rFonts w:ascii="Times New Roman" w:hAnsi="Times New Roman" w:cs="Times New Roman"/>
          <w:sz w:val="24"/>
          <w:szCs w:val="24"/>
          <w:lang w:val="fr-FR"/>
          <w:rPrChange w:id="484" w:author="Compte Microsoft" w:date="2025-12-19T07:42:00Z">
            <w:rPr>
              <w:lang w:val="fr-FR"/>
            </w:rPr>
          </w:rPrChange>
        </w:rPr>
        <w:t>nel durable</w:t>
      </w:r>
      <w:ins w:id="485" w:author="Compte Microsoft" w:date="2025-12-19T07:42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.</w:t>
        </w:r>
      </w:ins>
      <w:del w:id="486" w:author="Compte Microsoft" w:date="2025-12-19T07:42:00Z">
        <w:r w:rsidR="00492415" w:rsidRPr="00C0200F" w:rsidDel="00C0200F">
          <w:rPr>
            <w:rFonts w:ascii="Times New Roman" w:hAnsi="Times New Roman" w:cs="Times New Roman"/>
            <w:sz w:val="24"/>
            <w:szCs w:val="24"/>
            <w:lang w:val="fr-FR"/>
            <w:rPrChange w:id="487" w:author="Compte Microsoft" w:date="2025-12-19T07:42:00Z">
              <w:rPr>
                <w:lang w:val="fr-FR"/>
              </w:rPr>
            </w:rPrChange>
          </w:rPr>
          <w:delText xml:space="preserve">  </w:delText>
        </w:r>
      </w:del>
      <w:r w:rsidRPr="00C0200F">
        <w:rPr>
          <w:rFonts w:ascii="Times New Roman" w:hAnsi="Times New Roman" w:cs="Times New Roman"/>
          <w:sz w:val="24"/>
          <w:szCs w:val="24"/>
          <w:lang w:val="fr-FR"/>
          <w:rPrChange w:id="488" w:author="Compte Microsoft" w:date="2025-12-19T07:42:00Z">
            <w:rPr>
              <w:lang w:val="fr-FR"/>
            </w:rPr>
          </w:rPrChange>
        </w:rPr>
        <w:t xml:space="preserve"> </w:t>
      </w:r>
    </w:p>
    <w:p w14:paraId="087B05A8" w14:textId="16407D3D" w:rsidR="00492415" w:rsidRDefault="00C0200F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ins w:id="489" w:author="Compte Microsoft" w:date="2025-12-19T07:42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Cette approche couvre </w:t>
        </w:r>
      </w:ins>
      <w:del w:id="490" w:author="Compte Microsoft" w:date="2025-12-19T07:42:00Z">
        <w:r w:rsidR="00492415" w:rsidRPr="00A55BAA" w:rsidDel="00C0200F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D</w:delText>
        </w:r>
      </w:del>
      <w:ins w:id="491" w:author="Compte Microsoft" w:date="2025-12-19T07:42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>d</w:t>
        </w:r>
      </w:ins>
      <w:r w:rsidR="00492415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eux grands rôles </w:t>
      </w:r>
      <w:r w:rsidR="0049241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</w:p>
    <w:p w14:paraId="20E0D758" w14:textId="5FCE663F" w:rsidR="00492415" w:rsidRPr="00A55BAA" w:rsidRDefault="00492415" w:rsidP="00AC6283">
      <w:pPr>
        <w:pStyle w:val="Paragraphedeliste"/>
        <w:numPr>
          <w:ilvl w:val="1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F9116D" w:rsidRPr="00A55BAA">
        <w:rPr>
          <w:rFonts w:ascii="Times New Roman" w:hAnsi="Times New Roman" w:cs="Times New Roman"/>
          <w:sz w:val="24"/>
          <w:szCs w:val="24"/>
          <w:lang w:val="fr-FR"/>
        </w:rPr>
        <w:t>ppui technique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 </w:t>
      </w:r>
      <w:ins w:id="492" w:author="Compte Microsoft" w:date="2025-12-19T07:43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consistant en l’</w:t>
        </w:r>
      </w:ins>
      <w:del w:id="493" w:author="Compte Microsoft" w:date="2025-12-19T07:43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accompagnement </w:t>
      </w:r>
      <w:ins w:id="494" w:author="Compte Microsoft" w:date="2025-12-19T07:43:00Z">
        <w:r w:rsidR="00C0200F" w:rsidRPr="00A55BAA">
          <w:rPr>
            <w:rFonts w:ascii="Times New Roman" w:hAnsi="Times New Roman" w:cs="Times New Roman"/>
            <w:sz w:val="24"/>
            <w:szCs w:val="24"/>
            <w:lang w:val="fr-FR"/>
          </w:rPr>
          <w:t>quotidien</w:t>
        </w:r>
        <w:r w:rsidR="00C0200F" w:rsidRPr="00A55BAA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  <w:r w:rsidR="00C0200F" w:rsidRPr="00A55BAA">
          <w:rPr>
            <w:rFonts w:ascii="Times New Roman" w:hAnsi="Times New Roman" w:cs="Times New Roman"/>
            <w:sz w:val="24"/>
            <w:szCs w:val="24"/>
            <w:lang w:val="fr-FR"/>
          </w:rPr>
          <w:t xml:space="preserve">de proximité </w:t>
        </w:r>
      </w:ins>
      <w:del w:id="495" w:author="Compte Microsoft" w:date="2025-12-19T07:43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au quotidien et de proximité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des ZS dans l’amélioration des performances du PEV.</w:t>
      </w:r>
    </w:p>
    <w:p w14:paraId="115980E2" w14:textId="7845B8E2" w:rsidR="00E5530C" w:rsidRPr="00A55BAA" w:rsidRDefault="00492415" w:rsidP="00AC6283">
      <w:pPr>
        <w:pStyle w:val="Paragraphedeliste"/>
        <w:numPr>
          <w:ilvl w:val="1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Appui l</w:t>
      </w:r>
      <w:r w:rsidR="00F9116D" w:rsidRPr="00A55BAA">
        <w:rPr>
          <w:rFonts w:ascii="Times New Roman" w:hAnsi="Times New Roman" w:cs="Times New Roman"/>
          <w:sz w:val="24"/>
          <w:szCs w:val="24"/>
          <w:lang w:val="fr-FR"/>
        </w:rPr>
        <w:t>ogistique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 </w:t>
      </w:r>
      <w:ins w:id="496" w:author="Compte Microsoft" w:date="2025-12-19T07:44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 xml:space="preserve">qui se veut de </w:t>
        </w:r>
      </w:ins>
      <w:del w:id="497" w:author="Compte Microsoft" w:date="2025-12-19T07:43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veiller à la disponibilité</w:t>
      </w:r>
      <w:r w:rsidR="00850487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del w:id="498" w:author="Compte Microsoft" w:date="2025-12-19T07:44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et </w:delText>
        </w:r>
        <w:r w:rsidR="00850487"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distributions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des vaccins </w:t>
      </w:r>
      <w:del w:id="499" w:author="Compte Microsoft" w:date="2025-12-19T07:44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>(Zéro ruptures)</w:delText>
        </w:r>
        <w:r w:rsidR="00E5530C"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> :</w:delText>
        </w:r>
      </w:del>
      <w:ins w:id="500" w:author="Compte Microsoft" w:date="2025-12-19T07:44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avec focus « ZERO RUPTURE »</w:t>
        </w:r>
      </w:ins>
      <w:r w:rsidR="00E5530C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32D79B5" w14:textId="7FDFD15D" w:rsidR="00F9116D" w:rsidRPr="00A55BAA" w:rsidRDefault="00325BF3" w:rsidP="00AC6283">
      <w:pPr>
        <w:pStyle w:val="Paragraphedeliste"/>
        <w:spacing w:after="0" w:line="276" w:lineRule="auto"/>
        <w:ind w:left="9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DFB77BD" w14:textId="4324E908" w:rsidR="00F9116D" w:rsidRPr="00AE7DB2" w:rsidRDefault="0085048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E7DB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 </w:t>
      </w:r>
      <w:r w:rsidR="00AE7DB2" w:rsidRPr="00AE7DB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ces </w:t>
      </w:r>
      <w:r w:rsidRPr="00AE7DB2">
        <w:rPr>
          <w:rFonts w:ascii="Times New Roman" w:hAnsi="Times New Roman" w:cs="Times New Roman"/>
          <w:bCs/>
          <w:sz w:val="24"/>
          <w:szCs w:val="24"/>
          <w:lang w:val="fr-FR"/>
        </w:rPr>
        <w:t>deux rôles</w:t>
      </w:r>
      <w:del w:id="501" w:author="Compte Microsoft" w:date="2025-12-19T07:44:00Z">
        <w:r w:rsidRPr="00AE7DB2" w:rsidDel="00C0200F">
          <w:rPr>
            <w:rFonts w:ascii="Times New Roman" w:hAnsi="Times New Roman" w:cs="Times New Roman"/>
            <w:bCs/>
            <w:sz w:val="24"/>
            <w:szCs w:val="24"/>
            <w:lang w:val="fr-FR"/>
          </w:rPr>
          <w:delText>,</w:delText>
        </w:r>
      </w:del>
      <w:r w:rsidRPr="00AE7DB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="00AE7DB2" w:rsidRPr="00AE7DB2">
        <w:rPr>
          <w:rFonts w:ascii="Times New Roman" w:hAnsi="Times New Roman" w:cs="Times New Roman"/>
          <w:bCs/>
          <w:sz w:val="24"/>
          <w:szCs w:val="24"/>
          <w:lang w:val="fr-FR"/>
        </w:rPr>
        <w:t>s’ajoute</w:t>
      </w:r>
      <w:ins w:id="502" w:author="Compte Microsoft" w:date="2025-12-19T07:44:00Z">
        <w:r w:rsidR="00C0200F">
          <w:rPr>
            <w:rFonts w:ascii="Times New Roman" w:hAnsi="Times New Roman" w:cs="Times New Roman"/>
            <w:bCs/>
            <w:sz w:val="24"/>
            <w:szCs w:val="24"/>
            <w:lang w:val="fr-FR"/>
          </w:rPr>
          <w:t>nt</w:t>
        </w:r>
      </w:ins>
      <w:r w:rsidRPr="00AE7DB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les mécanismes de redevabilité à tous les niveaux en lien avec les indicateurs de la vaccination. </w:t>
      </w:r>
    </w:p>
    <w:p w14:paraId="6A4A5A38" w14:textId="257D1C92" w:rsidR="00AE7DB2" w:rsidRPr="00A55BAA" w:rsidRDefault="00AE7DB2" w:rsidP="00AE7DB2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Le statut de l’antenne </w:t>
      </w:r>
      <w:ins w:id="503" w:author="Compte Microsoft" w:date="2025-12-19T07:45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 xml:space="preserve">est une </w:t>
        </w:r>
      </w:ins>
      <w:del w:id="504" w:author="Compte Microsoft" w:date="2025-12-19T07:45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: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structure déconcentrée et non décentralisées. </w:t>
      </w:r>
    </w:p>
    <w:p w14:paraId="06ABBBA7" w14:textId="26F68001" w:rsidR="00382C6B" w:rsidRDefault="00463131" w:rsidP="00463131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Sur le plan Administratif, là où il y a 2 antennes ou </w:t>
      </w:r>
      <w:ins w:id="505" w:author="Compte Microsoft" w:date="2025-12-19T07:45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plus</w:t>
        </w:r>
      </w:ins>
      <w:del w:id="506" w:author="Compte Microsoft" w:date="2025-12-19T07:45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>+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, il doit y avoir des coordinations PEV pour résoudre </w:t>
      </w:r>
      <w:del w:id="507" w:author="Compte Microsoft" w:date="2025-12-19T07:45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des </w:delText>
        </w:r>
      </w:del>
      <w:ins w:id="508" w:author="Compte Microsoft" w:date="2025-12-19T07:45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>certain</w:t>
        </w:r>
      </w:ins>
      <w:ins w:id="509" w:author="Compte Microsoft" w:date="2025-12-19T07:46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 xml:space="preserve">s </w:t>
        </w:r>
      </w:ins>
      <w:ins w:id="510" w:author="Compte Microsoft" w:date="2025-12-19T07:45:00Z">
        <w:r w:rsidR="00C0200F" w:rsidRPr="00A55BAA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conflits entre les MCA </w:t>
      </w:r>
      <w:ins w:id="511" w:author="Compte Microsoft" w:date="2025-12-19T07:46:00Z">
        <w:r w:rsidR="00C0200F">
          <w:rPr>
            <w:rFonts w:ascii="Times New Roman" w:hAnsi="Times New Roman" w:cs="Times New Roman"/>
            <w:sz w:val="24"/>
            <w:szCs w:val="24"/>
            <w:lang w:val="fr-FR"/>
          </w:rPr>
          <w:t xml:space="preserve">rencontrés dans certaines provinces. </w:t>
        </w:r>
      </w:ins>
      <w:del w:id="512" w:author="Compte Microsoft" w:date="2025-12-19T07:46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>parce qu’un MCA ne doit pas donner les ordres à son collègue chef d’antenne (comme par Ex. Kalemie – Kabalo, Kamina – Kabondo – Djanda...).</w:delText>
        </w:r>
      </w:del>
    </w:p>
    <w:p w14:paraId="1DCBD0A8" w14:textId="6CC1CBA2" w:rsidR="00382C6B" w:rsidRPr="00A55BAA" w:rsidDel="00C0200F" w:rsidRDefault="00382C6B" w:rsidP="00382C6B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del w:id="513" w:author="Compte Microsoft" w:date="2025-12-19T07:46:00Z"/>
          <w:rFonts w:ascii="Times New Roman" w:hAnsi="Times New Roman" w:cs="Times New Roman"/>
          <w:sz w:val="24"/>
          <w:szCs w:val="24"/>
          <w:lang w:val="fr-FR"/>
        </w:rPr>
      </w:pPr>
      <w:del w:id="514" w:author="Compte Microsoft" w:date="2025-12-19T07:46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La coordination concentrée sur certaines provinces avec plusieurs antennes qui n’ont pas de coordination avec une proposition d’appui technique des certaines coordinations à certaines antennes. En cas de besoin de renforcement des capacités, le CD peut demander une expertise.    </w:delText>
        </w:r>
      </w:del>
    </w:p>
    <w:p w14:paraId="21898DC5" w14:textId="61AE0980" w:rsidR="00463131" w:rsidRPr="00A55BAA" w:rsidRDefault="00463131" w:rsidP="00382C6B">
      <w:pPr>
        <w:pStyle w:val="Paragraphedeliste"/>
        <w:spacing w:after="0" w:line="276" w:lineRule="auto"/>
        <w:ind w:left="50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del w:id="515" w:author="Compte Microsoft" w:date="2025-12-19T07:46:00Z">
        <w:r w:rsidRPr="00A55BAA" w:rsidDel="00C0200F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 </w:delText>
        </w:r>
      </w:del>
    </w:p>
    <w:p w14:paraId="64E661FE" w14:textId="6081ADA8" w:rsidR="00850487" w:rsidRPr="00AB7068" w:rsidDel="00D430C9" w:rsidRDefault="00D430C9" w:rsidP="00D430C9">
      <w:pPr>
        <w:spacing w:after="0" w:line="276" w:lineRule="auto"/>
        <w:jc w:val="both"/>
        <w:rPr>
          <w:del w:id="516" w:author="Compte Microsoft" w:date="2025-12-19T07:47:00Z"/>
          <w:rFonts w:ascii="Times New Roman" w:hAnsi="Times New Roman" w:cs="Times New Roman"/>
          <w:bCs/>
          <w:sz w:val="24"/>
          <w:szCs w:val="24"/>
          <w:lang w:val="fr-FR"/>
          <w:rPrChange w:id="517" w:author="Compte Microsoft" w:date="2025-12-19T07:48:00Z">
            <w:rPr>
              <w:del w:id="518" w:author="Compte Microsoft" w:date="2025-12-19T07:47:00Z"/>
              <w:lang w:val="fr-FR"/>
            </w:rPr>
          </w:rPrChange>
        </w:rPr>
        <w:pPrChange w:id="519" w:author="Compte Microsoft" w:date="2025-12-19T07:47:00Z">
          <w:pPr>
            <w:pStyle w:val="Paragraphedeliste"/>
            <w:numPr>
              <w:ilvl w:val="2"/>
              <w:numId w:val="14"/>
            </w:numPr>
            <w:spacing w:after="0" w:line="276" w:lineRule="auto"/>
            <w:ind w:left="464" w:hanging="180"/>
            <w:jc w:val="both"/>
          </w:pPr>
        </w:pPrChange>
      </w:pPr>
      <w:ins w:id="520" w:author="Compte Microsoft" w:date="2025-12-19T07:47:00Z"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21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S’agissant de l’</w:t>
        </w:r>
      </w:ins>
      <w:del w:id="522" w:author="Compte Microsoft" w:date="2025-12-19T07:47:00Z">
        <w:r w:rsidR="0057023F" w:rsidRPr="00AB7068" w:rsidDel="00D430C9">
          <w:rPr>
            <w:rFonts w:ascii="Times New Roman" w:hAnsi="Times New Roman" w:cs="Times New Roman"/>
            <w:bCs/>
            <w:sz w:val="24"/>
            <w:szCs w:val="24"/>
            <w:lang w:val="fr-FR"/>
            <w:rPrChange w:id="523" w:author="Compte Microsoft" w:date="2025-12-19T07:48:00Z">
              <w:rPr>
                <w:lang w:val="fr-FR"/>
              </w:rPr>
            </w:rPrChange>
          </w:rPr>
          <w:delText>A</w:delText>
        </w:r>
      </w:del>
      <w:ins w:id="524" w:author="Compte Microsoft" w:date="2025-12-19T07:47:00Z"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25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a</w:t>
        </w:r>
      </w:ins>
      <w:r w:rsidR="00850487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26" w:author="Compte Microsoft" w:date="2025-12-19T07:48:00Z">
            <w:rPr>
              <w:lang w:val="fr-FR"/>
            </w:rPr>
          </w:rPrChange>
        </w:rPr>
        <w:t>ssistance technique </w:t>
      </w:r>
      <w:ins w:id="527" w:author="Compte Microsoft" w:date="2025-12-19T07:47:00Z"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28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 xml:space="preserve">un rappel a été fait sur la </w:t>
        </w:r>
      </w:ins>
      <w:del w:id="529" w:author="Compte Microsoft" w:date="2025-12-19T07:47:00Z">
        <w:r w:rsidR="00850487" w:rsidRPr="00AB7068" w:rsidDel="00D430C9">
          <w:rPr>
            <w:rFonts w:ascii="Times New Roman" w:hAnsi="Times New Roman" w:cs="Times New Roman"/>
            <w:bCs/>
            <w:sz w:val="24"/>
            <w:szCs w:val="24"/>
            <w:lang w:val="fr-FR"/>
            <w:rPrChange w:id="530" w:author="Compte Microsoft" w:date="2025-12-19T07:48:00Z">
              <w:rPr>
                <w:lang w:val="fr-FR"/>
              </w:rPr>
            </w:rPrChange>
          </w:rPr>
          <w:delText xml:space="preserve">: </w:delText>
        </w:r>
      </w:del>
    </w:p>
    <w:p w14:paraId="4116F67B" w14:textId="77777777" w:rsidR="005F5D23" w:rsidRPr="00AB7068" w:rsidDel="00D430C9" w:rsidRDefault="005F5D23" w:rsidP="00AC6283">
      <w:pPr>
        <w:spacing w:after="0" w:line="276" w:lineRule="auto"/>
        <w:jc w:val="both"/>
        <w:rPr>
          <w:del w:id="531" w:author="Compte Microsoft" w:date="2025-12-19T07:47:00Z"/>
          <w:rFonts w:ascii="Times New Roman" w:hAnsi="Times New Roman" w:cs="Times New Roman"/>
          <w:bCs/>
          <w:sz w:val="24"/>
          <w:szCs w:val="24"/>
          <w:lang w:val="fr-FR"/>
          <w:rPrChange w:id="532" w:author="Compte Microsoft" w:date="2025-12-19T07:48:00Z">
            <w:rPr>
              <w:del w:id="533" w:author="Compte Microsoft" w:date="2025-12-19T07:47:00Z"/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</w:p>
    <w:p w14:paraId="4FC0191D" w14:textId="36E44C36" w:rsidR="00850487" w:rsidRPr="00AB7068" w:rsidRDefault="00850487" w:rsidP="00AC6283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534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del w:id="535" w:author="Compte Microsoft" w:date="2025-12-19T07:47:00Z">
        <w:r w:rsidRPr="00AB7068" w:rsidDel="00D430C9">
          <w:rPr>
            <w:rFonts w:ascii="Times New Roman" w:hAnsi="Times New Roman" w:cs="Times New Roman"/>
            <w:bCs/>
            <w:sz w:val="24"/>
            <w:szCs w:val="24"/>
            <w:lang w:val="fr-FR"/>
            <w:rPrChange w:id="536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R</w:delText>
        </w:r>
        <w:r w:rsidR="0057023F" w:rsidRPr="00AB7068" w:rsidDel="00D430C9">
          <w:rPr>
            <w:rFonts w:ascii="Times New Roman" w:hAnsi="Times New Roman" w:cs="Times New Roman"/>
            <w:bCs/>
            <w:sz w:val="24"/>
            <w:szCs w:val="24"/>
            <w:lang w:val="fr-FR"/>
            <w:rPrChange w:id="537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appel de la </w:delText>
        </w:r>
      </w:del>
      <w:proofErr w:type="gramStart"/>
      <w:r w:rsidR="0057023F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38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déclaration</w:t>
      </w:r>
      <w:proofErr w:type="gramEnd"/>
      <w:r w:rsidR="0057023F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39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de Lusaka sur l’AT en Afrique : </w:t>
      </w:r>
    </w:p>
    <w:p w14:paraId="325A79C9" w14:textId="58CBF601" w:rsidR="005F5D23" w:rsidRPr="00AB7068" w:rsidRDefault="00AB7068" w:rsidP="00AC6283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540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ins w:id="541" w:author="Compte Microsoft" w:date="2025-12-19T07:48:00Z">
        <w:r>
          <w:rPr>
            <w:rFonts w:ascii="Times New Roman" w:hAnsi="Times New Roman" w:cs="Times New Roman"/>
            <w:bCs/>
            <w:sz w:val="24"/>
            <w:szCs w:val="24"/>
            <w:lang w:val="fr-FR"/>
          </w:rPr>
          <w:t>O</w:t>
        </w:r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42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n retiendra de cette déclaration que :</w:t>
        </w:r>
      </w:ins>
    </w:p>
    <w:p w14:paraId="409C4F66" w14:textId="0EED5698" w:rsidR="00041A4C" w:rsidRPr="00AB7068" w:rsidRDefault="00041A4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543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44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Une AT</w:t>
      </w:r>
      <w:ins w:id="545" w:author="Compte Microsoft" w:date="2025-12-19T07:48:00Z">
        <w:r w:rsidR="00AB7068"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46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 xml:space="preserve"> est</w:t>
        </w:r>
      </w:ins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47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</w:t>
      </w:r>
      <w:r w:rsidR="0057023F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48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pilotée par le pays selon les besoins</w:t>
      </w: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49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. </w:t>
      </w:r>
    </w:p>
    <w:p w14:paraId="2A4F23F6" w14:textId="30E772E0" w:rsidR="00041A4C" w:rsidRPr="00AB7068" w:rsidRDefault="00041A4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550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del w:id="551" w:author="Compte Microsoft" w:date="2025-12-19T07:49:00Z">
        <w:r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52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Les </w:delText>
        </w:r>
        <w:r w:rsidR="0057023F"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53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profils requis</w:delText>
        </w:r>
        <w:r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54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 et le</w:delText>
        </w:r>
      </w:del>
      <w:ins w:id="555" w:author="Compte Microsoft" w:date="2025-12-19T07:49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>Le</w:t>
        </w:r>
      </w:ins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56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pays doit </w:t>
      </w:r>
      <w:r w:rsidR="0057023F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57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participer à la sélection et l’évaluation de</w:t>
      </w:r>
      <w:ins w:id="558" w:author="Compte Microsoft" w:date="2025-12-19T07:49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 ces </w:t>
        </w:r>
      </w:ins>
      <w:del w:id="559" w:author="Compte Microsoft" w:date="2025-12-19T07:49:00Z">
        <w:r w:rsidR="0057023F"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60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s E</w:delText>
        </w:r>
      </w:del>
      <w:ins w:id="561" w:author="Compte Microsoft" w:date="2025-12-19T07:49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>e</w:t>
        </w:r>
      </w:ins>
      <w:r w:rsidR="0057023F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2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xperts</w:t>
      </w: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3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. </w:t>
      </w:r>
    </w:p>
    <w:p w14:paraId="4DC3FF81" w14:textId="46262023" w:rsidR="00987AE0" w:rsidRPr="00AB7068" w:rsidRDefault="0057023F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  <w:rPrChange w:id="564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5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Priorité </w:t>
      </w:r>
      <w:ins w:id="566" w:author="Compte Microsoft" w:date="2025-12-19T07:49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axée </w:t>
        </w:r>
      </w:ins>
      <w:r w:rsidR="00041A4C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7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sur le </w:t>
      </w:r>
      <w:r w:rsidR="00987AE0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8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développement</w:t>
      </w: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69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des capacités</w:t>
      </w:r>
      <w:r w:rsidR="00041A4C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0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 (</w:t>
      </w: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1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pas de substitution</w:t>
      </w:r>
      <w:r w:rsidR="00041A4C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2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>) : q</w:t>
      </w:r>
      <w:r w:rsidR="00987AE0"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3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uand l’AT part, les connaissances restent. </w:t>
      </w:r>
    </w:p>
    <w:p w14:paraId="14151C2F" w14:textId="3BCF5E2A" w:rsidR="00041A4C" w:rsidRPr="00AB7068" w:rsidRDefault="00041A4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574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</w:pPr>
      <w:r w:rsidRPr="00AB7068">
        <w:rPr>
          <w:rFonts w:ascii="Times New Roman" w:hAnsi="Times New Roman" w:cs="Times New Roman"/>
          <w:sz w:val="24"/>
          <w:szCs w:val="24"/>
          <w:lang w:val="fr-FR"/>
          <w:rPrChange w:id="575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Utilisation accrue des compétences locales. </w:t>
      </w:r>
    </w:p>
    <w:p w14:paraId="688C3A5D" w14:textId="77777777" w:rsidR="00041A4C" w:rsidRPr="00AB7068" w:rsidRDefault="00041A4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576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</w:pP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7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Intégration de l’AT dans les structures existantes. </w:t>
      </w:r>
    </w:p>
    <w:p w14:paraId="2B24F998" w14:textId="3FF5BAFB" w:rsidR="00041A4C" w:rsidRPr="00AB7068" w:rsidRDefault="00041A4C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578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</w:pP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79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Suivi </w:t>
      </w:r>
      <w:ins w:id="580" w:author="Compte Microsoft" w:date="2025-12-19T07:49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 et </w:t>
        </w:r>
      </w:ins>
      <w:del w:id="581" w:author="Compte Microsoft" w:date="2025-12-19T07:49:00Z">
        <w:r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82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&amp; </w:delText>
        </w:r>
      </w:del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583" w:author="Compte Microsoft" w:date="2025-12-19T07:48:00Z">
            <w:rPr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  <w:t xml:space="preserve">évaluation et redevabilité de l’AT. </w:t>
      </w:r>
    </w:p>
    <w:p w14:paraId="567579B4" w14:textId="08A77FD9" w:rsidR="007E74EF" w:rsidRPr="00AB7068" w:rsidRDefault="00987AE0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584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</w:pPr>
      <w:del w:id="585" w:author="Compte Microsoft" w:date="2025-12-19T07:50:00Z">
        <w:r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586" w:author="Compte Microsoft" w:date="2025-12-19T07:48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Autres considérations :</w:delText>
        </w:r>
      </w:del>
      <w:ins w:id="587" w:author="Compte Microsoft" w:date="2025-12-19T07:50:00Z">
        <w:r w:rsidR="00AB7068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les AT doivent avoir une </w:t>
        </w:r>
      </w:ins>
      <w:del w:id="588" w:author="Compte Microsoft" w:date="2025-12-19T07:50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589" w:author="Compte Microsoft" w:date="2025-12-19T07:48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 </w:delText>
        </w:r>
      </w:del>
      <w:r w:rsidRPr="00AB7068">
        <w:rPr>
          <w:rFonts w:ascii="Times New Roman" w:hAnsi="Times New Roman" w:cs="Times New Roman"/>
          <w:sz w:val="24"/>
          <w:szCs w:val="24"/>
          <w:lang w:val="fr-FR"/>
          <w:rPrChange w:id="590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connaissance avérée du système de santé de la RDC</w:t>
      </w:r>
      <w:ins w:id="591" w:author="Compte Microsoft" w:date="2025-12-19T07:50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, des</w:t>
        </w:r>
      </w:ins>
      <w:del w:id="592" w:author="Compte Microsoft" w:date="2025-12-19T07:50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593" w:author="Compte Microsoft" w:date="2025-12-19T07:48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 /</w:delText>
        </w:r>
      </w:del>
      <w:r w:rsidRPr="00AB7068">
        <w:rPr>
          <w:rFonts w:ascii="Times New Roman" w:hAnsi="Times New Roman" w:cs="Times New Roman"/>
          <w:sz w:val="24"/>
          <w:szCs w:val="24"/>
          <w:lang w:val="fr-FR"/>
          <w:rPrChange w:id="594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 capacité</w:t>
      </w:r>
      <w:ins w:id="595" w:author="Compte Microsoft" w:date="2025-12-19T07:50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s</w:t>
        </w:r>
      </w:ins>
      <w:r w:rsidRPr="00AB7068">
        <w:rPr>
          <w:rFonts w:ascii="Times New Roman" w:hAnsi="Times New Roman" w:cs="Times New Roman"/>
          <w:sz w:val="24"/>
          <w:szCs w:val="24"/>
          <w:lang w:val="fr-FR"/>
          <w:rPrChange w:id="596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 de transférer </w:t>
      </w:r>
      <w:r w:rsidR="00041A4C" w:rsidRPr="00AB7068">
        <w:rPr>
          <w:rFonts w:ascii="Times New Roman" w:hAnsi="Times New Roman" w:cs="Times New Roman"/>
          <w:sz w:val="24"/>
          <w:szCs w:val="24"/>
          <w:lang w:val="fr-FR"/>
          <w:rPrChange w:id="597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d</w:t>
      </w:r>
      <w:r w:rsidRPr="00AB7068">
        <w:rPr>
          <w:rFonts w:ascii="Times New Roman" w:hAnsi="Times New Roman" w:cs="Times New Roman"/>
          <w:sz w:val="24"/>
          <w:szCs w:val="24"/>
          <w:lang w:val="fr-FR"/>
          <w:rPrChange w:id="598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es compétences prouvés</w:t>
      </w:r>
      <w:ins w:id="599" w:author="Compte Microsoft" w:date="2025-12-19T07:50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 xml:space="preserve">, </w:t>
        </w:r>
      </w:ins>
      <w:del w:id="600" w:author="Compte Microsoft" w:date="2025-12-19T07:50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01" w:author="Compte Microsoft" w:date="2025-12-19T07:48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/ </w:delText>
        </w:r>
      </w:del>
      <w:del w:id="602" w:author="Compte Microsoft" w:date="2025-12-19T07:51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03" w:author="Compte Microsoft" w:date="2025-12-19T07:48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U</w:delText>
        </w:r>
      </w:del>
      <w:ins w:id="604" w:author="Compte Microsoft" w:date="2025-12-19T07:51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u</w:t>
        </w:r>
      </w:ins>
      <w:r w:rsidRPr="00AB7068">
        <w:rPr>
          <w:rFonts w:ascii="Times New Roman" w:hAnsi="Times New Roman" w:cs="Times New Roman"/>
          <w:sz w:val="24"/>
          <w:szCs w:val="24"/>
          <w:lang w:val="fr-FR"/>
          <w:rPrChange w:id="605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n niveau acceptable de recul par rapport au PEV </w:t>
      </w:r>
      <w:r w:rsidRPr="00AB7068">
        <w:rPr>
          <w:rFonts w:ascii="Times New Roman" w:hAnsi="Times New Roman" w:cs="Times New Roman"/>
          <w:sz w:val="24"/>
          <w:szCs w:val="24"/>
          <w:lang w:val="fr-FR"/>
          <w:rPrChange w:id="606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lastRenderedPageBreak/>
        <w:t>(Technique, Data, Logistique ou suivi et évaluation, demande…</w:t>
      </w:r>
      <w:proofErr w:type="gramStart"/>
      <w:r w:rsidRPr="00AB7068">
        <w:rPr>
          <w:rFonts w:ascii="Times New Roman" w:hAnsi="Times New Roman" w:cs="Times New Roman"/>
          <w:sz w:val="24"/>
          <w:szCs w:val="24"/>
          <w:lang w:val="fr-FR"/>
          <w:rPrChange w:id="607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) </w:t>
      </w:r>
      <w:ins w:id="608" w:author="Compte Microsoft" w:date="2025-12-19T07:51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,</w:t>
        </w:r>
        <w:proofErr w:type="gramEnd"/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 xml:space="preserve"> une </w:t>
        </w:r>
      </w:ins>
      <w:del w:id="609" w:author="Compte Microsoft" w:date="2025-12-19T07:51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10" w:author="Compte Microsoft" w:date="2025-12-19T07:48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/ U</w:delText>
        </w:r>
      </w:del>
      <w:r w:rsidRPr="00AB7068">
        <w:rPr>
          <w:rFonts w:ascii="Times New Roman" w:hAnsi="Times New Roman" w:cs="Times New Roman"/>
          <w:sz w:val="24"/>
          <w:szCs w:val="24"/>
          <w:lang w:val="fr-FR"/>
          <w:rPrChange w:id="611" w:author="Compte Microsoft" w:date="2025-12-19T07:48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ne expertise avérée dans l’accompagnement d’une institution publique en Afrique subsaharienne. </w:t>
      </w:r>
    </w:p>
    <w:p w14:paraId="3F6F2A4A" w14:textId="17353274" w:rsidR="007E74EF" w:rsidRPr="00D41436" w:rsidDel="00AB7068" w:rsidRDefault="00AB7068" w:rsidP="00AB7068">
      <w:pPr>
        <w:ind w:left="142"/>
        <w:rPr>
          <w:del w:id="612" w:author="Compte Microsoft" w:date="2025-12-19T07:51:00Z"/>
          <w:rFonts w:ascii="Times New Roman" w:hAnsi="Times New Roman" w:cs="Times New Roman"/>
          <w:bCs/>
          <w:sz w:val="24"/>
          <w:szCs w:val="24"/>
          <w:lang w:val="fr-FR"/>
          <w:rPrChange w:id="613" w:author="Compte Microsoft" w:date="2025-12-19T07:54:00Z">
            <w:rPr>
              <w:del w:id="614" w:author="Compte Microsoft" w:date="2025-12-19T07:51:00Z"/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pPrChange w:id="615" w:author="Compte Microsoft" w:date="2025-12-19T07:51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ins w:id="616" w:author="Compte Microsoft" w:date="2025-12-19T07:51:00Z"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17" w:author="Compte Microsoft" w:date="2025-12-19T07:52:00Z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rPrChange>
          </w:rPr>
          <w:t>Il a été présenté au cours de</w:t>
        </w:r>
      </w:ins>
      <w:ins w:id="618" w:author="Compte Microsoft" w:date="2025-12-19T07:52:00Z">
        <w:r w:rsidRPr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19" w:author="Compte Microsoft" w:date="2025-12-19T07:52:00Z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rPrChange>
          </w:rPr>
          <w:t xml:space="preserve"> cette plage </w:t>
        </w:r>
      </w:ins>
      <w:del w:id="620" w:author="Compte Microsoft" w:date="2025-12-19T07:51:00Z">
        <w:r w:rsidR="007E74EF" w:rsidRPr="00AB7068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21" w:author="Compte Microsoft" w:date="2025-12-19T07:52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Besoins en AT :</w:delText>
        </w:r>
        <w:r w:rsidR="007E74EF" w:rsidRPr="00D41436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22" w:author="Compte Microsoft" w:date="2025-12-19T07:54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 domaine par domaine. </w:delText>
        </w:r>
      </w:del>
    </w:p>
    <w:p w14:paraId="46FB6EAA" w14:textId="2D1A33F5" w:rsidR="00041A4C" w:rsidRPr="00D41436" w:rsidRDefault="00041A4C" w:rsidP="00AB7068">
      <w:pPr>
        <w:ind w:left="142"/>
        <w:rPr>
          <w:rFonts w:ascii="Times New Roman" w:hAnsi="Times New Roman" w:cs="Times New Roman"/>
          <w:bCs/>
          <w:sz w:val="24"/>
          <w:szCs w:val="24"/>
          <w:lang w:val="fr-FR"/>
          <w:rPrChange w:id="623" w:author="Compte Microsoft" w:date="2025-12-19T07:54:00Z">
            <w:rPr>
              <w:lang w:val="fr-FR"/>
            </w:rPr>
          </w:rPrChange>
        </w:rPr>
        <w:pPrChange w:id="624" w:author="Compte Microsoft" w:date="2025-12-19T07:51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625" w:author="Compte Microsoft" w:date="2025-12-19T07:52:00Z">
        <w:r w:rsidRPr="00D41436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26" w:author="Compte Microsoft" w:date="2025-12-19T07:54:00Z">
              <w:rPr>
                <w:b/>
                <w:bCs/>
                <w:lang w:val="fr-FR"/>
              </w:rPr>
            </w:rPrChange>
          </w:rPr>
          <w:delText>Présentation d</w:delText>
        </w:r>
      </w:del>
      <w:proofErr w:type="gramStart"/>
      <w:ins w:id="627" w:author="Compte Microsoft" w:date="2025-12-19T07:52:00Z">
        <w:r w:rsidR="00AB7068" w:rsidRPr="00D41436">
          <w:rPr>
            <w:rFonts w:ascii="Times New Roman" w:hAnsi="Times New Roman" w:cs="Times New Roman"/>
            <w:bCs/>
            <w:sz w:val="24"/>
            <w:szCs w:val="24"/>
            <w:lang w:val="fr-FR"/>
            <w:rPrChange w:id="628" w:author="Compte Microsoft" w:date="2025-12-19T07:54:00Z">
              <w:rPr>
                <w:b/>
                <w:bCs/>
                <w:lang w:val="fr-FR"/>
              </w:rPr>
            </w:rPrChange>
          </w:rPr>
          <w:t>l</w:t>
        </w:r>
      </w:ins>
      <w:r w:rsidRPr="00D41436">
        <w:rPr>
          <w:rFonts w:ascii="Times New Roman" w:hAnsi="Times New Roman" w:cs="Times New Roman"/>
          <w:bCs/>
          <w:sz w:val="24"/>
          <w:szCs w:val="24"/>
          <w:lang w:val="fr-FR"/>
          <w:rPrChange w:id="629" w:author="Compte Microsoft" w:date="2025-12-19T07:54:00Z">
            <w:rPr>
              <w:b/>
              <w:bCs/>
              <w:lang w:val="fr-FR"/>
            </w:rPr>
          </w:rPrChange>
        </w:rPr>
        <w:t>es</w:t>
      </w:r>
      <w:proofErr w:type="gramEnd"/>
      <w:r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0" w:author="Compte Microsoft" w:date="2025-12-19T07:54:00Z">
            <w:rPr>
              <w:b/>
              <w:bCs/>
              <w:lang w:val="fr-FR"/>
            </w:rPr>
          </w:rPrChange>
        </w:rPr>
        <w:t xml:space="preserve"> résultats de</w:t>
      </w:r>
      <w:del w:id="631" w:author="Compte Microsoft" w:date="2025-12-19T07:52:00Z">
        <w:r w:rsidRPr="00D41436" w:rsidDel="00AB7068">
          <w:rPr>
            <w:rFonts w:ascii="Times New Roman" w:hAnsi="Times New Roman" w:cs="Times New Roman"/>
            <w:bCs/>
            <w:sz w:val="24"/>
            <w:szCs w:val="24"/>
            <w:lang w:val="fr-FR"/>
            <w:rPrChange w:id="632" w:author="Compte Microsoft" w:date="2025-12-19T07:54:00Z">
              <w:rPr>
                <w:b/>
                <w:bCs/>
                <w:lang w:val="fr-FR"/>
              </w:rPr>
            </w:rPrChange>
          </w:rPr>
          <w:delText>s</w:delText>
        </w:r>
      </w:del>
      <w:ins w:id="633" w:author="Compte Microsoft" w:date="2025-12-19T07:52:00Z">
        <w:r w:rsidR="00AB7068" w:rsidRPr="00D41436">
          <w:rPr>
            <w:rFonts w:ascii="Times New Roman" w:hAnsi="Times New Roman" w:cs="Times New Roman"/>
            <w:bCs/>
            <w:sz w:val="24"/>
            <w:szCs w:val="24"/>
            <w:lang w:val="fr-FR"/>
            <w:rPrChange w:id="634" w:author="Compte Microsoft" w:date="2025-12-19T07:54:00Z">
              <w:rPr>
                <w:bCs/>
                <w:lang w:val="fr-FR"/>
              </w:rPr>
            </w:rPrChange>
          </w:rPr>
          <w:t>s</w:t>
        </w:r>
      </w:ins>
      <w:r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5" w:author="Compte Microsoft" w:date="2025-12-19T07:54:00Z">
            <w:rPr>
              <w:b/>
              <w:bCs/>
              <w:lang w:val="fr-FR"/>
            </w:rPr>
          </w:rPrChange>
        </w:rPr>
        <w:t xml:space="preserve"> </w:t>
      </w:r>
      <w:r w:rsidR="007E74EF"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6" w:author="Compte Microsoft" w:date="2025-12-19T07:54:00Z">
            <w:rPr>
              <w:b/>
              <w:bCs/>
              <w:lang w:val="fr-FR"/>
            </w:rPr>
          </w:rPrChange>
        </w:rPr>
        <w:t>évaluations des AT d</w:t>
      </w:r>
      <w:r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7" w:author="Compte Microsoft" w:date="2025-12-19T07:54:00Z">
            <w:rPr>
              <w:b/>
              <w:bCs/>
              <w:lang w:val="fr-FR"/>
            </w:rPr>
          </w:rPrChange>
        </w:rPr>
        <w:t xml:space="preserve">u </w:t>
      </w:r>
      <w:r w:rsidR="007E74EF"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8" w:author="Compte Microsoft" w:date="2025-12-19T07:54:00Z">
            <w:rPr>
              <w:b/>
              <w:bCs/>
              <w:lang w:val="fr-FR"/>
            </w:rPr>
          </w:rPrChange>
        </w:rPr>
        <w:t>décembre 2025 :</w:t>
      </w:r>
      <w:r w:rsidR="007E74EF" w:rsidRPr="00D41436">
        <w:rPr>
          <w:rFonts w:ascii="Times New Roman" w:hAnsi="Times New Roman" w:cs="Times New Roman"/>
          <w:bCs/>
          <w:sz w:val="24"/>
          <w:szCs w:val="24"/>
          <w:lang w:val="fr-FR"/>
          <w:rPrChange w:id="639" w:author="Compte Microsoft" w:date="2025-12-19T07:54:00Z">
            <w:rPr>
              <w:lang w:val="fr-FR"/>
            </w:rPr>
          </w:rPrChange>
        </w:rPr>
        <w:t xml:space="preserve"> </w:t>
      </w:r>
      <w:r w:rsidR="00F81C3A" w:rsidRPr="00D41436">
        <w:rPr>
          <w:rFonts w:ascii="Times New Roman" w:hAnsi="Times New Roman" w:cs="Times New Roman"/>
          <w:bCs/>
          <w:sz w:val="24"/>
          <w:szCs w:val="24"/>
          <w:lang w:val="fr-FR"/>
          <w:rPrChange w:id="640" w:author="Compte Microsoft" w:date="2025-12-19T07:54:00Z">
            <w:rPr>
              <w:lang w:val="fr-FR"/>
            </w:rPr>
          </w:rPrChange>
        </w:rPr>
        <w:t xml:space="preserve">évaluation par les provinces et les auto – évaluation. </w:t>
      </w:r>
    </w:p>
    <w:p w14:paraId="774A80F1" w14:textId="2CCC7909" w:rsidR="00796D02" w:rsidRPr="00AB7068" w:rsidRDefault="00041A4C" w:rsidP="00AB70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641" w:author="Compte Microsoft" w:date="2025-12-19T07:53:00Z">
            <w:rPr>
              <w:lang w:val="fr-FR"/>
            </w:rPr>
          </w:rPrChange>
        </w:rPr>
        <w:pPrChange w:id="642" w:author="Compte Microsoft" w:date="2025-12-19T07:52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643" w:author="Compte Microsoft" w:date="2025-12-19T07:53:00Z">
            <w:rPr>
              <w:lang w:val="fr-FR"/>
            </w:rPr>
          </w:rPrChange>
        </w:rPr>
        <w:t xml:space="preserve">Il a été recommandé aux antennes d’élaborer </w:t>
      </w:r>
      <w:r w:rsidR="009364B2" w:rsidRPr="00AB7068">
        <w:rPr>
          <w:rFonts w:ascii="Times New Roman" w:hAnsi="Times New Roman" w:cs="Times New Roman"/>
          <w:bCs/>
          <w:sz w:val="24"/>
          <w:szCs w:val="24"/>
          <w:lang w:val="fr-FR"/>
          <w:rPrChange w:id="644" w:author="Compte Microsoft" w:date="2025-12-19T07:53:00Z">
            <w:rPr>
              <w:lang w:val="fr-FR"/>
            </w:rPr>
          </w:rPrChange>
        </w:rPr>
        <w:t>la cartographie</w:t>
      </w:r>
      <w:r w:rsidRPr="00AB7068">
        <w:rPr>
          <w:rFonts w:ascii="Times New Roman" w:hAnsi="Times New Roman" w:cs="Times New Roman"/>
          <w:bCs/>
          <w:sz w:val="24"/>
          <w:szCs w:val="24"/>
          <w:lang w:val="fr-FR"/>
          <w:rPrChange w:id="645" w:author="Compte Microsoft" w:date="2025-12-19T07:53:00Z">
            <w:rPr>
              <w:lang w:val="fr-FR"/>
            </w:rPr>
          </w:rPrChange>
        </w:rPr>
        <w:t xml:space="preserve"> des gaps en AT en fin d’exprimer de besoin en AT. </w:t>
      </w:r>
      <w:r w:rsidR="007E74EF" w:rsidRPr="00AB7068">
        <w:rPr>
          <w:rFonts w:ascii="Times New Roman" w:hAnsi="Times New Roman" w:cs="Times New Roman"/>
          <w:sz w:val="24"/>
          <w:szCs w:val="24"/>
          <w:lang w:val="fr-FR"/>
          <w:rPrChange w:id="646" w:author="Compte Microsoft" w:date="2025-12-19T07:53:00Z">
            <w:rPr>
              <w:lang w:val="fr-FR"/>
            </w:rPr>
          </w:rPrChange>
        </w:rPr>
        <w:t xml:space="preserve">  </w:t>
      </w:r>
    </w:p>
    <w:p w14:paraId="509DFDFD" w14:textId="1A5804D9" w:rsidR="00AB7068" w:rsidRDefault="00547F82" w:rsidP="00AB7068">
      <w:pPr>
        <w:spacing w:after="0" w:line="276" w:lineRule="auto"/>
        <w:jc w:val="both"/>
        <w:rPr>
          <w:ins w:id="647" w:author="Compte Microsoft" w:date="2025-12-19T07:53:00Z"/>
          <w:rFonts w:ascii="Times New Roman" w:hAnsi="Times New Roman" w:cs="Times New Roman"/>
          <w:sz w:val="24"/>
          <w:szCs w:val="24"/>
          <w:lang w:val="fr-FR"/>
        </w:rPr>
        <w:pPrChange w:id="648" w:author="Compte Microsoft" w:date="2025-12-19T07:53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r w:rsidRPr="00AB7068">
        <w:rPr>
          <w:rFonts w:ascii="Times New Roman" w:hAnsi="Times New Roman" w:cs="Times New Roman"/>
          <w:sz w:val="24"/>
          <w:szCs w:val="24"/>
          <w:lang w:val="fr-FR"/>
          <w:rPrChange w:id="649" w:author="Compte Microsoft" w:date="2025-12-19T07:53:00Z">
            <w:rPr>
              <w:lang w:val="fr-FR"/>
            </w:rPr>
          </w:rPrChange>
        </w:rPr>
        <w:t>Les MCA doivent travailler ensemble et en collaboration avec les AT pour avoir des résultats esco</w:t>
      </w:r>
      <w:ins w:id="650" w:author="Compte Microsoft" w:date="2025-12-19T07:53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mp</w:t>
        </w:r>
      </w:ins>
      <w:del w:id="651" w:author="Compte Microsoft" w:date="2025-12-19T07:53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52" w:author="Compte Microsoft" w:date="2025-12-19T07:53:00Z">
              <w:rPr>
                <w:lang w:val="fr-FR"/>
              </w:rPr>
            </w:rPrChange>
          </w:rPr>
          <w:delText>n</w:delText>
        </w:r>
      </w:del>
      <w:r w:rsidRPr="00AB7068">
        <w:rPr>
          <w:rFonts w:ascii="Times New Roman" w:hAnsi="Times New Roman" w:cs="Times New Roman"/>
          <w:sz w:val="24"/>
          <w:szCs w:val="24"/>
          <w:lang w:val="fr-FR"/>
          <w:rPrChange w:id="653" w:author="Compte Microsoft" w:date="2025-12-19T07:53:00Z">
            <w:rPr>
              <w:lang w:val="fr-FR"/>
            </w:rPr>
          </w:rPrChange>
        </w:rPr>
        <w:t xml:space="preserve">tés </w:t>
      </w:r>
      <w:del w:id="654" w:author="Compte Microsoft" w:date="2025-12-19T07:54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55" w:author="Compte Microsoft" w:date="2025-12-19T07:53:00Z">
              <w:rPr>
                <w:lang w:val="fr-FR"/>
              </w:rPr>
            </w:rPrChange>
          </w:rPr>
          <w:delText>soit une mutualisation</w:delText>
        </w:r>
      </w:del>
      <w:ins w:id="656" w:author="Compte Microsoft" w:date="2025-12-19T07:54:00Z">
        <w:r w:rsidR="00AB7068">
          <w:rPr>
            <w:rFonts w:ascii="Times New Roman" w:hAnsi="Times New Roman" w:cs="Times New Roman"/>
            <w:sz w:val="24"/>
            <w:szCs w:val="24"/>
            <w:lang w:val="fr-FR"/>
          </w:rPr>
          <w:t>en mutualisant</w:t>
        </w:r>
      </w:ins>
      <w:r w:rsidRPr="00AB7068">
        <w:rPr>
          <w:rFonts w:ascii="Times New Roman" w:hAnsi="Times New Roman" w:cs="Times New Roman"/>
          <w:sz w:val="24"/>
          <w:szCs w:val="24"/>
          <w:lang w:val="fr-FR"/>
          <w:rPrChange w:id="657" w:author="Compte Microsoft" w:date="2025-12-19T07:53:00Z">
            <w:rPr>
              <w:lang w:val="fr-FR"/>
            </w:rPr>
          </w:rPrChange>
        </w:rPr>
        <w:t xml:space="preserve"> des moyens </w:t>
      </w:r>
    </w:p>
    <w:p w14:paraId="4D43B997" w14:textId="5825BAC2" w:rsidR="00547F82" w:rsidRPr="00AB7068" w:rsidDel="00AB7068" w:rsidRDefault="00547F82" w:rsidP="00AB7068">
      <w:pPr>
        <w:spacing w:after="0" w:line="276" w:lineRule="auto"/>
        <w:jc w:val="both"/>
        <w:rPr>
          <w:del w:id="658" w:author="Compte Microsoft" w:date="2025-12-19T07:53:00Z"/>
          <w:rFonts w:ascii="Times New Roman" w:hAnsi="Times New Roman" w:cs="Times New Roman"/>
          <w:sz w:val="24"/>
          <w:szCs w:val="24"/>
          <w:lang w:val="fr-FR"/>
          <w:rPrChange w:id="659" w:author="Compte Microsoft" w:date="2025-12-19T07:53:00Z">
            <w:rPr>
              <w:del w:id="660" w:author="Compte Microsoft" w:date="2025-12-19T07:53:00Z"/>
              <w:lang w:val="fr-FR"/>
            </w:rPr>
          </w:rPrChange>
        </w:rPr>
        <w:pPrChange w:id="661" w:author="Compte Microsoft" w:date="2025-12-19T07:53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662" w:author="Compte Microsoft" w:date="2025-12-19T07:53:00Z">
        <w:r w:rsidRPr="00AB7068" w:rsidDel="00AB7068">
          <w:rPr>
            <w:rFonts w:ascii="Times New Roman" w:hAnsi="Times New Roman" w:cs="Times New Roman"/>
            <w:sz w:val="24"/>
            <w:szCs w:val="24"/>
            <w:lang w:val="fr-FR"/>
            <w:rPrChange w:id="663" w:author="Compte Microsoft" w:date="2025-12-19T07:53:00Z">
              <w:rPr>
                <w:lang w:val="fr-FR"/>
              </w:rPr>
            </w:rPrChange>
          </w:rPr>
          <w:delText xml:space="preserve">AT et antenne pour le travail ensemble (véhicule, carburant, entretien...) et utilisation commune..      </w:delText>
        </w:r>
      </w:del>
    </w:p>
    <w:p w14:paraId="3A33C07B" w14:textId="50E01ABC" w:rsidR="00547F82" w:rsidRPr="00A55BAA" w:rsidDel="00AB7068" w:rsidRDefault="00547F82" w:rsidP="00AB7068">
      <w:pPr>
        <w:spacing w:after="0" w:line="276" w:lineRule="auto"/>
        <w:jc w:val="both"/>
        <w:rPr>
          <w:del w:id="664" w:author="Compte Microsoft" w:date="2025-12-19T07:54:00Z"/>
          <w:rFonts w:ascii="Times New Roman" w:hAnsi="Times New Roman" w:cs="Times New Roman"/>
          <w:sz w:val="24"/>
          <w:szCs w:val="24"/>
          <w:lang w:val="fr-FR"/>
        </w:rPr>
        <w:pPrChange w:id="665" w:author="Compte Microsoft" w:date="2025-12-19T07:53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666" w:author="Compte Microsoft" w:date="2025-12-19T07:54:00Z">
        <w:r w:rsidRPr="00A55BAA" w:rsidDel="00AB7068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L’attitude de l’AT : introvertis et extravertis, Est-ce qu’ils ont des moyens logistiques ; le respect des procédures administratives à respecter par les AT lors qu’ils viennent dans les DPS/Antennes), </w:delText>
        </w:r>
      </w:del>
    </w:p>
    <w:p w14:paraId="2D35167D" w14:textId="77777777" w:rsidR="00F81C3A" w:rsidRPr="00547F82" w:rsidRDefault="00F81C3A" w:rsidP="00547F82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C0924D6" w14:textId="608F4FE0" w:rsidR="00497380" w:rsidRPr="00903F81" w:rsidDel="00903F81" w:rsidRDefault="00903F81" w:rsidP="00D41436">
      <w:pPr>
        <w:spacing w:after="0" w:line="276" w:lineRule="auto"/>
        <w:jc w:val="both"/>
        <w:rPr>
          <w:del w:id="667" w:author="Compte Microsoft" w:date="2025-12-19T07:58:00Z"/>
          <w:rFonts w:ascii="Times New Roman" w:hAnsi="Times New Roman" w:cs="Times New Roman"/>
          <w:sz w:val="24"/>
          <w:szCs w:val="24"/>
          <w:lang w:val="fr-FR"/>
          <w:rPrChange w:id="668" w:author="Compte Microsoft" w:date="2025-12-19T07:59:00Z">
            <w:rPr>
              <w:del w:id="669" w:author="Compte Microsoft" w:date="2025-12-19T07:58:00Z"/>
              <w:lang w:val="fr-FR"/>
            </w:rPr>
          </w:rPrChange>
        </w:rPr>
        <w:pPrChange w:id="670" w:author="Compte Microsoft" w:date="2025-12-19T07:57:00Z">
          <w:pPr>
            <w:pStyle w:val="Paragraphedeliste"/>
            <w:numPr>
              <w:numId w:val="2"/>
            </w:numPr>
            <w:spacing w:after="0" w:line="276" w:lineRule="auto"/>
            <w:ind w:left="360" w:hanging="360"/>
            <w:jc w:val="both"/>
          </w:pPr>
        </w:pPrChange>
      </w:pPr>
      <w:ins w:id="671" w:author="Compte Microsoft" w:date="2025-12-19T07:58:00Z">
        <w:r w:rsidRPr="00903F81">
          <w:rPr>
            <w:rFonts w:ascii="Times New Roman" w:hAnsi="Times New Roman" w:cs="Times New Roman"/>
            <w:sz w:val="24"/>
            <w:szCs w:val="24"/>
            <w:lang w:val="fr-FR"/>
            <w:rPrChange w:id="672" w:author="Compte Microsoft" w:date="2025-12-19T07:59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t>Cette plage a chuté par les orientations pour la planification 2</w:t>
        </w:r>
        <w:r>
          <w:rPr>
            <w:rFonts w:ascii="Times New Roman" w:hAnsi="Times New Roman" w:cs="Times New Roman"/>
            <w:sz w:val="24"/>
            <w:szCs w:val="24"/>
            <w:lang w:val="fr-FR"/>
            <w:rPrChange w:id="673" w:author="Compte Microsoft" w:date="2025-12-19T07:59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 xml:space="preserve">026 qui doit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fr-FR"/>
            <w:rPrChange w:id="674" w:author="Compte Microsoft" w:date="2025-12-19T07:59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>etre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fr-FR"/>
            <w:rPrChange w:id="675" w:author="Compte Microsoft" w:date="2025-12-19T07:59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 xml:space="preserve"> faite dans un</w:t>
        </w:r>
      </w:ins>
      <w:ins w:id="676" w:author="Compte Microsoft" w:date="2025-12-19T07:59:00Z">
        <w:r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del w:id="677" w:author="Compte Microsoft" w:date="2025-12-19T07:58:00Z">
        <w:r w:rsidR="00AE7DB2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678" w:author="Compte Microsoft" w:date="2025-12-19T07:59:00Z">
              <w:rPr>
                <w:lang w:val="fr-FR"/>
              </w:rPr>
            </w:rPrChange>
          </w:rPr>
          <w:delText>De la p</w:delText>
        </w:r>
        <w:r w:rsidR="00F81C3A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679" w:author="Compte Microsoft" w:date="2025-12-19T07:59:00Z">
              <w:rPr>
                <w:lang w:val="fr-FR"/>
              </w:rPr>
            </w:rPrChange>
          </w:rPr>
          <w:delText xml:space="preserve">résentation de l’intégration </w:delText>
        </w:r>
        <w:r w:rsidR="008216CD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680" w:author="Compte Microsoft" w:date="2025-12-19T07:59:00Z">
              <w:rPr>
                <w:lang w:val="fr-FR"/>
              </w:rPr>
            </w:rPrChange>
          </w:rPr>
          <w:delText xml:space="preserve">de la vaccination dans le </w:delText>
        </w:r>
        <w:r w:rsidR="00F81C3A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681" w:author="Compte Microsoft" w:date="2025-12-19T07:59:00Z">
              <w:rPr>
                <w:lang w:val="fr-FR"/>
              </w:rPr>
            </w:rPrChange>
          </w:rPr>
          <w:delText xml:space="preserve">PAO 2026 </w:delText>
        </w:r>
        <w:r w:rsidR="008216CD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682" w:author="Compte Microsoft" w:date="2025-12-19T07:59:00Z">
              <w:rPr>
                <w:lang w:val="fr-FR"/>
              </w:rPr>
            </w:rPrChange>
          </w:rPr>
          <w:delText xml:space="preserve">(obligation) </w:delText>
        </w:r>
        <w:r w:rsidR="00F81C3A" w:rsidRPr="00D41436" w:rsidDel="00903F81">
          <w:rPr>
            <w:rFonts w:ascii="Times New Roman" w:hAnsi="Times New Roman" w:cs="Times New Roman"/>
            <w:sz w:val="24"/>
            <w:szCs w:val="24"/>
            <w:lang w:val="fr-FR"/>
            <w:rPrChange w:id="683" w:author="Compte Microsoft" w:date="2025-12-19T07:57:00Z">
              <w:rPr>
                <w:lang w:val="fr-FR"/>
              </w:rPr>
            </w:rPrChange>
          </w:rPr>
          <w:delText xml:space="preserve">: </w:delText>
        </w:r>
      </w:del>
    </w:p>
    <w:p w14:paraId="0D80CFB7" w14:textId="77777777" w:rsidR="00D26699" w:rsidRPr="00A55BAA" w:rsidDel="00903F81" w:rsidRDefault="00D26699" w:rsidP="00AC6283">
      <w:pPr>
        <w:spacing w:after="0" w:line="276" w:lineRule="auto"/>
        <w:jc w:val="both"/>
        <w:rPr>
          <w:del w:id="684" w:author="Compte Microsoft" w:date="2025-12-19T07:59:00Z"/>
          <w:rFonts w:ascii="Times New Roman" w:hAnsi="Times New Roman" w:cs="Times New Roman"/>
          <w:sz w:val="24"/>
          <w:szCs w:val="24"/>
          <w:lang w:val="fr-FR"/>
        </w:rPr>
      </w:pPr>
    </w:p>
    <w:p w14:paraId="4E10131A" w14:textId="4A3EE369" w:rsidR="00497380" w:rsidRPr="00A55BAA" w:rsidRDefault="009364B2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del w:id="685" w:author="Compte Microsoft" w:date="2025-12-19T07:59:00Z">
        <w:r w:rsidRPr="00A55BAA" w:rsidDel="00903F81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Dans le </w:delText>
        </w:r>
      </w:del>
      <w:proofErr w:type="gramStart"/>
      <w:r w:rsidRPr="00A55BAA">
        <w:rPr>
          <w:rFonts w:ascii="Times New Roman" w:hAnsi="Times New Roman" w:cs="Times New Roman"/>
          <w:sz w:val="24"/>
          <w:szCs w:val="24"/>
          <w:lang w:val="fr-FR"/>
        </w:rPr>
        <w:t>contexte</w:t>
      </w:r>
      <w:proofErr w:type="gram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baisse des ressources, de chevauchements d’activités et la répétitivité des campagne</w:t>
      </w:r>
      <w:ins w:id="686" w:author="Compte Microsoft" w:date="2025-12-19T07:59:00Z">
        <w:r w:rsidR="00903F81">
          <w:rPr>
            <w:rFonts w:ascii="Times New Roman" w:hAnsi="Times New Roman" w:cs="Times New Roman"/>
            <w:sz w:val="24"/>
            <w:szCs w:val="24"/>
            <w:lang w:val="fr-FR"/>
          </w:rPr>
          <w:t xml:space="preserve">. Sur ce point La </w:t>
        </w:r>
      </w:ins>
      <w:del w:id="687" w:author="Compte Microsoft" w:date="2025-12-19T07:59:00Z">
        <w:r w:rsidRPr="00A55BAA" w:rsidDel="00903F81">
          <w:rPr>
            <w:rFonts w:ascii="Times New Roman" w:hAnsi="Times New Roman" w:cs="Times New Roman"/>
            <w:sz w:val="24"/>
            <w:szCs w:val="24"/>
            <w:lang w:val="fr-FR"/>
          </w:rPr>
          <w:delText xml:space="preserve">s…la </w:delText>
        </w:r>
      </w:del>
      <w:r w:rsidRPr="00A55BAA">
        <w:rPr>
          <w:rFonts w:ascii="Times New Roman" w:hAnsi="Times New Roman" w:cs="Times New Roman"/>
          <w:sz w:val="24"/>
          <w:szCs w:val="24"/>
          <w:lang w:val="fr-FR"/>
        </w:rPr>
        <w:t>direction du PEV a recommandé de faire une réflexion approfondie sur l’i</w:t>
      </w:r>
      <w:r w:rsidR="00497380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ntégration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de toutes les activités de vaccination dans un plan intégré </w:t>
      </w:r>
      <w:r w:rsidR="00F95D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pendant les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travaux en groupes</w:t>
      </w:r>
      <w:r w:rsidR="00F95D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(c</w:t>
      </w:r>
      <w:r w:rsidR="00497380" w:rsidRPr="00A55BAA">
        <w:rPr>
          <w:rFonts w:ascii="Times New Roman" w:hAnsi="Times New Roman" w:cs="Times New Roman"/>
          <w:sz w:val="24"/>
          <w:szCs w:val="24"/>
          <w:lang w:val="fr-FR"/>
        </w:rPr>
        <w:t>ampagnes RR</w:t>
      </w:r>
      <w:r w:rsidR="00F95DB6" w:rsidRPr="00A55BAA">
        <w:rPr>
          <w:rFonts w:ascii="Times New Roman" w:hAnsi="Times New Roman" w:cs="Times New Roman"/>
          <w:sz w:val="24"/>
          <w:szCs w:val="24"/>
          <w:lang w:val="fr-FR"/>
        </w:rPr>
        <w:t>, campagnes Choléra, campagne FJ, c</w:t>
      </w:r>
      <w:r w:rsidR="00497380" w:rsidRPr="00A55BAA">
        <w:rPr>
          <w:rFonts w:ascii="Times New Roman" w:hAnsi="Times New Roman" w:cs="Times New Roman"/>
          <w:sz w:val="24"/>
          <w:szCs w:val="24"/>
          <w:lang w:val="fr-FR"/>
        </w:rPr>
        <w:t>ampagnes Polio</w:t>
      </w:r>
      <w:r w:rsidR="00F95DB6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…). </w:t>
      </w:r>
    </w:p>
    <w:p w14:paraId="0FF5A275" w14:textId="69A704D0" w:rsidR="00D26699" w:rsidRPr="00903F81" w:rsidDel="00903F81" w:rsidRDefault="00D26699" w:rsidP="00AC6283">
      <w:pPr>
        <w:spacing w:after="0" w:line="276" w:lineRule="auto"/>
        <w:jc w:val="both"/>
        <w:rPr>
          <w:del w:id="688" w:author="Compte Microsoft" w:date="2025-12-19T07:59:00Z"/>
          <w:rFonts w:ascii="Times New Roman" w:hAnsi="Times New Roman" w:cs="Times New Roman"/>
          <w:sz w:val="24"/>
          <w:szCs w:val="24"/>
          <w:lang w:val="fr-FR"/>
          <w:rPrChange w:id="689" w:author="Compte Microsoft" w:date="2025-12-19T07:59:00Z">
            <w:rPr>
              <w:del w:id="690" w:author="Compte Microsoft" w:date="2025-12-19T07:59:00Z"/>
              <w:rFonts w:ascii="Times New Roman" w:hAnsi="Times New Roman" w:cs="Times New Roman"/>
              <w:b/>
              <w:bCs/>
              <w:sz w:val="24"/>
              <w:szCs w:val="24"/>
              <w:lang w:val="fr-FR"/>
            </w:rPr>
          </w:rPrChange>
        </w:rPr>
      </w:pPr>
    </w:p>
    <w:p w14:paraId="64C8B35C" w14:textId="469CB4A7" w:rsidR="00F95DB6" w:rsidRPr="00A55BAA" w:rsidDel="00903F81" w:rsidRDefault="00497380" w:rsidP="00AC6283">
      <w:pPr>
        <w:spacing w:after="0" w:line="276" w:lineRule="auto"/>
        <w:jc w:val="both"/>
        <w:rPr>
          <w:del w:id="691" w:author="Compte Microsoft" w:date="2025-12-19T07:59:00Z"/>
          <w:rFonts w:ascii="Times New Roman" w:hAnsi="Times New Roman" w:cs="Times New Roman"/>
          <w:b/>
          <w:bCs/>
          <w:sz w:val="24"/>
          <w:szCs w:val="24"/>
          <w:lang w:val="fr-FR"/>
        </w:rPr>
      </w:pPr>
      <w:del w:id="692" w:author="Compte Microsoft" w:date="2025-12-19T07:59:00Z">
        <w:r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Plage des discussions / échanges</w:delText>
        </w:r>
        <w:r w:rsidR="00F95DB6"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 ; </w:delText>
        </w:r>
      </w:del>
    </w:p>
    <w:p w14:paraId="1A4225DF" w14:textId="4D006301" w:rsidR="00774F15" w:rsidRPr="00382C6B" w:rsidRDefault="00774F15" w:rsidP="00382C6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F8F6144" w14:textId="43B94DE3" w:rsidR="002240CE" w:rsidRPr="00A55BAA" w:rsidRDefault="002240CE" w:rsidP="00AC6283">
      <w:pPr>
        <w:pStyle w:val="Paragraphedeliste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Présentation de l’IGS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</w:p>
    <w:p w14:paraId="36EDCD7D" w14:textId="7A8E0087" w:rsidR="002240CE" w:rsidRPr="00A55BAA" w:rsidRDefault="00903F81" w:rsidP="00AC6283">
      <w:pPr>
        <w:pStyle w:val="Paragraphedeliste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ins w:id="693" w:author="Compte Microsoft" w:date="2025-12-19T08:00:00Z">
        <w:r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t xml:space="preserve">On notera ici que : </w:t>
        </w:r>
      </w:ins>
    </w:p>
    <w:p w14:paraId="4F0561A0" w14:textId="4A8425B9" w:rsidR="002240CE" w:rsidRPr="00AD6C53" w:rsidDel="00903F81" w:rsidRDefault="002240CE" w:rsidP="006F1E0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del w:id="694" w:author="Compte Microsoft" w:date="2025-12-19T08:01:00Z"/>
          <w:rFonts w:ascii="Times New Roman" w:hAnsi="Times New Roman" w:cs="Times New Roman"/>
          <w:sz w:val="24"/>
          <w:szCs w:val="24"/>
          <w:lang w:val="fr-FR"/>
        </w:rPr>
        <w:pPrChange w:id="695" w:author="Compte Microsoft" w:date="2025-12-19T08:01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r w:rsidRPr="00903F81">
        <w:rPr>
          <w:rFonts w:ascii="Times New Roman" w:hAnsi="Times New Roman" w:cs="Times New Roman"/>
          <w:sz w:val="24"/>
          <w:szCs w:val="24"/>
          <w:lang w:val="fr-FR"/>
          <w:rPrChange w:id="696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IGS </w:t>
      </w:r>
      <w:ins w:id="697" w:author="Compte Microsoft" w:date="2025-12-19T08:00:00Z">
        <w:r w:rsidR="00903F81" w:rsidRPr="00903F81">
          <w:rPr>
            <w:rFonts w:ascii="Times New Roman" w:hAnsi="Times New Roman" w:cs="Times New Roman"/>
            <w:sz w:val="24"/>
            <w:szCs w:val="24"/>
            <w:lang w:val="fr-FR"/>
            <w:rPrChange w:id="698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 xml:space="preserve">est </w:t>
        </w:r>
      </w:ins>
      <w:del w:id="699" w:author="Compte Microsoft" w:date="2025-12-19T08:00:00Z">
        <w:r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00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: </w:delText>
        </w:r>
        <w:r w:rsidR="00AD6C53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01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U</w:delText>
        </w:r>
      </w:del>
      <w:ins w:id="702" w:author="Compte Microsoft" w:date="2025-12-19T08:00:00Z">
        <w:r w:rsidR="00903F81" w:rsidRPr="00903F81">
          <w:rPr>
            <w:rFonts w:ascii="Times New Roman" w:hAnsi="Times New Roman" w:cs="Times New Roman"/>
            <w:sz w:val="24"/>
            <w:szCs w:val="24"/>
            <w:lang w:val="fr-FR"/>
            <w:rPrChange w:id="703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>u</w:t>
        </w:r>
      </w:ins>
      <w:r w:rsidR="00774F15" w:rsidRPr="00903F81">
        <w:rPr>
          <w:rFonts w:ascii="Times New Roman" w:hAnsi="Times New Roman" w:cs="Times New Roman"/>
          <w:sz w:val="24"/>
          <w:szCs w:val="24"/>
          <w:lang w:val="fr-FR"/>
          <w:rPrChange w:id="704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n organe de régulation (cherche la c</w:t>
      </w:r>
      <w:r w:rsidR="00E81F04" w:rsidRPr="00903F81">
        <w:rPr>
          <w:rFonts w:ascii="Times New Roman" w:hAnsi="Times New Roman" w:cs="Times New Roman"/>
          <w:sz w:val="24"/>
          <w:szCs w:val="24"/>
          <w:lang w:val="fr-FR"/>
          <w:rPrChange w:id="705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onformité</w:t>
      </w:r>
      <w:r w:rsidR="00774F15" w:rsidRPr="00903F81">
        <w:rPr>
          <w:rFonts w:ascii="Times New Roman" w:hAnsi="Times New Roman" w:cs="Times New Roman"/>
          <w:sz w:val="24"/>
          <w:szCs w:val="24"/>
          <w:lang w:val="fr-FR"/>
          <w:rPrChange w:id="706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, les </w:t>
      </w:r>
      <w:r w:rsidR="00E81F04" w:rsidRPr="00903F81">
        <w:rPr>
          <w:rFonts w:ascii="Times New Roman" w:hAnsi="Times New Roman" w:cs="Times New Roman"/>
          <w:sz w:val="24"/>
          <w:szCs w:val="24"/>
          <w:lang w:val="fr-FR"/>
          <w:rPrChange w:id="707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irrégularité</w:t>
      </w:r>
      <w:r w:rsidR="00774F15" w:rsidRPr="00903F81">
        <w:rPr>
          <w:rFonts w:ascii="Times New Roman" w:hAnsi="Times New Roman" w:cs="Times New Roman"/>
          <w:sz w:val="24"/>
          <w:szCs w:val="24"/>
          <w:lang w:val="fr-FR"/>
          <w:rPrChange w:id="708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s,</w:t>
      </w:r>
      <w:r w:rsidR="00E81F04" w:rsidRPr="00903F81">
        <w:rPr>
          <w:rFonts w:ascii="Times New Roman" w:hAnsi="Times New Roman" w:cs="Times New Roman"/>
          <w:sz w:val="24"/>
          <w:szCs w:val="24"/>
          <w:lang w:val="fr-FR"/>
          <w:rPrChange w:id="709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 </w:t>
      </w:r>
      <w:r w:rsidR="00774F15" w:rsidRPr="00903F81">
        <w:rPr>
          <w:rFonts w:ascii="Times New Roman" w:hAnsi="Times New Roman" w:cs="Times New Roman"/>
          <w:sz w:val="24"/>
          <w:szCs w:val="24"/>
          <w:lang w:val="fr-FR"/>
          <w:rPrChange w:id="710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les </w:t>
      </w:r>
      <w:r w:rsidR="00E81F04" w:rsidRPr="00903F81">
        <w:rPr>
          <w:rFonts w:ascii="Times New Roman" w:hAnsi="Times New Roman" w:cs="Times New Roman"/>
          <w:sz w:val="24"/>
          <w:szCs w:val="24"/>
          <w:lang w:val="fr-FR"/>
          <w:rPrChange w:id="711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problèmes</w:t>
      </w:r>
      <w:r w:rsidR="00774F15" w:rsidRPr="00903F81">
        <w:rPr>
          <w:rFonts w:ascii="Times New Roman" w:hAnsi="Times New Roman" w:cs="Times New Roman"/>
          <w:sz w:val="24"/>
          <w:szCs w:val="24"/>
          <w:lang w:val="fr-FR"/>
          <w:rPrChange w:id="712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 et </w:t>
      </w:r>
      <w:r w:rsidR="00E81F04" w:rsidRPr="00903F81">
        <w:rPr>
          <w:rFonts w:ascii="Times New Roman" w:hAnsi="Times New Roman" w:cs="Times New Roman"/>
          <w:sz w:val="24"/>
          <w:szCs w:val="24"/>
          <w:lang w:val="fr-FR"/>
          <w:rPrChange w:id="713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 xml:space="preserve">informer les responsables de la mise en œuvre </w:t>
      </w:r>
      <w:r w:rsidR="00926999" w:rsidRPr="00903F81">
        <w:rPr>
          <w:rFonts w:ascii="Times New Roman" w:hAnsi="Times New Roman" w:cs="Times New Roman"/>
          <w:sz w:val="24"/>
          <w:szCs w:val="24"/>
          <w:lang w:val="fr-FR"/>
          <w:rPrChange w:id="714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t>pour des mesures correctives</w:t>
      </w:r>
      <w:ins w:id="715" w:author="Compte Microsoft" w:date="2025-12-19T08:01:00Z">
        <w:r w:rsidR="00903F81" w:rsidRPr="00903F81">
          <w:rPr>
            <w:rFonts w:ascii="Times New Roman" w:hAnsi="Times New Roman" w:cs="Times New Roman"/>
            <w:sz w:val="24"/>
            <w:szCs w:val="24"/>
            <w:lang w:val="fr-FR"/>
            <w:rPrChange w:id="716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t>)</w:t>
        </w:r>
      </w:ins>
      <w:del w:id="717" w:author="Compte Microsoft" w:date="2025-12-19T08:01:00Z">
        <w:r w:rsidR="00926999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18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. </w:delText>
        </w:r>
      </w:del>
    </w:p>
    <w:p w14:paraId="2693420A" w14:textId="0270C884" w:rsidR="002240CE" w:rsidRPr="00903F81" w:rsidRDefault="00774F15" w:rsidP="006F1E0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  <w:rPrChange w:id="719" w:author="Compte Microsoft" w:date="2025-12-19T08:01:00Z">
            <w:rPr>
              <w:rFonts w:ascii="Times New Roman" w:hAnsi="Times New Roman" w:cs="Times New Roman"/>
              <w:sz w:val="24"/>
              <w:szCs w:val="24"/>
              <w:lang w:val="fr-FR"/>
            </w:rPr>
          </w:rPrChange>
        </w:rPr>
        <w:pPrChange w:id="720" w:author="Compte Microsoft" w:date="2025-12-19T08:01:00Z">
          <w:pPr>
            <w:pStyle w:val="Paragraphedeliste"/>
            <w:numPr>
              <w:ilvl w:val="1"/>
              <w:numId w:val="9"/>
            </w:numPr>
            <w:spacing w:after="0" w:line="276" w:lineRule="auto"/>
            <w:ind w:left="502" w:hanging="360"/>
            <w:jc w:val="both"/>
          </w:pPr>
        </w:pPrChange>
      </w:pPr>
      <w:del w:id="721" w:author="Compte Microsoft" w:date="2025-12-19T08:01:00Z">
        <w:r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22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D</w:delText>
        </w:r>
      </w:del>
      <w:ins w:id="723" w:author="Compte Microsoft" w:date="2025-12-19T08:01:00Z">
        <w:r w:rsidR="00903F81">
          <w:rPr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  <w:del w:id="724" w:author="Compte Microsoft" w:date="2025-12-19T08:02:00Z">
        <w:r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25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ans le but de p</w:delText>
        </w:r>
        <w:r w:rsidR="002240CE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26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rés</w:delText>
        </w:r>
        <w:r w:rsidR="006F1E03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27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erver et restaurer la confiance avec les </w:delText>
        </w:r>
        <w:r w:rsidR="00B31B0C" w:rsidRPr="00903F81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  <w:rPrChange w:id="728" w:author="Compte Microsoft" w:date="2025-12-19T08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 xml:space="preserve">Domaines </w:delText>
        </w:r>
        <w:r w:rsidRPr="00903F81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  <w:rPrChange w:id="729" w:author="Compte Microsoft" w:date="2025-12-19T08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d’intervention de l’IGS</w:delText>
        </w:r>
        <w:r w:rsidR="002240CE" w:rsidRPr="00903F81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  <w:rPrChange w:id="730" w:author="Compte Microsoft" w:date="2025-12-19T08:01:00Z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rPrChange>
          </w:rPr>
          <w:delText> </w:delText>
        </w:r>
        <w:r w:rsidR="002240CE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1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: </w:delText>
        </w:r>
        <w:r w:rsidR="00B31B0C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2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techniques, Administratifs, </w:delText>
        </w:r>
        <w:r w:rsidR="002240CE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3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qualité des soins, financement</w:delText>
        </w:r>
        <w:r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4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>s, des données, la logistiques, la demande…</w:delText>
        </w:r>
        <w:r w:rsidR="00E81F04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5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avec les catégories </w:delText>
        </w:r>
        <w:r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6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dans un contexte des </w:delText>
        </w:r>
        <w:r w:rsidR="00E81F04" w:rsidRPr="00903F81" w:rsidDel="00903F81">
          <w:rPr>
            <w:rFonts w:ascii="Times New Roman" w:hAnsi="Times New Roman" w:cs="Times New Roman"/>
            <w:sz w:val="24"/>
            <w:szCs w:val="24"/>
            <w:lang w:val="fr-FR"/>
            <w:rPrChange w:id="737" w:author="Compte Microsoft" w:date="2025-12-19T08:01:00Z">
              <w:rPr>
                <w:rFonts w:ascii="Times New Roman" w:hAnsi="Times New Roman" w:cs="Times New Roman"/>
                <w:sz w:val="24"/>
                <w:szCs w:val="24"/>
                <w:lang w:val="fr-FR"/>
              </w:rPr>
            </w:rPrChange>
          </w:rPr>
          <w:delText xml:space="preserve">acteurs qui ne veulent pas écouter, ceux qui voient mais ne parlent pas, et ceux qui ne veulent même pas écouter. </w:delText>
        </w:r>
      </w:del>
    </w:p>
    <w:p w14:paraId="383C0907" w14:textId="499A5F4D" w:rsidR="00E81F04" w:rsidRPr="00A55BAA" w:rsidRDefault="003F1AFB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L’amélioration de la justification des fonds a été en partie, obtenu avec la contribution du travail de l’IGS</w:t>
      </w:r>
      <w:ins w:id="738" w:author="Compte Microsoft" w:date="2025-12-19T08:02:00Z">
        <w:r w:rsidR="00903F81">
          <w:rPr>
            <w:rFonts w:ascii="Times New Roman" w:hAnsi="Times New Roman" w:cs="Times New Roman"/>
            <w:sz w:val="24"/>
            <w:szCs w:val="24"/>
            <w:lang w:val="fr-FR"/>
          </w:rPr>
          <w:t xml:space="preserve"> lors de sa descente sur terrain dans les missions de collecte des pièces justificatives</w:t>
        </w:r>
      </w:ins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E81F04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886C6FE" w14:textId="013793BD" w:rsidR="001B4927" w:rsidRPr="006F1E03" w:rsidRDefault="00566615" w:rsidP="006F1E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F1E03">
        <w:rPr>
          <w:rFonts w:ascii="Times New Roman" w:hAnsi="Times New Roman" w:cs="Times New Roman"/>
          <w:sz w:val="24"/>
          <w:szCs w:val="24"/>
          <w:lang w:val="fr-FR"/>
        </w:rPr>
        <w:t>L’IGS fait son travail sur les directives, les manuels de procédures qui guident les actions et les interventions avec les expertis</w:t>
      </w:r>
      <w:r w:rsidR="001B4927" w:rsidRPr="006F1E03">
        <w:rPr>
          <w:rFonts w:ascii="Times New Roman" w:hAnsi="Times New Roman" w:cs="Times New Roman"/>
          <w:sz w:val="24"/>
          <w:szCs w:val="24"/>
          <w:lang w:val="fr-FR"/>
        </w:rPr>
        <w:t xml:space="preserve">es. De plus, à l’IGS il y a un mécanisme de transfert des compétences. </w:t>
      </w:r>
    </w:p>
    <w:p w14:paraId="60938919" w14:textId="0B7A4D23" w:rsidR="00D27EAF" w:rsidRPr="00D1214E" w:rsidRDefault="001B4927" w:rsidP="00D1214E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L’IGS a recommandé que les </w:t>
      </w:r>
      <w:r w:rsidR="0056661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partenaires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tiennent </w:t>
      </w:r>
      <w:r w:rsidR="0056661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également compte </w:t>
      </w:r>
      <w:r w:rsidR="00D1214E">
        <w:rPr>
          <w:rFonts w:ascii="Times New Roman" w:hAnsi="Times New Roman" w:cs="Times New Roman"/>
          <w:sz w:val="24"/>
          <w:szCs w:val="24"/>
          <w:lang w:val="fr-FR"/>
        </w:rPr>
        <w:t>e l’existence de l’IGS dans la mise en œuvre de leurs</w:t>
      </w:r>
      <w:r w:rsidR="00566615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activités p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our un bon accom</w:t>
      </w:r>
      <w:r w:rsidR="004721C4">
        <w:rPr>
          <w:rFonts w:ascii="Times New Roman" w:hAnsi="Times New Roman" w:cs="Times New Roman"/>
          <w:sz w:val="24"/>
          <w:szCs w:val="24"/>
          <w:lang w:val="fr-FR"/>
        </w:rPr>
        <w:t>pagnement, la transparence et la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redevabilité. </w:t>
      </w:r>
    </w:p>
    <w:p w14:paraId="5E255A99" w14:textId="34A17C47" w:rsidR="007E59BF" w:rsidRPr="00A55BAA" w:rsidRDefault="00D27EAF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Q</w:t>
      </w:r>
      <w:r w:rsidR="00D1214E">
        <w:rPr>
          <w:rFonts w:ascii="Times New Roman" w:hAnsi="Times New Roman" w:cs="Times New Roman"/>
          <w:sz w:val="24"/>
          <w:szCs w:val="24"/>
          <w:lang w:val="fr-FR"/>
        </w:rPr>
        <w:t>uant à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la question de savoir qui contrôle l</w:t>
      </w:r>
      <w:r w:rsidR="00E637BF" w:rsidRPr="00A55BAA">
        <w:rPr>
          <w:rFonts w:ascii="Times New Roman" w:hAnsi="Times New Roman" w:cs="Times New Roman"/>
          <w:sz w:val="24"/>
          <w:szCs w:val="24"/>
          <w:lang w:val="fr-FR"/>
        </w:rPr>
        <w:t>’IGS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 : il est prévu que l’IGS soit contrôlée</w:t>
      </w:r>
      <w:r w:rsidR="00E637B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par un </w:t>
      </w:r>
      <w:r w:rsidR="00D1214E">
        <w:rPr>
          <w:rFonts w:ascii="Times New Roman" w:hAnsi="Times New Roman" w:cs="Times New Roman"/>
          <w:sz w:val="24"/>
          <w:szCs w:val="24"/>
          <w:lang w:val="fr-FR"/>
        </w:rPr>
        <w:t>la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c</w:t>
      </w:r>
      <w:r w:rsidR="00D1214E">
        <w:rPr>
          <w:rFonts w:ascii="Times New Roman" w:hAnsi="Times New Roman" w:cs="Times New Roman"/>
          <w:sz w:val="24"/>
          <w:szCs w:val="24"/>
          <w:lang w:val="fr-FR"/>
        </w:rPr>
        <w:t>our</w:t>
      </w:r>
      <w:r w:rsidR="00E637B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 compte ou un cabinet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externe</w:t>
      </w:r>
      <w:r w:rsidR="00E637B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) mais cela n’est pas encore arrivé. </w:t>
      </w:r>
    </w:p>
    <w:p w14:paraId="71115F1C" w14:textId="6033F755" w:rsidR="00E637BF" w:rsidRPr="00A55BAA" w:rsidRDefault="00E637BF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Financement promu aux IPS par le Directeur PEV : aucun financement n’a jamais été décaissé au profil des IPS</w:t>
      </w:r>
      <w:r w:rsidR="00D27EA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jusqu’à ce jour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33C21C1" w14:textId="083A145D" w:rsidR="00D27EAF" w:rsidRPr="00A55BAA" w:rsidRDefault="000C0A5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fonds ont été mobilisés au profil des </w:t>
      </w:r>
      <w:r w:rsidR="00E637B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IGS /IPS pour les campagnes de vaccination. </w:t>
      </w:r>
    </w:p>
    <w:p w14:paraId="76DC0F75" w14:textId="4DC3D1BB" w:rsidR="00D26699" w:rsidRPr="00A55BAA" w:rsidRDefault="008D4F69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il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y a à ce jour un f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onctionnement insuffisant et inadéquate </w:t>
      </w:r>
      <w:r>
        <w:rPr>
          <w:rFonts w:ascii="Times New Roman" w:hAnsi="Times New Roman" w:cs="Times New Roman"/>
          <w:sz w:val="24"/>
          <w:szCs w:val="24"/>
          <w:lang w:val="fr-FR"/>
        </w:rPr>
        <w:t>des services et une i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ncohérences des données…</w:t>
      </w:r>
      <w:r>
        <w:rPr>
          <w:rFonts w:ascii="Times New Roman" w:hAnsi="Times New Roman" w:cs="Times New Roman"/>
          <w:sz w:val="24"/>
          <w:szCs w:val="24"/>
          <w:lang w:val="fr-FR"/>
        </w:rPr>
        <w:t>justifiant ainsi la présence de service de régulation que l’IGS en RD Congo</w:t>
      </w:r>
    </w:p>
    <w:p w14:paraId="24C867AB" w14:textId="4505495B" w:rsidR="00D27EAF" w:rsidRPr="00A55BAA" w:rsidRDefault="00D27EAF" w:rsidP="00AC62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En conclusion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 </w:t>
      </w:r>
      <w:proofErr w:type="gramStart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="007E59BF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>la</w:t>
      </w:r>
      <w:proofErr w:type="gram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50B5A" w:rsidRPr="00A55BAA">
        <w:rPr>
          <w:rFonts w:ascii="Times New Roman" w:hAnsi="Times New Roman" w:cs="Times New Roman"/>
          <w:sz w:val="24"/>
          <w:szCs w:val="24"/>
          <w:lang w:val="fr-FR"/>
        </w:rPr>
        <w:t>fonctionnalité</w:t>
      </w: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des différentes structures est </w:t>
      </w:r>
      <w:r w:rsidR="00950B5A"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globalement insuffisante et inadéquate. D’où, l’IGS est un organe de dissuasion.  </w:t>
      </w:r>
    </w:p>
    <w:p w14:paraId="765BB6BE" w14:textId="5FA53240" w:rsidR="00D26699" w:rsidRPr="00A55BAA" w:rsidRDefault="00D26699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DB8DDA7" w14:textId="2F221812" w:rsidR="000C0A57" w:rsidRPr="00A55BAA" w:rsidRDefault="00D1214E" w:rsidP="00AC62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De la répartition pour les travaux en</w:t>
      </w:r>
      <w:r w:rsidR="000C0A57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3E2C28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>groupe</w:t>
      </w:r>
      <w:r w:rsidR="003E2C28">
        <w:rPr>
          <w:rFonts w:ascii="Times New Roman" w:hAnsi="Times New Roman" w:cs="Times New Roman"/>
          <w:b/>
          <w:bCs/>
          <w:sz w:val="24"/>
          <w:szCs w:val="24"/>
          <w:lang w:val="fr-FR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pour le succès du  PAO du</w:t>
      </w:r>
      <w:r w:rsidR="00950B5A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PEV</w:t>
      </w:r>
      <w:r w:rsidR="00B92EC3"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</w:p>
    <w:p w14:paraId="326F3F82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6 groupes de travaux ont été institués correspondant aux 7 domaines du PEV dont un groupe avec 2 domaines. </w:t>
      </w:r>
    </w:p>
    <w:p w14:paraId="70E41AD7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Chaque groupe avec un président, un secrétaire, des membres et 2 corps groupes.</w:t>
      </w:r>
    </w:p>
    <w:p w14:paraId="79E6A848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3 salles : </w:t>
      </w:r>
    </w:p>
    <w:p w14:paraId="20D2CDDD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Salle N°1 : gestion de programmes / financements et RH</w:t>
      </w:r>
    </w:p>
    <w:p w14:paraId="52306CED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Salle N°2 : Prestations des services et AVS. </w:t>
      </w:r>
    </w:p>
    <w:p w14:paraId="26CFB18A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Salle N°3 </w:t>
      </w:r>
      <w:proofErr w:type="gramStart"/>
      <w:r w:rsidRPr="00A55BAA">
        <w:rPr>
          <w:rFonts w:ascii="Times New Roman" w:hAnsi="Times New Roman" w:cs="Times New Roman"/>
          <w:sz w:val="24"/>
          <w:szCs w:val="24"/>
          <w:lang w:val="fr-FR"/>
        </w:rPr>
        <w:t>:  Approvisionnement</w:t>
      </w:r>
      <w:proofErr w:type="gramEnd"/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/ Qualité et Logistique des vaccins / Couvertures vaccinales / Surveillance des MPV et / suivi des MAPI / génération de la demande.  </w:t>
      </w:r>
    </w:p>
    <w:p w14:paraId="08DAD520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Les outils à utiliser ont été partagés aux différents groupes. </w:t>
      </w:r>
    </w:p>
    <w:p w14:paraId="4E2EE5DF" w14:textId="77777777" w:rsidR="003E2C28" w:rsidRPr="00A55BAA" w:rsidRDefault="003E2C28" w:rsidP="003E2C28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La méthodologie a été expliquée. </w:t>
      </w:r>
    </w:p>
    <w:p w14:paraId="45FD8983" w14:textId="52BACFBB" w:rsidR="000C0A57" w:rsidRPr="00A55BAA" w:rsidRDefault="000C0A5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 xml:space="preserve"> Règles à suivre pour garantir un travail dans les meilleures conditions. </w:t>
      </w:r>
    </w:p>
    <w:p w14:paraId="51224A48" w14:textId="77777777" w:rsidR="000C0A57" w:rsidRPr="00A55BAA" w:rsidRDefault="000C0A57" w:rsidP="00AC6283">
      <w:pPr>
        <w:pStyle w:val="Paragraphedeliste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sz w:val="24"/>
          <w:szCs w:val="24"/>
          <w:lang w:val="fr-FR"/>
        </w:rPr>
        <w:t>Les décisions priment sur les discussions.</w:t>
      </w:r>
    </w:p>
    <w:p w14:paraId="4B378520" w14:textId="4246FC17" w:rsidR="00D26699" w:rsidRPr="00A55BAA" w:rsidDel="00903F81" w:rsidRDefault="00D26699" w:rsidP="00AC6283">
      <w:pPr>
        <w:spacing w:after="0" w:line="276" w:lineRule="auto"/>
        <w:ind w:left="142"/>
        <w:jc w:val="both"/>
        <w:rPr>
          <w:del w:id="739" w:author="Compte Microsoft" w:date="2025-12-19T08:03:00Z"/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769A38E" w14:textId="5F835B4E" w:rsidR="00497380" w:rsidDel="00903F81" w:rsidRDefault="00B92EC3" w:rsidP="00AC6283">
      <w:pPr>
        <w:spacing w:after="0" w:line="276" w:lineRule="auto"/>
        <w:ind w:left="142"/>
        <w:jc w:val="both"/>
        <w:rPr>
          <w:del w:id="740" w:author="Compte Microsoft" w:date="2025-12-19T08:03:00Z"/>
          <w:rFonts w:ascii="Times New Roman" w:hAnsi="Times New Roman" w:cs="Times New Roman"/>
          <w:b/>
          <w:bCs/>
          <w:sz w:val="24"/>
          <w:szCs w:val="24"/>
          <w:lang w:val="fr-FR"/>
        </w:rPr>
      </w:pPr>
      <w:del w:id="741" w:author="Compte Microsoft" w:date="2025-12-19T08:03:00Z">
        <w:r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Pause – repas : 15 heures 30 – 16 heure</w:delText>
        </w:r>
        <w:r w:rsidR="002D3620"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s</w:delText>
        </w:r>
        <w:r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15 : </w:delText>
        </w:r>
      </w:del>
    </w:p>
    <w:p w14:paraId="752699C1" w14:textId="67E25059" w:rsidR="00F4746A" w:rsidRPr="00F4746A" w:rsidRDefault="00F4746A" w:rsidP="00F4746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F4746A">
        <w:rPr>
          <w:rFonts w:ascii="Times New Roman" w:hAnsi="Times New Roman" w:cs="Times New Roman"/>
          <w:bCs/>
          <w:sz w:val="24"/>
          <w:szCs w:val="24"/>
          <w:lang w:val="fr-FR"/>
        </w:rPr>
        <w:t>Aucune recommandation retenue pour cette journée mais seulement, le vœu du Management du PEV</w:t>
      </w:r>
      <w:ins w:id="742" w:author="Compte Microsoft" w:date="2025-12-19T08:03:00Z">
        <w:r w:rsidR="00903F81">
          <w:rPr>
            <w:rFonts w:ascii="Times New Roman" w:hAnsi="Times New Roman" w:cs="Times New Roman"/>
            <w:bCs/>
            <w:sz w:val="24"/>
            <w:szCs w:val="24"/>
            <w:lang w:val="fr-FR"/>
          </w:rPr>
          <w:t xml:space="preserve"> est celui </w:t>
        </w:r>
      </w:ins>
      <w:del w:id="743" w:author="Compte Microsoft" w:date="2025-12-19T08:03:00Z">
        <w:r w:rsidRPr="00F4746A" w:rsidDel="00903F81">
          <w:rPr>
            <w:rFonts w:ascii="Times New Roman" w:hAnsi="Times New Roman" w:cs="Times New Roman"/>
            <w:bCs/>
            <w:sz w:val="24"/>
            <w:szCs w:val="24"/>
            <w:lang w:val="fr-FR"/>
          </w:rPr>
          <w:delText xml:space="preserve">, </w:delText>
        </w:r>
      </w:del>
      <w:r w:rsidRPr="00F4746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d’avoir une réflexion fouillée et bien alimentée sur l’intégration des activités de vaccination </w:t>
      </w:r>
    </w:p>
    <w:p w14:paraId="6D19DACE" w14:textId="3AC210A4" w:rsidR="00E5530C" w:rsidRPr="00A55BAA" w:rsidDel="00903F81" w:rsidRDefault="00E5530C" w:rsidP="00AC6283">
      <w:pPr>
        <w:spacing w:after="0" w:line="276" w:lineRule="auto"/>
        <w:ind w:left="142"/>
        <w:jc w:val="both"/>
        <w:rPr>
          <w:del w:id="744" w:author="Compte Microsoft" w:date="2025-12-19T08:03:00Z"/>
          <w:rFonts w:ascii="Times New Roman" w:hAnsi="Times New Roman" w:cs="Times New Roman"/>
          <w:b/>
          <w:bCs/>
          <w:sz w:val="24"/>
          <w:szCs w:val="24"/>
          <w:lang w:val="fr-FR"/>
        </w:rPr>
      </w:pPr>
      <w:bookmarkStart w:id="745" w:name="_GoBack"/>
      <w:bookmarkEnd w:id="745"/>
      <w:del w:id="746" w:author="Compte Microsoft" w:date="2025-12-19T08:03:00Z">
        <w:r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>Après la pause – repas, avait débuté les travaux de groupes</w:delText>
        </w:r>
        <w:r w:rsidR="005F5D23"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qui devraient se poursuivre au J4. </w:delText>
        </w:r>
        <w:r w:rsidRPr="00A55BAA" w:rsidDel="00903F81">
          <w:rPr>
            <w:rFonts w:ascii="Times New Roman" w:hAnsi="Times New Roman" w:cs="Times New Roman"/>
            <w:b/>
            <w:bCs/>
            <w:sz w:val="24"/>
            <w:szCs w:val="24"/>
            <w:lang w:val="fr-FR"/>
          </w:rPr>
          <w:delText xml:space="preserve"> </w:delText>
        </w:r>
      </w:del>
    </w:p>
    <w:p w14:paraId="67591B1A" w14:textId="6071A775" w:rsidR="00A55BAA" w:rsidRPr="00A55BAA" w:rsidRDefault="00A55BAA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3FDD4E6" w14:textId="0E3FFC3F" w:rsidR="008D4F69" w:rsidRPr="00A55BAA" w:rsidRDefault="008D4F69" w:rsidP="008D4F6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55BA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Fin de la journée 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et pour le rapportage</w:t>
      </w:r>
    </w:p>
    <w:p w14:paraId="6A55B33B" w14:textId="74C9BF3D" w:rsidR="00A55BAA" w:rsidRPr="00A55BAA" w:rsidRDefault="00A55BAA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E1AF415" w14:textId="4223CF56" w:rsidR="00A55BAA" w:rsidRPr="00A55BAA" w:rsidRDefault="00AC628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</w:t>
      </w:r>
      <w:r w:rsidR="00A55BAA" w:rsidRPr="00A55BAA">
        <w:rPr>
          <w:rFonts w:ascii="Times New Roman" w:hAnsi="Times New Roman" w:cs="Times New Roman"/>
          <w:sz w:val="24"/>
          <w:szCs w:val="24"/>
        </w:rPr>
        <w:t xml:space="preserve">Jean </w:t>
      </w:r>
      <w:proofErr w:type="spellStart"/>
      <w:r w:rsidR="00A55BAA" w:rsidRPr="00A55BAA">
        <w:rPr>
          <w:rFonts w:ascii="Times New Roman" w:hAnsi="Times New Roman" w:cs="Times New Roman"/>
          <w:sz w:val="24"/>
          <w:szCs w:val="24"/>
        </w:rPr>
        <w:t>Batiste</w:t>
      </w:r>
      <w:proofErr w:type="spellEnd"/>
      <w:r w:rsidR="00A55BAA" w:rsidRPr="00A5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BAA" w:rsidRPr="00A55BAA">
        <w:rPr>
          <w:rFonts w:ascii="Times New Roman" w:hAnsi="Times New Roman" w:cs="Times New Roman"/>
          <w:sz w:val="24"/>
          <w:szCs w:val="24"/>
        </w:rPr>
        <w:t>Shuli</w:t>
      </w:r>
      <w:proofErr w:type="spellEnd"/>
      <w:r w:rsidR="00A55BAA" w:rsidRPr="00A55BAA">
        <w:rPr>
          <w:rFonts w:ascii="Times New Roman" w:hAnsi="Times New Roman" w:cs="Times New Roman"/>
          <w:sz w:val="24"/>
          <w:szCs w:val="24"/>
        </w:rPr>
        <w:t> : PEV National</w:t>
      </w:r>
    </w:p>
    <w:p w14:paraId="3B3C0452" w14:textId="4C963096" w:rsidR="00A55BAA" w:rsidRPr="00A55BAA" w:rsidRDefault="00AC6283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</w:t>
      </w:r>
      <w:r w:rsidR="00A55BAA" w:rsidRPr="00A55BAA">
        <w:rPr>
          <w:rFonts w:ascii="Times New Roman" w:hAnsi="Times New Roman" w:cs="Times New Roman"/>
          <w:sz w:val="24"/>
          <w:szCs w:val="24"/>
        </w:rPr>
        <w:t xml:space="preserve">Mathieu KALEMAYI : Ginger International </w:t>
      </w:r>
    </w:p>
    <w:p w14:paraId="7B6BE31B" w14:textId="24683FB9" w:rsidR="00A55BAA" w:rsidRPr="00A55BAA" w:rsidRDefault="00A55BAA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5BAA">
        <w:rPr>
          <w:rFonts w:ascii="Times New Roman" w:hAnsi="Times New Roman" w:cs="Times New Roman"/>
          <w:sz w:val="24"/>
          <w:szCs w:val="24"/>
        </w:rPr>
        <w:t>Evarite</w:t>
      </w:r>
      <w:proofErr w:type="spellEnd"/>
      <w:r w:rsidRPr="00A55BAA">
        <w:rPr>
          <w:rFonts w:ascii="Times New Roman" w:hAnsi="Times New Roman" w:cs="Times New Roman"/>
          <w:sz w:val="24"/>
          <w:szCs w:val="24"/>
        </w:rPr>
        <w:t xml:space="preserve"> KALAFULO </w:t>
      </w:r>
      <w:proofErr w:type="gramStart"/>
      <w:r w:rsidRPr="00A55BAA">
        <w:rPr>
          <w:rFonts w:ascii="Times New Roman" w:hAnsi="Times New Roman" w:cs="Times New Roman"/>
          <w:sz w:val="24"/>
          <w:szCs w:val="24"/>
        </w:rPr>
        <w:t xml:space="preserve">: </w:t>
      </w:r>
      <w:r w:rsidR="002B2A86">
        <w:rPr>
          <w:rFonts w:ascii="Times New Roman" w:hAnsi="Times New Roman" w:cs="Times New Roman"/>
          <w:sz w:val="24"/>
          <w:szCs w:val="24"/>
        </w:rPr>
        <w:t xml:space="preserve"> MCA</w:t>
      </w:r>
      <w:proofErr w:type="gramEnd"/>
      <w:r w:rsidR="002B2A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A86">
        <w:rPr>
          <w:rFonts w:ascii="Times New Roman" w:hAnsi="Times New Roman" w:cs="Times New Roman"/>
          <w:sz w:val="24"/>
          <w:szCs w:val="24"/>
        </w:rPr>
        <w:t>Lubutu</w:t>
      </w:r>
      <w:proofErr w:type="spellEnd"/>
    </w:p>
    <w:p w14:paraId="47B9B1D2" w14:textId="4E615899" w:rsidR="00A55BAA" w:rsidRPr="00A55BAA" w:rsidRDefault="00A55BAA" w:rsidP="00AC6283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55BAA">
        <w:rPr>
          <w:rFonts w:ascii="Times New Roman" w:hAnsi="Times New Roman" w:cs="Times New Roman"/>
          <w:sz w:val="24"/>
          <w:szCs w:val="24"/>
        </w:rPr>
        <w:t>Ignace MWANZA </w:t>
      </w:r>
      <w:proofErr w:type="gramStart"/>
      <w:r w:rsidRPr="00A55BAA">
        <w:rPr>
          <w:rFonts w:ascii="Times New Roman" w:hAnsi="Times New Roman" w:cs="Times New Roman"/>
          <w:sz w:val="24"/>
          <w:szCs w:val="24"/>
        </w:rPr>
        <w:t xml:space="preserve">: </w:t>
      </w:r>
      <w:r w:rsidR="002B2A86">
        <w:rPr>
          <w:rFonts w:ascii="Times New Roman" w:hAnsi="Times New Roman" w:cs="Times New Roman"/>
          <w:sz w:val="24"/>
          <w:szCs w:val="24"/>
        </w:rPr>
        <w:t xml:space="preserve"> MCA</w:t>
      </w:r>
      <w:proofErr w:type="gramEnd"/>
      <w:r w:rsidR="002B2A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A86">
        <w:rPr>
          <w:rFonts w:ascii="Times New Roman" w:hAnsi="Times New Roman" w:cs="Times New Roman"/>
          <w:sz w:val="24"/>
          <w:szCs w:val="24"/>
        </w:rPr>
        <w:t>Mbujimayi</w:t>
      </w:r>
      <w:proofErr w:type="spellEnd"/>
    </w:p>
    <w:sectPr w:rsidR="00A55BAA" w:rsidRPr="00A55BAA" w:rsidSect="00D26699">
      <w:pgSz w:w="11906" w:h="16838"/>
      <w:pgMar w:top="1135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30AB5"/>
    <w:multiLevelType w:val="hybridMultilevel"/>
    <w:tmpl w:val="9A3440AA"/>
    <w:lvl w:ilvl="0" w:tplc="FFFFFFFF">
      <w:start w:val="1"/>
      <w:numFmt w:val="bullet"/>
      <w:lvlText w:val=""/>
      <w:lvlJc w:val="left"/>
      <w:pPr>
        <w:ind w:left="1788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FFFFFFFF">
      <w:start w:val="1"/>
      <w:numFmt w:val="bullet"/>
      <w:lvlText w:val=""/>
      <w:lvlJc w:val="left"/>
      <w:pPr>
        <w:ind w:left="502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2" w:tplc="197E4642">
      <w:start w:val="4"/>
      <w:numFmt w:val="bullet"/>
      <w:lvlText w:val="-"/>
      <w:lvlJc w:val="left"/>
      <w:pPr>
        <w:ind w:left="3228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19300EE2"/>
    <w:multiLevelType w:val="hybridMultilevel"/>
    <w:tmpl w:val="4A5C2136"/>
    <w:lvl w:ilvl="0" w:tplc="240C0017">
      <w:start w:val="1"/>
      <w:numFmt w:val="lowerLetter"/>
      <w:lvlText w:val="%1)"/>
      <w:lvlJc w:val="left"/>
      <w:pPr>
        <w:ind w:left="720" w:hanging="360"/>
      </w:p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464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63BB4"/>
    <w:multiLevelType w:val="hybridMultilevel"/>
    <w:tmpl w:val="64E28C66"/>
    <w:lvl w:ilvl="0" w:tplc="040C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26195636"/>
    <w:multiLevelType w:val="hybridMultilevel"/>
    <w:tmpl w:val="23BC551C"/>
    <w:lvl w:ilvl="0" w:tplc="240C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2AEF44CF"/>
    <w:multiLevelType w:val="hybridMultilevel"/>
    <w:tmpl w:val="D294EEE6"/>
    <w:lvl w:ilvl="0" w:tplc="FFFFFFFF">
      <w:start w:val="1"/>
      <w:numFmt w:val="bullet"/>
      <w:lvlText w:val=""/>
      <w:lvlJc w:val="left"/>
      <w:pPr>
        <w:ind w:left="1788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D351426"/>
    <w:multiLevelType w:val="hybridMultilevel"/>
    <w:tmpl w:val="30326966"/>
    <w:lvl w:ilvl="0" w:tplc="FFFFFFFF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A2534"/>
    <w:multiLevelType w:val="hybridMultilevel"/>
    <w:tmpl w:val="9F36638C"/>
    <w:lvl w:ilvl="0" w:tplc="8FB82774">
      <w:start w:val="1"/>
      <w:numFmt w:val="lowerLetter"/>
      <w:lvlText w:val="%1)"/>
      <w:lvlJc w:val="left"/>
      <w:pPr>
        <w:ind w:left="502" w:hanging="360"/>
      </w:pPr>
      <w:rPr>
        <w:rFonts w:hint="default"/>
        <w:b/>
        <w:bCs w:val="0"/>
        <w:i w:val="0"/>
        <w:color w:val="auto"/>
        <w:sz w:val="20"/>
      </w:rPr>
    </w:lvl>
    <w:lvl w:ilvl="1" w:tplc="AB0A1A28">
      <w:start w:val="1"/>
      <w:numFmt w:val="bullet"/>
      <w:lvlText w:val="-"/>
      <w:lvlJc w:val="left"/>
      <w:pPr>
        <w:ind w:left="1222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43E977A4"/>
    <w:multiLevelType w:val="hybridMultilevel"/>
    <w:tmpl w:val="38FC9BCE"/>
    <w:lvl w:ilvl="0" w:tplc="07B62F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color w:val="auto"/>
        <w:sz w:val="20"/>
      </w:rPr>
    </w:lvl>
    <w:lvl w:ilvl="1" w:tplc="5796A0B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AA840CF8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04A7E"/>
    <w:multiLevelType w:val="hybridMultilevel"/>
    <w:tmpl w:val="268A04F8"/>
    <w:lvl w:ilvl="0" w:tplc="240C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494529B9"/>
    <w:multiLevelType w:val="hybridMultilevel"/>
    <w:tmpl w:val="47E0E2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359DD"/>
    <w:multiLevelType w:val="hybridMultilevel"/>
    <w:tmpl w:val="96389202"/>
    <w:lvl w:ilvl="0" w:tplc="FFFFFFFF">
      <w:start w:val="1"/>
      <w:numFmt w:val="bullet"/>
      <w:lvlText w:val=""/>
      <w:lvlJc w:val="left"/>
      <w:pPr>
        <w:ind w:left="1211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4A9B5F9C"/>
    <w:multiLevelType w:val="hybridMultilevel"/>
    <w:tmpl w:val="417A58EC"/>
    <w:lvl w:ilvl="0" w:tplc="FFFFFFFF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35586"/>
    <w:multiLevelType w:val="hybridMultilevel"/>
    <w:tmpl w:val="2284ABC2"/>
    <w:lvl w:ilvl="0" w:tplc="FFFFFFFF">
      <w:start w:val="1"/>
      <w:numFmt w:val="bullet"/>
      <w:lvlText w:val=""/>
      <w:lvlJc w:val="left"/>
      <w:pPr>
        <w:ind w:left="1440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FFFFFFFF">
      <w:start w:val="1"/>
      <w:numFmt w:val="bullet"/>
      <w:lvlText w:val=""/>
      <w:lvlJc w:val="left"/>
      <w:pPr>
        <w:ind w:left="928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0D1B6A"/>
    <w:multiLevelType w:val="hybridMultilevel"/>
    <w:tmpl w:val="8BC8EB10"/>
    <w:lvl w:ilvl="0" w:tplc="240C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240C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2" w:tplc="2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79033E75"/>
    <w:multiLevelType w:val="hybridMultilevel"/>
    <w:tmpl w:val="84FC5754"/>
    <w:lvl w:ilvl="0" w:tplc="FFFFFFFF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92E66"/>
    <w:multiLevelType w:val="hybridMultilevel"/>
    <w:tmpl w:val="8826B63A"/>
    <w:lvl w:ilvl="0" w:tplc="FFFFFFFF">
      <w:start w:val="1"/>
      <w:numFmt w:val="bullet"/>
      <w:lvlText w:val=""/>
      <w:lvlJc w:val="left"/>
      <w:pPr>
        <w:ind w:left="1068" w:hanging="360"/>
      </w:pPr>
      <w:rPr>
        <w:rFonts w:ascii="Wingdings 2" w:hAnsi="Wingdings 2" w:hint="default"/>
        <w:b w:val="0"/>
        <w:i w:val="0"/>
        <w:color w:val="8DC63F"/>
        <w:sz w:val="20"/>
      </w:rPr>
    </w:lvl>
    <w:lvl w:ilvl="1" w:tplc="2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2"/>
  </w:num>
  <w:num w:numId="5">
    <w:abstractNumId w:val="14"/>
  </w:num>
  <w:num w:numId="6">
    <w:abstractNumId w:val="15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  <w:num w:numId="11">
    <w:abstractNumId w:val="3"/>
  </w:num>
  <w:num w:numId="12">
    <w:abstractNumId w:val="8"/>
  </w:num>
  <w:num w:numId="13">
    <w:abstractNumId w:val="13"/>
  </w:num>
  <w:num w:numId="14">
    <w:abstractNumId w:val="1"/>
  </w:num>
  <w:num w:numId="15">
    <w:abstractNumId w:val="9"/>
  </w:num>
  <w:num w:numId="1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ompte Microsoft">
    <w15:presenceInfo w15:providerId="Windows Live" w15:userId="73ce89eae8808d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69"/>
    <w:rsid w:val="00001587"/>
    <w:rsid w:val="0000439F"/>
    <w:rsid w:val="000066E5"/>
    <w:rsid w:val="00013210"/>
    <w:rsid w:val="0001674F"/>
    <w:rsid w:val="00030A0C"/>
    <w:rsid w:val="00031975"/>
    <w:rsid w:val="00041A4C"/>
    <w:rsid w:val="000459BE"/>
    <w:rsid w:val="00097B9A"/>
    <w:rsid w:val="000C0A57"/>
    <w:rsid w:val="000D098C"/>
    <w:rsid w:val="001609EA"/>
    <w:rsid w:val="001647D2"/>
    <w:rsid w:val="0017579B"/>
    <w:rsid w:val="001A54D6"/>
    <w:rsid w:val="001B41B8"/>
    <w:rsid w:val="001B4927"/>
    <w:rsid w:val="001E702F"/>
    <w:rsid w:val="00203AD1"/>
    <w:rsid w:val="002240CE"/>
    <w:rsid w:val="0022760D"/>
    <w:rsid w:val="00241F42"/>
    <w:rsid w:val="002630A5"/>
    <w:rsid w:val="00285C06"/>
    <w:rsid w:val="00291859"/>
    <w:rsid w:val="002A464E"/>
    <w:rsid w:val="002B2A86"/>
    <w:rsid w:val="002B72C5"/>
    <w:rsid w:val="002C0805"/>
    <w:rsid w:val="002C4326"/>
    <w:rsid w:val="002D3620"/>
    <w:rsid w:val="002E1BFF"/>
    <w:rsid w:val="002F5971"/>
    <w:rsid w:val="00307F2D"/>
    <w:rsid w:val="00315CE6"/>
    <w:rsid w:val="00325BF3"/>
    <w:rsid w:val="00334113"/>
    <w:rsid w:val="00360D4B"/>
    <w:rsid w:val="0036334A"/>
    <w:rsid w:val="00363887"/>
    <w:rsid w:val="00370DE0"/>
    <w:rsid w:val="00381441"/>
    <w:rsid w:val="003824B1"/>
    <w:rsid w:val="00382C6B"/>
    <w:rsid w:val="00392DE4"/>
    <w:rsid w:val="00395C2B"/>
    <w:rsid w:val="003B6CC0"/>
    <w:rsid w:val="003D37E3"/>
    <w:rsid w:val="003E2C28"/>
    <w:rsid w:val="003F1AFB"/>
    <w:rsid w:val="003F3123"/>
    <w:rsid w:val="003F7E9E"/>
    <w:rsid w:val="004109D3"/>
    <w:rsid w:val="00443720"/>
    <w:rsid w:val="004452FA"/>
    <w:rsid w:val="00463131"/>
    <w:rsid w:val="00463E57"/>
    <w:rsid w:val="00465999"/>
    <w:rsid w:val="004721C4"/>
    <w:rsid w:val="00492415"/>
    <w:rsid w:val="00497380"/>
    <w:rsid w:val="004A4947"/>
    <w:rsid w:val="004C2051"/>
    <w:rsid w:val="004E4502"/>
    <w:rsid w:val="004F7AE1"/>
    <w:rsid w:val="00547F82"/>
    <w:rsid w:val="0055357E"/>
    <w:rsid w:val="00564250"/>
    <w:rsid w:val="005660F5"/>
    <w:rsid w:val="00566615"/>
    <w:rsid w:val="0057023F"/>
    <w:rsid w:val="0057694F"/>
    <w:rsid w:val="005A70DC"/>
    <w:rsid w:val="005B6A48"/>
    <w:rsid w:val="005C02B8"/>
    <w:rsid w:val="005C577C"/>
    <w:rsid w:val="005E2C63"/>
    <w:rsid w:val="005F115A"/>
    <w:rsid w:val="005F5D23"/>
    <w:rsid w:val="00605985"/>
    <w:rsid w:val="006147CE"/>
    <w:rsid w:val="00642EF2"/>
    <w:rsid w:val="00666453"/>
    <w:rsid w:val="0067608C"/>
    <w:rsid w:val="00684E96"/>
    <w:rsid w:val="006F1E03"/>
    <w:rsid w:val="007048DF"/>
    <w:rsid w:val="00745400"/>
    <w:rsid w:val="00774F15"/>
    <w:rsid w:val="0078054E"/>
    <w:rsid w:val="00796D02"/>
    <w:rsid w:val="007C519A"/>
    <w:rsid w:val="007D2415"/>
    <w:rsid w:val="007E274F"/>
    <w:rsid w:val="007E59BF"/>
    <w:rsid w:val="007E74EF"/>
    <w:rsid w:val="00803293"/>
    <w:rsid w:val="00804844"/>
    <w:rsid w:val="00817358"/>
    <w:rsid w:val="00817C7C"/>
    <w:rsid w:val="008216CD"/>
    <w:rsid w:val="00836D13"/>
    <w:rsid w:val="00850487"/>
    <w:rsid w:val="00872D7C"/>
    <w:rsid w:val="008755C0"/>
    <w:rsid w:val="00884A57"/>
    <w:rsid w:val="008A2269"/>
    <w:rsid w:val="008A6531"/>
    <w:rsid w:val="008B05BC"/>
    <w:rsid w:val="008B5D86"/>
    <w:rsid w:val="008D4F69"/>
    <w:rsid w:val="008F038E"/>
    <w:rsid w:val="00903F81"/>
    <w:rsid w:val="009070D2"/>
    <w:rsid w:val="00915FBD"/>
    <w:rsid w:val="00926999"/>
    <w:rsid w:val="00926F22"/>
    <w:rsid w:val="009364B2"/>
    <w:rsid w:val="00944CFA"/>
    <w:rsid w:val="009469CC"/>
    <w:rsid w:val="00946BB1"/>
    <w:rsid w:val="00950B5A"/>
    <w:rsid w:val="00964B4C"/>
    <w:rsid w:val="00987AE0"/>
    <w:rsid w:val="00993DE8"/>
    <w:rsid w:val="009A7612"/>
    <w:rsid w:val="009B20FB"/>
    <w:rsid w:val="009C1E7D"/>
    <w:rsid w:val="009C5030"/>
    <w:rsid w:val="009E7824"/>
    <w:rsid w:val="00A21156"/>
    <w:rsid w:val="00A26430"/>
    <w:rsid w:val="00A42387"/>
    <w:rsid w:val="00A4694A"/>
    <w:rsid w:val="00A52625"/>
    <w:rsid w:val="00A54DDF"/>
    <w:rsid w:val="00A55BAA"/>
    <w:rsid w:val="00A76740"/>
    <w:rsid w:val="00A819F0"/>
    <w:rsid w:val="00A86890"/>
    <w:rsid w:val="00AB2E91"/>
    <w:rsid w:val="00AB7068"/>
    <w:rsid w:val="00AC6283"/>
    <w:rsid w:val="00AD6C53"/>
    <w:rsid w:val="00AE2803"/>
    <w:rsid w:val="00AE7DB2"/>
    <w:rsid w:val="00AF459E"/>
    <w:rsid w:val="00B070AE"/>
    <w:rsid w:val="00B10576"/>
    <w:rsid w:val="00B12350"/>
    <w:rsid w:val="00B12EFD"/>
    <w:rsid w:val="00B175F3"/>
    <w:rsid w:val="00B2141A"/>
    <w:rsid w:val="00B31B0C"/>
    <w:rsid w:val="00B82CCF"/>
    <w:rsid w:val="00B9264B"/>
    <w:rsid w:val="00B92EC3"/>
    <w:rsid w:val="00BA3CB6"/>
    <w:rsid w:val="00BB06B6"/>
    <w:rsid w:val="00BC2DEE"/>
    <w:rsid w:val="00BE0099"/>
    <w:rsid w:val="00BE496F"/>
    <w:rsid w:val="00BF6760"/>
    <w:rsid w:val="00C0200F"/>
    <w:rsid w:val="00C05AA7"/>
    <w:rsid w:val="00C17A07"/>
    <w:rsid w:val="00C22C2E"/>
    <w:rsid w:val="00C30825"/>
    <w:rsid w:val="00C34D64"/>
    <w:rsid w:val="00C4025F"/>
    <w:rsid w:val="00C42972"/>
    <w:rsid w:val="00C43DF2"/>
    <w:rsid w:val="00C703DC"/>
    <w:rsid w:val="00CA704B"/>
    <w:rsid w:val="00CC2EBB"/>
    <w:rsid w:val="00CD63DF"/>
    <w:rsid w:val="00D1214E"/>
    <w:rsid w:val="00D2394C"/>
    <w:rsid w:val="00D26699"/>
    <w:rsid w:val="00D27EAF"/>
    <w:rsid w:val="00D41436"/>
    <w:rsid w:val="00D430C9"/>
    <w:rsid w:val="00D61297"/>
    <w:rsid w:val="00D73FB2"/>
    <w:rsid w:val="00D86539"/>
    <w:rsid w:val="00DC597C"/>
    <w:rsid w:val="00DD06D1"/>
    <w:rsid w:val="00DF4692"/>
    <w:rsid w:val="00DF7082"/>
    <w:rsid w:val="00E1763C"/>
    <w:rsid w:val="00E5530C"/>
    <w:rsid w:val="00E637BF"/>
    <w:rsid w:val="00E64F2C"/>
    <w:rsid w:val="00E81F04"/>
    <w:rsid w:val="00E9389E"/>
    <w:rsid w:val="00EA163F"/>
    <w:rsid w:val="00EC3E39"/>
    <w:rsid w:val="00EC6192"/>
    <w:rsid w:val="00F23189"/>
    <w:rsid w:val="00F4377D"/>
    <w:rsid w:val="00F4746A"/>
    <w:rsid w:val="00F63940"/>
    <w:rsid w:val="00F67F7F"/>
    <w:rsid w:val="00F721EC"/>
    <w:rsid w:val="00F81C3A"/>
    <w:rsid w:val="00F83132"/>
    <w:rsid w:val="00F9116D"/>
    <w:rsid w:val="00F95DB6"/>
    <w:rsid w:val="00FA2987"/>
    <w:rsid w:val="00FB5347"/>
    <w:rsid w:val="00FE0EC8"/>
    <w:rsid w:val="00FE5BD1"/>
    <w:rsid w:val="00FF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CC4D"/>
  <w15:chartTrackingRefBased/>
  <w15:docId w15:val="{F3F1A774-565C-497A-B5EB-AFF3678E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A2269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B82C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82CC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82CC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82C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82CC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06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66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3466</Words>
  <Characters>19064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KALEMAYI</dc:creator>
  <cp:keywords/>
  <dc:description/>
  <cp:lastModifiedBy>Compte Microsoft</cp:lastModifiedBy>
  <cp:revision>2</cp:revision>
  <dcterms:created xsi:type="dcterms:W3CDTF">2025-12-19T06:04:00Z</dcterms:created>
  <dcterms:modified xsi:type="dcterms:W3CDTF">2025-12-19T06:04:00Z</dcterms:modified>
</cp:coreProperties>
</file>